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86DE3" w:rsidR="006B0B0E" w:rsidP="006B0B0E" w:rsidRDefault="006B0B0E" w14:paraId="0FFE8CAC" w14:textId="4674269F">
      <w:pPr>
        <w:rPr>
          <w:rFonts w:ascii=".applesystemui" w:hAnsi=".applesystemui"/>
          <w:b w:val="1"/>
          <w:bCs w:val="1"/>
        </w:rPr>
      </w:pPr>
      <w:r w:rsidRPr="78653376" w:rsidR="006B0B0E">
        <w:rPr>
          <w:rFonts w:ascii=".applesystemui" w:hAnsi=".applesystemui"/>
          <w:b w:val="1"/>
          <w:bCs w:val="1"/>
        </w:rPr>
        <w:t xml:space="preserve">7.6 </w:t>
      </w:r>
      <w:commentRangeStart w:id="0"/>
      <w:commentRangeStart w:id="233575199"/>
      <w:r w:rsidRPr="78653376" w:rsidR="006B0B0E">
        <w:rPr>
          <w:rFonts w:ascii=".applesystemui" w:hAnsi=".applesystemui"/>
          <w:b w:val="1"/>
          <w:bCs w:val="1"/>
        </w:rPr>
        <w:t>The Challenge</w:t>
      </w:r>
      <w:ins w:author="Rachel St. John" w:date="2025-08-22T06:58:37.025Z" w:id="173465729">
        <w:r w:rsidRPr="78653376" w:rsidR="45616D69">
          <w:rPr>
            <w:rFonts w:ascii=".applesystemui" w:hAnsi=".applesystemui"/>
            <w:b w:val="1"/>
            <w:bCs w:val="1"/>
          </w:rPr>
          <w:t>s</w:t>
        </w:r>
      </w:ins>
      <w:r w:rsidRPr="78653376" w:rsidR="006B0B0E">
        <w:rPr>
          <w:rFonts w:ascii=".applesystemui" w:hAnsi=".applesystemui"/>
          <w:b w:val="1"/>
          <w:bCs w:val="1"/>
        </w:rPr>
        <w:t xml:space="preserve"> </w:t>
      </w:r>
      <w:del w:author="Rachel St. John" w:date="2025-08-22T06:58:39.406Z" w:id="395861812">
        <w:r w:rsidRPr="78653376" w:rsidDel="006B0B0E">
          <w:rPr>
            <w:rFonts w:ascii=".applesystemui" w:hAnsi=".applesystemui"/>
            <w:b w:val="1"/>
            <w:bCs w:val="1"/>
          </w:rPr>
          <w:delText xml:space="preserve">of </w:delText>
        </w:r>
      </w:del>
      <w:ins w:author="Rachel St. John" w:date="2025-08-22T06:58:40.539Z" w:id="2106824800">
        <w:r w:rsidRPr="78653376" w:rsidR="4D340337">
          <w:rPr>
            <w:rFonts w:ascii=".applesystemui" w:hAnsi=".applesystemui"/>
            <w:b w:val="1"/>
            <w:bCs w:val="1"/>
          </w:rPr>
          <w:t xml:space="preserve">Facing </w:t>
        </w:r>
      </w:ins>
      <w:r w:rsidRPr="78653376" w:rsidR="006B0B0E">
        <w:rPr>
          <w:rFonts w:ascii=".applesystemui" w:hAnsi=".applesystemui"/>
          <w:b w:val="1"/>
          <w:bCs w:val="1"/>
        </w:rPr>
        <w:t>Deep Learning</w:t>
      </w:r>
      <w:commentRangeEnd w:id="0"/>
      <w:r>
        <w:rPr>
          <w:rStyle w:val="CommentReference"/>
        </w:rPr>
        <w:commentReference w:id="0"/>
      </w:r>
      <w:commentRangeEnd w:id="233575199"/>
      <w:r>
        <w:rPr>
          <w:rStyle w:val="CommentReference"/>
        </w:rPr>
        <w:commentReference w:id="233575199"/>
      </w:r>
      <w:r w:rsidRPr="78653376" w:rsidR="006B0B0E">
        <w:rPr>
          <w:rFonts w:ascii=".applesystemui" w:hAnsi=".applesystemui"/>
          <w:b w:val="1"/>
          <w:bCs w:val="1"/>
        </w:rPr>
        <w:t xml:space="preserve">: </w:t>
      </w:r>
      <w:r w:rsidRPr="78653376" w:rsidR="0023426E">
        <w:rPr>
          <w:rFonts w:ascii=".applesystemui" w:hAnsi=".applesystemui"/>
          <w:b w:val="1"/>
          <w:bCs w:val="1"/>
          <w:color w:val="EE0000"/>
        </w:rPr>
        <w:t>Adversarial Examples</w:t>
      </w:r>
    </w:p>
    <w:p w:rsidRPr="00886DE3" w:rsidR="006B0B0E" w:rsidP="006B0B0E" w:rsidRDefault="006B0B0E" w14:paraId="33675F1A" w14:textId="0AD3C542">
      <w:pPr>
        <w:rPr>
          <w:rFonts w:ascii=".applesystemui" w:hAnsi=".applesystemui"/>
          <w:b/>
          <w:bCs/>
        </w:rPr>
      </w:pPr>
      <w:r w:rsidRPr="00886DE3">
        <w:rPr>
          <w:rFonts w:ascii=".applesystemui" w:hAnsi=".applesystemui"/>
          <w:b/>
          <w:bCs/>
        </w:rPr>
        <w:t>Learning Objectives</w:t>
      </w:r>
    </w:p>
    <w:p w:rsidRPr="00886DE3" w:rsidR="006B0B0E" w:rsidP="006B0B0E" w:rsidRDefault="006B0B0E" w14:paraId="1FB84043" w14:textId="13BB4FBF">
      <w:pPr>
        <w:rPr>
          <w:rFonts w:ascii=".applesystemui" w:hAnsi=".applesystemui"/>
        </w:rPr>
      </w:pPr>
      <w:r w:rsidRPr="00886DE3">
        <w:rPr>
          <w:rFonts w:ascii=".applesystemui" w:hAnsi=".applesystemui"/>
        </w:rPr>
        <w:t xml:space="preserve">(1) Understand the concept of </w:t>
      </w:r>
      <w:r w:rsidRPr="00886DE3" w:rsidR="0023426E">
        <w:rPr>
          <w:rFonts w:ascii=".applesystemui" w:hAnsi=".applesystemui"/>
          <w:color w:val="EE0000"/>
        </w:rPr>
        <w:t>adversarial examples</w:t>
      </w:r>
      <w:r w:rsidRPr="00886DE3">
        <w:rPr>
          <w:rFonts w:ascii=".applesystemui" w:hAnsi=".applesystemui"/>
        </w:rPr>
        <w:t xml:space="preserve"> and how they are generated.</w:t>
      </w:r>
    </w:p>
    <w:p w:rsidRPr="00886DE3" w:rsidR="006B0B0E" w:rsidP="006B0B0E" w:rsidRDefault="006B0B0E" w14:paraId="7A861FAE" w14:textId="67775111">
      <w:pPr>
        <w:rPr>
          <w:rFonts w:ascii=".applesystemui" w:hAnsi=".applesystemui"/>
        </w:rPr>
      </w:pPr>
      <w:r w:rsidRPr="00886DE3">
        <w:rPr>
          <w:rFonts w:ascii=".applesystemui" w:hAnsi=".applesystemui"/>
        </w:rPr>
        <w:t xml:space="preserve">(2) Learn the causes of </w:t>
      </w:r>
      <w:r w:rsidRPr="00886DE3" w:rsidR="0023426E">
        <w:rPr>
          <w:rFonts w:ascii=".applesystemui" w:hAnsi=".applesystemui"/>
          <w:color w:val="EE0000"/>
        </w:rPr>
        <w:t>adversarial examples</w:t>
      </w:r>
      <w:r w:rsidRPr="00886DE3">
        <w:rPr>
          <w:rFonts w:ascii=".applesystemui" w:hAnsi=".applesystemui"/>
        </w:rPr>
        <w:t xml:space="preserve"> and recognize the limitations and vulnerabilities of </w:t>
      </w:r>
      <w:r w:rsidRPr="00886DE3" w:rsidR="0023426E">
        <w:rPr>
          <w:rFonts w:ascii=".applesystemui" w:hAnsi=".applesystemui"/>
          <w:color w:val="EE0000"/>
        </w:rPr>
        <w:t>neural networks</w:t>
      </w:r>
      <w:r w:rsidRPr="00886DE3">
        <w:rPr>
          <w:rFonts w:ascii=".applesystemui" w:hAnsi=".applesystemui"/>
        </w:rPr>
        <w:t>.</w:t>
      </w:r>
    </w:p>
    <w:p w:rsidRPr="00886DE3" w:rsidR="006B0B0E" w:rsidP="006B0B0E" w:rsidRDefault="006B0B0E" w14:paraId="067A5225" w14:textId="1D2F7ED4">
      <w:pPr>
        <w:rPr>
          <w:rFonts w:ascii=".applesystemui" w:hAnsi=".applesystemui"/>
        </w:rPr>
      </w:pPr>
      <w:r w:rsidRPr="00886DE3">
        <w:rPr>
          <w:rFonts w:ascii=".applesystemui" w:hAnsi=".applesystemui"/>
        </w:rPr>
        <w:t xml:space="preserve">(3) Discuss the potential risks posed by </w:t>
      </w:r>
      <w:r w:rsidRPr="00886DE3" w:rsidR="0023426E">
        <w:rPr>
          <w:rFonts w:ascii=".applesystemui" w:hAnsi=".applesystemui"/>
          <w:color w:val="EE0000"/>
        </w:rPr>
        <w:t>adversarial examples</w:t>
      </w:r>
      <w:r w:rsidRPr="00886DE3">
        <w:rPr>
          <w:rFonts w:ascii=".applesystemui" w:hAnsi=".applesystemui"/>
        </w:rPr>
        <w:t xml:space="preserve"> and the main methods to prevent them.</w:t>
      </w:r>
    </w:p>
    <w:p w:rsidR="00E54E00" w:rsidP="006B0B0E" w:rsidRDefault="00E54E00" w14:paraId="6B3D3D9B" w14:textId="77777777">
      <w:pPr>
        <w:rPr>
          <w:rFonts w:ascii=".applesystemui" w:hAnsi=".applesystemui"/>
          <w:b/>
          <w:bCs/>
        </w:rPr>
      </w:pPr>
    </w:p>
    <w:p w:rsidRPr="00886DE3" w:rsidR="006B0B0E" w:rsidP="006B0B0E" w:rsidRDefault="0023426E" w14:paraId="3B1CD413" w14:textId="4E526A59">
      <w:pPr>
        <w:rPr>
          <w:rFonts w:ascii=".applesystemui" w:hAnsi=".applesystemui"/>
        </w:rPr>
      </w:pPr>
      <w:r w:rsidRPr="00886DE3">
        <w:rPr>
          <w:rFonts w:ascii=".applesystemui" w:hAnsi=".applesystemui"/>
          <w:color w:val="EE0000"/>
        </w:rPr>
        <w:t>Deep neural networks</w:t>
      </w:r>
      <w:r w:rsidRPr="00886DE3" w:rsidR="006B0B0E">
        <w:rPr>
          <w:rFonts w:ascii=".applesystemui" w:hAnsi=".applesystemui"/>
        </w:rPr>
        <w:t xml:space="preserve">, with their powerful learning capabilities, have achieved remarkable results in many fields, such as speech recognition, image recognition, and natural language understanding. However, researchers have found that even powerful </w:t>
      </w:r>
      <w:r w:rsidRPr="00886DE3">
        <w:rPr>
          <w:rFonts w:ascii=".applesystemui" w:hAnsi=".applesystemui"/>
          <w:color w:val="EE0000"/>
        </w:rPr>
        <w:t>deep neural networks</w:t>
      </w:r>
      <w:r w:rsidRPr="00886DE3" w:rsidR="006B0B0E">
        <w:rPr>
          <w:rFonts w:ascii=".applesystemui" w:hAnsi=".applesystemui"/>
        </w:rPr>
        <w:t xml:space="preserve"> have weaknesses. For example, if you add some noise to a picture of a "pig" that humans can't even see, a </w:t>
      </w:r>
      <w:r w:rsidRPr="00886DE3">
        <w:rPr>
          <w:rFonts w:ascii=".applesystemui" w:hAnsi=".applesystemui"/>
          <w:color w:val="EE0000"/>
        </w:rPr>
        <w:t>neural network</w:t>
      </w:r>
      <w:r w:rsidRPr="00886DE3" w:rsidR="006B0B0E">
        <w:rPr>
          <w:rFonts w:ascii=".applesystemui" w:hAnsi=".applesystemui"/>
        </w:rPr>
        <w:t xml:space="preserve"> might misidentify it as a "plane" and be completely confident in its wrong judgment</w:t>
      </w:r>
      <w:r w:rsidR="00EC4BCD">
        <w:rPr>
          <w:rFonts w:hint="eastAsia" w:ascii=".applesystemui" w:hAnsi=".applesystemui"/>
        </w:rPr>
        <w:t xml:space="preserve"> (Figure 7-30)</w:t>
      </w:r>
      <w:r w:rsidRPr="00886DE3" w:rsidR="006B0B0E">
        <w:rPr>
          <w:rFonts w:ascii=".applesystemui" w:hAnsi=".applesystemui"/>
        </w:rPr>
        <w:t xml:space="preserve">. These special samples that can mislead a </w:t>
      </w:r>
      <w:r w:rsidRPr="00886DE3">
        <w:rPr>
          <w:rFonts w:ascii=".applesystemui" w:hAnsi=".applesystemui"/>
          <w:color w:val="EE0000"/>
        </w:rPr>
        <w:t>neural network</w:t>
      </w:r>
      <w:r w:rsidRPr="00886DE3" w:rsidR="006B0B0E">
        <w:rPr>
          <w:rFonts w:ascii=".applesystemui" w:hAnsi=".applesystemui"/>
        </w:rPr>
        <w:t xml:space="preserve"> into making a wrong decision are called "</w:t>
      </w:r>
      <w:r w:rsidRPr="00886DE3">
        <w:rPr>
          <w:rFonts w:ascii=".applesystemui" w:hAnsi=".applesystemui"/>
          <w:color w:val="EE0000"/>
        </w:rPr>
        <w:t>adversarial examples</w:t>
      </w:r>
      <w:r w:rsidRPr="00886DE3" w:rsidR="006B0B0E">
        <w:rPr>
          <w:rFonts w:ascii=".applesystemui" w:hAnsi=".applesystemui"/>
        </w:rPr>
        <w:t xml:space="preserve">." This section will explore the concept of </w:t>
      </w:r>
      <w:r w:rsidRPr="00886DE3">
        <w:rPr>
          <w:rFonts w:ascii=".applesystemui" w:hAnsi=".applesystemui"/>
          <w:color w:val="EE0000"/>
        </w:rPr>
        <w:t>adversarial examples</w:t>
      </w:r>
      <w:r w:rsidRPr="00886DE3" w:rsidR="006B0B0E">
        <w:rPr>
          <w:rFonts w:ascii=".applesystemui" w:hAnsi=".applesystemui"/>
        </w:rPr>
        <w:t>, how they are generated, what causes them, and the risks and protective measures associated with them.</w:t>
      </w:r>
    </w:p>
    <w:p w:rsidR="00EC4BCD" w:rsidP="006B0B0E" w:rsidRDefault="00EC4BCD" w14:paraId="4C1CD7F2" w14:textId="77777777">
      <w:pPr>
        <w:rPr>
          <w:rFonts w:ascii=".applesystemui" w:hAnsi=".applesystemui"/>
          <w:b/>
          <w:bCs/>
        </w:rPr>
      </w:pPr>
    </w:p>
    <w:p w:rsidRPr="00EC4BCD" w:rsidR="006B0B0E" w:rsidP="00EC4BCD" w:rsidRDefault="006B0B0E" w14:paraId="5C00B3E5" w14:textId="4E3B6C67">
      <w:pPr>
        <w:pStyle w:val="a9"/>
        <w:numPr>
          <w:ilvl w:val="0"/>
          <w:numId w:val="2"/>
        </w:numPr>
        <w:rPr>
          <w:rFonts w:ascii=".applesystemui" w:hAnsi=".applesystemui"/>
        </w:rPr>
      </w:pPr>
      <w:r w:rsidRPr="00EC4BCD">
        <w:rPr>
          <w:rFonts w:ascii=".applesystemui" w:hAnsi=".applesystemui"/>
          <w:b/>
          <w:bCs/>
        </w:rPr>
        <w:t xml:space="preserve">What are </w:t>
      </w:r>
      <w:r w:rsidRPr="00EC4BCD" w:rsidR="0023426E">
        <w:rPr>
          <w:rFonts w:ascii=".applesystemui" w:hAnsi=".applesystemui"/>
          <w:b/>
          <w:bCs/>
          <w:color w:val="EE0000"/>
        </w:rPr>
        <w:t>Adversarial Examples</w:t>
      </w:r>
      <w:r w:rsidRPr="00EC4BCD">
        <w:rPr>
          <w:rFonts w:ascii=".applesystemui" w:hAnsi=".applesystemui"/>
          <w:b/>
          <w:bCs/>
        </w:rPr>
        <w:t>?</w:t>
      </w:r>
    </w:p>
    <w:p w:rsidRPr="00886DE3" w:rsidR="006B0B0E" w:rsidP="006B0B0E" w:rsidRDefault="006B0B0E" w14:paraId="22022D9D" w14:textId="02AB62EC">
      <w:pPr>
        <w:rPr>
          <w:rFonts w:ascii=".applesystemui" w:hAnsi=".applesystemui"/>
        </w:rPr>
      </w:pPr>
      <w:r w:rsidRPr="00886DE3">
        <w:rPr>
          <w:rFonts w:ascii=".applesystemui" w:hAnsi=".applesystemui"/>
        </w:rPr>
        <w:t xml:space="preserve">Simply put, </w:t>
      </w:r>
      <w:r w:rsidRPr="00886DE3" w:rsidR="0023426E">
        <w:rPr>
          <w:rFonts w:ascii=".applesystemui" w:hAnsi=".applesystemui"/>
          <w:color w:val="EE0000"/>
        </w:rPr>
        <w:t>adversarial examples</w:t>
      </w:r>
      <w:r w:rsidRPr="00886DE3">
        <w:rPr>
          <w:rFonts w:ascii=".applesystemui" w:hAnsi=".applesystemui"/>
        </w:rPr>
        <w:t xml:space="preserve"> are samples that look almost identical to normal ones to humans but can cause a </w:t>
      </w:r>
      <w:r w:rsidRPr="00886DE3" w:rsidR="0023426E">
        <w:rPr>
          <w:rFonts w:ascii=".applesystemui" w:hAnsi=".applesystemui"/>
          <w:color w:val="EE0000"/>
        </w:rPr>
        <w:t>deep neural network</w:t>
      </w:r>
      <w:r w:rsidRPr="00886DE3">
        <w:rPr>
          <w:rFonts w:ascii=".applesystemui" w:hAnsi=".applesystemui"/>
        </w:rPr>
        <w:t xml:space="preserve"> to make a wrong judgment. The existence of </w:t>
      </w:r>
      <w:r w:rsidRPr="00886DE3" w:rsidR="0023426E">
        <w:rPr>
          <w:rFonts w:ascii=".applesystemui" w:hAnsi=".applesystemui"/>
          <w:color w:val="EE0000"/>
        </w:rPr>
        <w:t>adversarial examples</w:t>
      </w:r>
      <w:r w:rsidRPr="00886DE3">
        <w:rPr>
          <w:rFonts w:ascii=".applesystemui" w:hAnsi=".applesystemui"/>
        </w:rPr>
        <w:t xml:space="preserve"> shows that even tiny disturbances in the input can have a major impact on a </w:t>
      </w:r>
      <w:r w:rsidRPr="00886DE3" w:rsidR="0023426E">
        <w:rPr>
          <w:rFonts w:ascii=".applesystemui" w:hAnsi=".applesystemui"/>
          <w:color w:val="EE0000"/>
        </w:rPr>
        <w:t>neural network</w:t>
      </w:r>
      <w:r w:rsidRPr="00886DE3">
        <w:rPr>
          <w:rFonts w:ascii=".applesystemui" w:hAnsi=".applesystemui"/>
        </w:rPr>
        <w:t>'s decision.</w:t>
      </w:r>
    </w:p>
    <w:p w:rsidRPr="00886DE3" w:rsidR="006B0B0E" w:rsidP="006B0B0E" w:rsidRDefault="006B0B0E" w14:paraId="489C9635" w14:textId="158D6F16">
      <w:pPr>
        <w:rPr>
          <w:rFonts w:ascii=".applesystemui" w:hAnsi=".applesystemui"/>
        </w:rPr>
      </w:pPr>
      <w:r w:rsidRPr="00886DE3">
        <w:rPr>
          <w:rFonts w:ascii=".applesystemui" w:hAnsi=".applesystemui"/>
        </w:rPr>
        <w:t xml:space="preserve">For instance, a </w:t>
      </w:r>
      <w:r w:rsidRPr="00886DE3" w:rsidR="0023426E">
        <w:rPr>
          <w:rFonts w:ascii=".applesystemui" w:hAnsi=".applesystemui"/>
          <w:color w:val="EE0000"/>
        </w:rPr>
        <w:t>neural network</w:t>
      </w:r>
      <w:r w:rsidRPr="00886DE3">
        <w:rPr>
          <w:rFonts w:ascii=".applesystemui" w:hAnsi=".applesystemui"/>
        </w:rPr>
        <w:t xml:space="preserve"> can accurately identify a picture of a dog as a dog. However, if you add some tiny, almost unnoticeable noise to the picture, the </w:t>
      </w:r>
      <w:r w:rsidRPr="00886DE3" w:rsidR="0023426E">
        <w:rPr>
          <w:rFonts w:ascii=".applesystemui" w:hAnsi=".applesystemui"/>
          <w:color w:val="EE0000"/>
        </w:rPr>
        <w:t>neural network</w:t>
      </w:r>
      <w:r w:rsidRPr="00886DE3">
        <w:rPr>
          <w:rFonts w:ascii=".applesystemui" w:hAnsi=".applesystemui"/>
        </w:rPr>
        <w:t xml:space="preserve"> might misidentify it as something else, like a bottle of red wine or a roll of toilet paper</w:t>
      </w:r>
      <w:r w:rsidR="009377D4">
        <w:rPr>
          <w:rFonts w:hint="eastAsia" w:ascii=".applesystemui" w:hAnsi=".applesystemui"/>
        </w:rPr>
        <w:t xml:space="preserve"> (Figure 7-31)</w:t>
      </w:r>
      <w:r w:rsidRPr="00886DE3">
        <w:rPr>
          <w:rFonts w:ascii=".applesystemui" w:hAnsi=".applesystemui"/>
        </w:rPr>
        <w:t xml:space="preserve">. It's worth noting that when the </w:t>
      </w:r>
      <w:r w:rsidRPr="00886DE3" w:rsidR="0023426E">
        <w:rPr>
          <w:rFonts w:ascii=".applesystemui" w:hAnsi=".applesystemui"/>
          <w:color w:val="EE0000"/>
        </w:rPr>
        <w:t>neural network</w:t>
      </w:r>
      <w:r w:rsidRPr="00886DE3">
        <w:rPr>
          <w:rFonts w:ascii=".applesystemui" w:hAnsi=".applesystemui"/>
        </w:rPr>
        <w:t xml:space="preserve"> makes these wrong judgments on </w:t>
      </w:r>
      <w:r w:rsidRPr="00886DE3" w:rsidR="0023426E">
        <w:rPr>
          <w:rFonts w:ascii=".applesystemui" w:hAnsi=".applesystemui"/>
          <w:color w:val="EE0000"/>
        </w:rPr>
        <w:t>adversarial examples</w:t>
      </w:r>
      <w:r w:rsidRPr="00886DE3">
        <w:rPr>
          <w:rFonts w:ascii=".applesystemui" w:hAnsi=".applesystemui"/>
        </w:rPr>
        <w:t>, it usually gives the wrong answer with high confidence, without showing any uncertainty.</w:t>
      </w:r>
    </w:p>
    <w:p w:rsidRPr="00886DE3" w:rsidR="006B0B0E" w:rsidP="006B0B0E" w:rsidRDefault="006B0B0E" w14:paraId="3A3B559B" w14:textId="191DB3A6">
      <w:pPr>
        <w:rPr>
          <w:rFonts w:ascii=".applesystemui" w:hAnsi=".applesystemui"/>
        </w:rPr>
      </w:pPr>
      <w:r w:rsidRPr="00886DE3">
        <w:rPr>
          <w:rFonts w:ascii=".applesystemui" w:hAnsi=".applesystemui"/>
        </w:rPr>
        <w:t xml:space="preserve">In some extreme cases, the impact of </w:t>
      </w:r>
      <w:r w:rsidRPr="00886DE3" w:rsidR="0023426E">
        <w:rPr>
          <w:rFonts w:ascii=".applesystemui" w:hAnsi=".applesystemui"/>
          <w:color w:val="EE0000"/>
        </w:rPr>
        <w:t>adversarial examples</w:t>
      </w:r>
      <w:r w:rsidRPr="00886DE3">
        <w:rPr>
          <w:rFonts w:ascii=".applesystemui" w:hAnsi=".applesystemui"/>
        </w:rPr>
        <w:t xml:space="preserve"> is even more striking. For example, </w:t>
      </w:r>
      <w:r w:rsidR="006E171B">
        <w:rPr>
          <w:rFonts w:hint="eastAsia" w:ascii=".applesystemui" w:hAnsi=".applesystemui"/>
        </w:rPr>
        <w:t>in Figure 7-32,</w:t>
      </w:r>
      <w:r w:rsidRPr="00886DE3">
        <w:rPr>
          <w:rFonts w:ascii=".applesystemui" w:hAnsi=".applesystemui"/>
        </w:rPr>
        <w:t xml:space="preserve"> a small dot was added to the red light in a picture of a traffic light, and the </w:t>
      </w:r>
      <w:r w:rsidRPr="00886DE3" w:rsidR="0023426E">
        <w:rPr>
          <w:rFonts w:ascii=".applesystemui" w:hAnsi=".applesystemui"/>
          <w:color w:val="EE0000"/>
        </w:rPr>
        <w:t>neural network</w:t>
      </w:r>
      <w:r w:rsidRPr="00886DE3">
        <w:rPr>
          <w:rFonts w:ascii=".applesystemui" w:hAnsi=".applesystemui"/>
        </w:rPr>
        <w:t xml:space="preserve"> incorrectly identified it as a green light.</w:t>
      </w:r>
    </w:p>
    <w:p w:rsidRPr="00F30202" w:rsidR="006B0B0E" w:rsidP="00F30202" w:rsidRDefault="006B0B0E" w14:paraId="114FF9CC" w14:textId="4948B2AF">
      <w:pPr>
        <w:pStyle w:val="a9"/>
        <w:numPr>
          <w:ilvl w:val="0"/>
          <w:numId w:val="2"/>
        </w:numPr>
        <w:rPr>
          <w:rFonts w:ascii=".applesystemui" w:hAnsi=".applesystemui"/>
        </w:rPr>
      </w:pPr>
      <w:r w:rsidRPr="00F30202">
        <w:rPr>
          <w:rFonts w:ascii=".applesystemui" w:hAnsi=".applesystemui"/>
          <w:b/>
          <w:bCs/>
        </w:rPr>
        <w:lastRenderedPageBreak/>
        <w:t xml:space="preserve">How </w:t>
      </w:r>
      <w:r w:rsidRPr="00F30202" w:rsidR="0023426E">
        <w:rPr>
          <w:rFonts w:ascii=".applesystemui" w:hAnsi=".applesystemui"/>
          <w:b/>
          <w:bCs/>
          <w:color w:val="EE0000"/>
        </w:rPr>
        <w:t>Adversarial Examples</w:t>
      </w:r>
      <w:r w:rsidRPr="00F30202">
        <w:rPr>
          <w:rFonts w:ascii=".applesystemui" w:hAnsi=".applesystemui"/>
          <w:b/>
          <w:bCs/>
        </w:rPr>
        <w:t xml:space="preserve"> are Generated</w:t>
      </w:r>
    </w:p>
    <w:p w:rsidRPr="00886DE3" w:rsidR="006B0B0E" w:rsidP="006B0B0E" w:rsidRDefault="0023426E" w14:paraId="442EBC75" w14:textId="5DA5C0EE">
      <w:pPr>
        <w:rPr>
          <w:rFonts w:ascii=".applesystemui" w:hAnsi=".applesystemui"/>
        </w:rPr>
      </w:pPr>
      <w:r w:rsidRPr="00886DE3">
        <w:rPr>
          <w:rFonts w:ascii=".applesystemui" w:hAnsi=".applesystemui"/>
          <w:color w:val="EE0000"/>
        </w:rPr>
        <w:t>Adversarial examples</w:t>
      </w:r>
      <w:r w:rsidRPr="00886DE3" w:rsidR="006B0B0E">
        <w:rPr>
          <w:rFonts w:ascii=".applesystemui" w:hAnsi=".applesystemui"/>
        </w:rPr>
        <w:t xml:space="preserve"> are not isolated incidents but a systemic problem that exists widely in </w:t>
      </w:r>
      <w:r w:rsidRPr="00886DE3">
        <w:rPr>
          <w:rFonts w:ascii=".applesystemui" w:hAnsi=".applesystemui"/>
          <w:color w:val="EE0000"/>
        </w:rPr>
        <w:t>deep neural networks</w:t>
      </w:r>
      <w:r w:rsidRPr="00886DE3" w:rsidR="006B0B0E">
        <w:rPr>
          <w:rFonts w:ascii=".applesystemui" w:hAnsi=".applesystemui"/>
        </w:rPr>
        <w:t xml:space="preserve">. In fact, for any given picture, you can create </w:t>
      </w:r>
      <w:r w:rsidRPr="00886DE3">
        <w:rPr>
          <w:rFonts w:ascii=".applesystemui" w:hAnsi=".applesystemui"/>
          <w:color w:val="EE0000"/>
        </w:rPr>
        <w:t>adversarial examples</w:t>
      </w:r>
      <w:r w:rsidRPr="00886DE3" w:rsidR="006B0B0E">
        <w:rPr>
          <w:rFonts w:ascii=".applesystemui" w:hAnsi=".applesystemui"/>
        </w:rPr>
        <w:t xml:space="preserve"> that will make a </w:t>
      </w:r>
      <w:r w:rsidRPr="00886DE3">
        <w:rPr>
          <w:rFonts w:ascii=".applesystemui" w:hAnsi=".applesystemui"/>
          <w:color w:val="EE0000"/>
        </w:rPr>
        <w:t>neural network</w:t>
      </w:r>
      <w:r w:rsidRPr="00886DE3" w:rsidR="006B0B0E">
        <w:rPr>
          <w:rFonts w:ascii=".applesystemui" w:hAnsi=".applesystemui"/>
        </w:rPr>
        <w:t xml:space="preserve"> misidentify it as anything you want. As mentioned </w:t>
      </w:r>
      <w:proofErr w:type="gramStart"/>
      <w:r w:rsidRPr="00886DE3" w:rsidR="006B0B0E">
        <w:rPr>
          <w:rFonts w:ascii=".applesystemui" w:hAnsi=".applesystemui"/>
        </w:rPr>
        <w:t>before,</w:t>
      </w:r>
      <w:proofErr w:type="gramEnd"/>
      <w:r w:rsidRPr="00886DE3" w:rsidR="006B0B0E">
        <w:rPr>
          <w:rFonts w:ascii=".applesystemui" w:hAnsi=".applesystemui"/>
        </w:rPr>
        <w:t xml:space="preserve"> by adding a tiny amount of noise to a photo of a dog, a </w:t>
      </w:r>
      <w:r w:rsidRPr="00886DE3">
        <w:rPr>
          <w:rFonts w:ascii=".applesystemui" w:hAnsi=".applesystemui"/>
          <w:color w:val="EE0000"/>
        </w:rPr>
        <w:t>neural network</w:t>
      </w:r>
      <w:r w:rsidRPr="00886DE3" w:rsidR="006B0B0E">
        <w:rPr>
          <w:rFonts w:ascii=".applesystemui" w:hAnsi=".applesystemui"/>
        </w:rPr>
        <w:t xml:space="preserve"> might mistake it for red wine or toilet paper. Of course, you can't just add any random noise to create an </w:t>
      </w:r>
      <w:r w:rsidRPr="00886DE3">
        <w:rPr>
          <w:rFonts w:ascii=".applesystemui" w:hAnsi=".applesystemui"/>
          <w:color w:val="EE0000"/>
        </w:rPr>
        <w:t>adversarial example</w:t>
      </w:r>
      <w:r w:rsidRPr="00886DE3" w:rsidR="006B0B0E">
        <w:rPr>
          <w:rFonts w:ascii=".applesystemui" w:hAnsi=".applesystemui"/>
        </w:rPr>
        <w:t xml:space="preserve">; the noise must be specially designed. </w:t>
      </w:r>
      <w:r w:rsidRPr="00886DE3" w:rsidR="006D6852">
        <w:rPr>
          <w:rFonts w:ascii=".applesystemui" w:hAnsi=".applesystemui"/>
          <w:color w:val="7030A0"/>
        </w:rPr>
        <w:t>The usual method is to calculate the model's gradient, find the direction that causes the greatest change in the output, and make a tiny perturbation to the image along this direction, thus generating an adversarial example.</w:t>
      </w:r>
    </w:p>
    <w:p w:rsidR="006B0B0E" w:rsidP="006B0B0E" w:rsidRDefault="006B0B0E" w14:paraId="5000BAEE" w14:textId="2B97027E">
      <w:pPr>
        <w:rPr>
          <w:rFonts w:ascii=".applesystemui" w:hAnsi=".applesystemui"/>
          <w:color w:val="7030A0"/>
        </w:rPr>
      </w:pPr>
      <w:r w:rsidRPr="00886DE3">
        <w:rPr>
          <w:rFonts w:ascii=".applesystemui" w:hAnsi=".applesystemui"/>
        </w:rPr>
        <w:t xml:space="preserve">Besides adding noise, there are other ways to generate </w:t>
      </w:r>
      <w:r w:rsidRPr="00886DE3" w:rsidR="0023426E">
        <w:rPr>
          <w:rFonts w:ascii=".applesystemui" w:hAnsi=".applesystemui"/>
          <w:color w:val="EE0000"/>
        </w:rPr>
        <w:t>adversarial examples</w:t>
      </w:r>
      <w:r w:rsidRPr="00886DE3">
        <w:rPr>
          <w:rFonts w:ascii=".applesystemui" w:hAnsi=".applesystemui"/>
        </w:rPr>
        <w:t xml:space="preserve">. For example, slightly rotating or scaling a picture might also cause the network to make a mistake. For instance, </w:t>
      </w:r>
      <w:r w:rsidR="0074571B">
        <w:rPr>
          <w:rFonts w:hint="eastAsia" w:ascii=".applesystemui" w:hAnsi=".applesystemui"/>
        </w:rPr>
        <w:t xml:space="preserve">in Figure 7-33, </w:t>
      </w:r>
      <w:r w:rsidRPr="00886DE3">
        <w:rPr>
          <w:rFonts w:ascii=".applesystemui" w:hAnsi=".applesystemui"/>
        </w:rPr>
        <w:t xml:space="preserve">a picture of a handgun, when slightly rotated, was identified by a network as a mousetrap. Similarly, a picture of a vulture might be mistaken for a gorilla, and a picture of a ship could even be </w:t>
      </w:r>
      <w:proofErr w:type="gramStart"/>
      <w:r w:rsidRPr="00886DE3">
        <w:rPr>
          <w:rFonts w:ascii=".applesystemui" w:hAnsi=".applesystemui"/>
        </w:rPr>
        <w:t>misidentified</w:t>
      </w:r>
      <w:proofErr w:type="gramEnd"/>
      <w:r w:rsidRPr="00886DE3">
        <w:rPr>
          <w:rFonts w:ascii=".applesystemui" w:hAnsi=".applesystemui"/>
        </w:rPr>
        <w:t xml:space="preserve"> as a dog. </w:t>
      </w:r>
      <w:r w:rsidRPr="00886DE3" w:rsidR="006D6852">
        <w:rPr>
          <w:rFonts w:ascii=".applesystemui" w:hAnsi=".applesystemui"/>
          <w:color w:val="7030A0"/>
        </w:rPr>
        <w:t>These generation methods are all relatively easy yet can effectively mislead neural networks, showing that adversarial examples pose a significant challenge to the security of neural networks.</w:t>
      </w:r>
    </w:p>
    <w:p w:rsidRPr="00886DE3" w:rsidR="00D76474" w:rsidP="006B0B0E" w:rsidRDefault="00D76474" w14:paraId="0DB32002" w14:textId="77777777">
      <w:pPr>
        <w:rPr>
          <w:rFonts w:ascii=".applesystemui" w:hAnsi=".applesystemui"/>
        </w:rPr>
      </w:pPr>
    </w:p>
    <w:p w:rsidRPr="00AB4BF4" w:rsidR="006B0B0E" w:rsidP="00AB4BF4" w:rsidRDefault="006B0B0E" w14:paraId="471021EA" w14:textId="0FDBBD2F">
      <w:pPr>
        <w:pStyle w:val="a9"/>
        <w:numPr>
          <w:ilvl w:val="0"/>
          <w:numId w:val="2"/>
        </w:numPr>
        <w:rPr>
          <w:rFonts w:ascii=".applesystemui" w:hAnsi=".applesystemui"/>
        </w:rPr>
      </w:pPr>
      <w:r w:rsidRPr="00AB4BF4">
        <w:rPr>
          <w:rFonts w:ascii=".applesystemui" w:hAnsi=".applesystemui"/>
          <w:b/>
          <w:bCs/>
        </w:rPr>
        <w:t xml:space="preserve">The Causes of </w:t>
      </w:r>
      <w:r w:rsidRPr="00AB4BF4" w:rsidR="0023426E">
        <w:rPr>
          <w:rFonts w:ascii=".applesystemui" w:hAnsi=".applesystemui"/>
          <w:b/>
          <w:bCs/>
          <w:color w:val="EE0000"/>
        </w:rPr>
        <w:t>Adversarial Examples</w:t>
      </w:r>
    </w:p>
    <w:p w:rsidRPr="00886DE3" w:rsidR="006B0B0E" w:rsidP="006B0B0E" w:rsidRDefault="0023426E" w14:paraId="50F1E599" w14:textId="3698AE97">
      <w:pPr>
        <w:rPr>
          <w:rFonts w:ascii=".applesystemui" w:hAnsi=".applesystemui"/>
        </w:rPr>
      </w:pPr>
      <w:r w:rsidRPr="00886DE3">
        <w:rPr>
          <w:rFonts w:ascii=".applesystemui" w:hAnsi=".applesystemui"/>
          <w:color w:val="EE0000"/>
        </w:rPr>
        <w:t>Adversarial examples</w:t>
      </w:r>
      <w:r w:rsidRPr="00886DE3" w:rsidR="006B0B0E">
        <w:rPr>
          <w:rFonts w:ascii=".applesystemui" w:hAnsi=".applesystemui"/>
        </w:rPr>
        <w:t xml:space="preserve"> appear mainly because </w:t>
      </w:r>
      <w:r w:rsidRPr="00886DE3">
        <w:rPr>
          <w:rFonts w:ascii=".applesystemui" w:hAnsi=".applesystemui"/>
          <w:color w:val="EE0000"/>
        </w:rPr>
        <w:t>neural networks</w:t>
      </w:r>
      <w:r w:rsidRPr="00886DE3" w:rsidR="006B0B0E">
        <w:rPr>
          <w:rFonts w:ascii=".applesystemui" w:hAnsi=".applesystemui"/>
        </w:rPr>
        <w:t xml:space="preserve"> learn certain patterns that don't align with how humans think. These patterns might help the network tell things apart in the training data, but they don't have a universal meaning in real-world situations.</w:t>
      </w:r>
    </w:p>
    <w:p w:rsidRPr="00886DE3" w:rsidR="006B0B0E" w:rsidP="006B0B0E" w:rsidRDefault="006B0B0E" w14:paraId="6B020562" w14:textId="3A38A6B5">
      <w:pPr>
        <w:rPr>
          <w:rFonts w:ascii=".applesystemui" w:hAnsi=".applesystemui"/>
        </w:rPr>
      </w:pPr>
      <w:r w:rsidRPr="00886DE3">
        <w:rPr>
          <w:rFonts w:ascii=".applesystemui" w:hAnsi=".applesystemui"/>
        </w:rPr>
        <w:t xml:space="preserve">Specifically, when a </w:t>
      </w:r>
      <w:r w:rsidRPr="00886DE3" w:rsidR="0023426E">
        <w:rPr>
          <w:rFonts w:ascii=".applesystemui" w:hAnsi=".applesystemui"/>
          <w:color w:val="EE0000"/>
        </w:rPr>
        <w:t>neural network</w:t>
      </w:r>
      <w:r w:rsidRPr="00886DE3">
        <w:rPr>
          <w:rFonts w:ascii=".applesystemui" w:hAnsi=".applesystemui"/>
        </w:rPr>
        <w:t xml:space="preserve"> processes input data, it tries to find specific patterns or features that help it complete a classification or prediction task more effectively. However, if the network is complex enough, the features and models it learns might be very different from what humans would use, leading to different interpretations of the same data.</w:t>
      </w:r>
    </w:p>
    <w:p w:rsidRPr="00886DE3" w:rsidR="006B0B0E" w:rsidP="006B0B0E" w:rsidRDefault="006B0B0E" w14:paraId="47956288" w14:textId="5EA5A36D">
      <w:pPr>
        <w:rPr>
          <w:rFonts w:ascii=".applesystemui" w:hAnsi=".applesystemui"/>
        </w:rPr>
      </w:pPr>
      <w:r w:rsidRPr="00886DE3">
        <w:rPr>
          <w:rFonts w:ascii=".applesystemui" w:hAnsi=".applesystemui"/>
        </w:rPr>
        <w:t xml:space="preserve">For example, imagine we train a </w:t>
      </w:r>
      <w:r w:rsidRPr="00886DE3" w:rsidR="0023426E">
        <w:rPr>
          <w:rFonts w:ascii=".applesystemui" w:hAnsi=".applesystemui"/>
          <w:color w:val="EE0000"/>
        </w:rPr>
        <w:t>neural network</w:t>
      </w:r>
      <w:r w:rsidRPr="00886DE3">
        <w:rPr>
          <w:rFonts w:ascii=".applesystemui" w:hAnsi=".applesystemui"/>
        </w:rPr>
        <w:t xml:space="preserve"> with a set of apple pictures that all have spots on them. Humans usually wouldn't consider spots a feature of an apple. But the </w:t>
      </w:r>
      <w:r w:rsidRPr="00886DE3" w:rsidR="0023426E">
        <w:rPr>
          <w:rFonts w:ascii=".applesystemui" w:hAnsi=".applesystemui"/>
          <w:color w:val="EE0000"/>
        </w:rPr>
        <w:t>neural network</w:t>
      </w:r>
      <w:r w:rsidRPr="00886DE3">
        <w:rPr>
          <w:rFonts w:ascii=".applesystemui" w:hAnsi=".applesystemui"/>
        </w:rPr>
        <w:t xml:space="preserve"> might find that these spots are an effective way to distinguish apples from other fruits in the training set, and so it treats them as a key feature of an apple</w:t>
      </w:r>
      <w:r w:rsidR="00D76474">
        <w:rPr>
          <w:rFonts w:hint="eastAsia" w:ascii=".applesystemui" w:hAnsi=".applesystemui"/>
        </w:rPr>
        <w:t xml:space="preserve"> (Figure 7-34)</w:t>
      </w:r>
      <w:r w:rsidRPr="00886DE3">
        <w:rPr>
          <w:rFonts w:ascii=".applesystemui" w:hAnsi=".applesystemui"/>
        </w:rPr>
        <w:t xml:space="preserve">. Obviously, if we add some noise to get rid of these spots, a human </w:t>
      </w:r>
      <w:proofErr w:type="gramStart"/>
      <w:r w:rsidRPr="00886DE3">
        <w:rPr>
          <w:rFonts w:ascii=".applesystemui" w:hAnsi=".applesystemui"/>
        </w:rPr>
        <w:t>would</w:t>
      </w:r>
      <w:proofErr w:type="gramEnd"/>
      <w:r w:rsidRPr="00886DE3">
        <w:rPr>
          <w:rFonts w:ascii=".applesystemui" w:hAnsi=".applesystemui"/>
        </w:rPr>
        <w:t xml:space="preserve"> still see an apple. For the machine, however, this is a huge change, and it might no longer </w:t>
      </w:r>
      <w:r w:rsidRPr="00886DE3">
        <w:rPr>
          <w:rFonts w:ascii=".applesystemui" w:hAnsi=".applesystemui"/>
        </w:rPr>
        <w:lastRenderedPageBreak/>
        <w:t>see an apple at all. On the other hand, we could add this spot pattern to any random picture. It would look like nothing to a human, but to the machine, it would look like a perfect apple.</w:t>
      </w:r>
    </w:p>
    <w:p w:rsidRPr="00886DE3" w:rsidR="006B0B0E" w:rsidP="006B0B0E" w:rsidRDefault="006B0B0E" w14:paraId="48F1E4D5" w14:textId="42303D7C">
      <w:pPr>
        <w:rPr>
          <w:rFonts w:ascii=".applesystemui" w:hAnsi=".applesystemui"/>
        </w:rPr>
      </w:pPr>
      <w:r w:rsidRPr="00886DE3">
        <w:rPr>
          <w:rFonts w:ascii=".applesystemui" w:hAnsi=".applesystemui"/>
        </w:rPr>
        <w:t xml:space="preserve">First, the existence of </w:t>
      </w:r>
      <w:r w:rsidRPr="00886DE3" w:rsidR="0023426E">
        <w:rPr>
          <w:rFonts w:ascii=".applesystemui" w:hAnsi=".applesystemui"/>
          <w:color w:val="EE0000"/>
        </w:rPr>
        <w:t>adversarial examples</w:t>
      </w:r>
      <w:r w:rsidRPr="00886DE3">
        <w:rPr>
          <w:rFonts w:ascii=".applesystemui" w:hAnsi=".applesystemui"/>
        </w:rPr>
        <w:t xml:space="preserve"> shows that </w:t>
      </w:r>
      <w:r w:rsidRPr="00886DE3" w:rsidR="0023426E">
        <w:rPr>
          <w:rFonts w:ascii=".applesystemui" w:hAnsi=".applesystemui"/>
          <w:color w:val="EE0000"/>
        </w:rPr>
        <w:t>neural networks</w:t>
      </w:r>
      <w:r w:rsidRPr="00886DE3">
        <w:rPr>
          <w:rFonts w:ascii=".applesystemui" w:hAnsi=".applesystemui"/>
        </w:rPr>
        <w:t xml:space="preserve"> are not perfect; they have their own limitations and vulnerabilities. We must be cautious when using </w:t>
      </w:r>
      <w:r w:rsidRPr="00886DE3" w:rsidR="0023426E">
        <w:rPr>
          <w:rFonts w:ascii=".applesystemui" w:hAnsi=".applesystemui"/>
          <w:color w:val="EE0000"/>
        </w:rPr>
        <w:t>neural networks</w:t>
      </w:r>
      <w:r w:rsidRPr="00886DE3">
        <w:rPr>
          <w:rFonts w:ascii=".applesystemui" w:hAnsi=".applesystemui"/>
        </w:rPr>
        <w:t xml:space="preserve">, especially in important situations that require high accuracy. Second, studying </w:t>
      </w:r>
      <w:r w:rsidRPr="00886DE3" w:rsidR="0023426E">
        <w:rPr>
          <w:rFonts w:ascii=".applesystemui" w:hAnsi=".applesystemui"/>
          <w:color w:val="EE0000"/>
        </w:rPr>
        <w:t>adversarial examples</w:t>
      </w:r>
      <w:r w:rsidRPr="00886DE3">
        <w:rPr>
          <w:rFonts w:ascii=".applesystemui" w:hAnsi=".applesystemui"/>
        </w:rPr>
        <w:t xml:space="preserve"> helps us better understand how </w:t>
      </w:r>
      <w:r w:rsidRPr="00886DE3" w:rsidR="0023426E">
        <w:rPr>
          <w:rFonts w:ascii=".applesystemui" w:hAnsi=".applesystemui"/>
          <w:color w:val="EE0000"/>
        </w:rPr>
        <w:t>neural networks</w:t>
      </w:r>
      <w:r w:rsidRPr="00886DE3">
        <w:rPr>
          <w:rFonts w:ascii=".applesystemui" w:hAnsi=".applesystemui"/>
        </w:rPr>
        <w:t xml:space="preserve"> work and make decisions. By studying and analyzing them, we can find potential problems in how the network processes data, which gives us clues for improving and optimizing it. Finally, </w:t>
      </w:r>
      <w:r w:rsidRPr="00886DE3" w:rsidR="0023426E">
        <w:rPr>
          <w:rFonts w:ascii=".applesystemui" w:hAnsi=".applesystemui"/>
          <w:color w:val="EE0000"/>
        </w:rPr>
        <w:t>adversarial examples</w:t>
      </w:r>
      <w:r w:rsidRPr="00886DE3">
        <w:rPr>
          <w:rFonts w:ascii=".applesystemui" w:hAnsi=".applesystemui"/>
        </w:rPr>
        <w:t xml:space="preserve"> can also be used to test the security and reliability of a network. By creating </w:t>
      </w:r>
      <w:r w:rsidRPr="00886DE3" w:rsidR="0023426E">
        <w:rPr>
          <w:rFonts w:ascii=".applesystemui" w:hAnsi=".applesystemui"/>
          <w:color w:val="EE0000"/>
        </w:rPr>
        <w:t>adversarial examples</w:t>
      </w:r>
      <w:r w:rsidRPr="00886DE3">
        <w:rPr>
          <w:rFonts w:ascii=".applesystemui" w:hAnsi=".applesystemui"/>
        </w:rPr>
        <w:t xml:space="preserve"> and testing the network's output, we can evaluate how the model will perform in real-world applications and get better guidance for deploying and using the model.</w:t>
      </w:r>
    </w:p>
    <w:p w:rsidR="00F8763D" w:rsidP="006B0B0E" w:rsidRDefault="00F8763D" w14:paraId="29E3AA7A" w14:textId="77777777">
      <w:pPr>
        <w:rPr>
          <w:rFonts w:ascii=".applesystemui" w:hAnsi=".applesystemui"/>
          <w:b/>
          <w:bCs/>
        </w:rPr>
      </w:pPr>
    </w:p>
    <w:p w:rsidRPr="00F8763D" w:rsidR="006B0B0E" w:rsidP="00F8763D" w:rsidRDefault="006B0B0E" w14:paraId="02E488AA" w14:textId="1735F524">
      <w:pPr>
        <w:pStyle w:val="a9"/>
        <w:numPr>
          <w:ilvl w:val="0"/>
          <w:numId w:val="2"/>
        </w:numPr>
        <w:rPr>
          <w:rFonts w:ascii=".applesystemui" w:hAnsi=".applesystemui"/>
        </w:rPr>
      </w:pPr>
      <w:r w:rsidRPr="00F8763D">
        <w:rPr>
          <w:rFonts w:ascii=".applesystemui" w:hAnsi=".applesystemui"/>
          <w:b/>
          <w:bCs/>
        </w:rPr>
        <w:t xml:space="preserve">Risks and Prevention of </w:t>
      </w:r>
      <w:r w:rsidRPr="00F8763D" w:rsidR="0023426E">
        <w:rPr>
          <w:rFonts w:ascii=".applesystemui" w:hAnsi=".applesystemui"/>
          <w:b/>
          <w:bCs/>
          <w:color w:val="EE0000"/>
        </w:rPr>
        <w:t>Adversarial Examples</w:t>
      </w:r>
    </w:p>
    <w:p w:rsidRPr="00886DE3" w:rsidR="006B0B0E" w:rsidP="006B0B0E" w:rsidRDefault="006B0B0E" w14:paraId="145B8799" w14:textId="009E27F8">
      <w:pPr>
        <w:rPr>
          <w:rFonts w:ascii=".applesystemui" w:hAnsi=".applesystemui"/>
        </w:rPr>
      </w:pPr>
      <w:r w:rsidRPr="00886DE3">
        <w:rPr>
          <w:rFonts w:ascii=".applesystemui" w:hAnsi=".applesystemui"/>
        </w:rPr>
        <w:t xml:space="preserve">The risks brought by </w:t>
      </w:r>
      <w:r w:rsidRPr="00886DE3" w:rsidR="0023426E">
        <w:rPr>
          <w:rFonts w:ascii=".applesystemui" w:hAnsi=".applesystemui"/>
          <w:color w:val="EE0000"/>
        </w:rPr>
        <w:t>adversarial examples</w:t>
      </w:r>
      <w:r w:rsidRPr="00886DE3">
        <w:rPr>
          <w:rFonts w:ascii=".applesystemui" w:hAnsi=".applesystemui"/>
        </w:rPr>
        <w:t xml:space="preserve"> cannot be ignored. </w:t>
      </w:r>
      <w:r w:rsidR="00E24510">
        <w:rPr>
          <w:rFonts w:hint="eastAsia" w:ascii=".applesystemui" w:hAnsi=".applesystemui"/>
        </w:rPr>
        <w:t>As shown in Figure 7-35</w:t>
      </w:r>
      <w:r w:rsidRPr="00886DE3">
        <w:rPr>
          <w:rFonts w:ascii=".applesystemui" w:hAnsi=".applesystemui"/>
        </w:rPr>
        <w:t xml:space="preserve">, by adding a few colored patches to a "STOP" sign, an autonomous car could misread it as a speed limit sign, which could lead to serious consequences. In </w:t>
      </w:r>
      <w:r w:rsidR="00CE6E03">
        <w:rPr>
          <w:rFonts w:hint="eastAsia" w:ascii=".applesystemui" w:hAnsi=".applesystemui"/>
        </w:rPr>
        <w:t>Figure 7-36</w:t>
      </w:r>
      <w:r w:rsidRPr="00886DE3">
        <w:rPr>
          <w:rFonts w:ascii=".applesystemui" w:hAnsi=".applesystemui"/>
        </w:rPr>
        <w:t>, wearing a pair of specially designed glasses could trick a facial recognition system, making the system misidentify the wearer as someone else entirely.</w:t>
      </w:r>
    </w:p>
    <w:p w:rsidRPr="00886DE3" w:rsidR="006B0B0E" w:rsidP="006B0B0E" w:rsidRDefault="006B0B0E" w14:paraId="166DC803" w14:textId="07B316E1">
      <w:pPr>
        <w:rPr>
          <w:rFonts w:ascii=".applesystemui" w:hAnsi=".applesystemui"/>
        </w:rPr>
      </w:pPr>
      <w:r w:rsidRPr="00886DE3">
        <w:rPr>
          <w:rFonts w:ascii=".applesystemui" w:hAnsi=".applesystemui"/>
        </w:rPr>
        <w:t xml:space="preserve">To deal with the risks from </w:t>
      </w:r>
      <w:r w:rsidRPr="00886DE3" w:rsidR="0023426E">
        <w:rPr>
          <w:rFonts w:ascii=".applesystemui" w:hAnsi=".applesystemui"/>
          <w:color w:val="EE0000"/>
        </w:rPr>
        <w:t>adversarial examples</w:t>
      </w:r>
      <w:r w:rsidRPr="00886DE3">
        <w:rPr>
          <w:rFonts w:ascii=".applesystemui" w:hAnsi=".applesystemui"/>
        </w:rPr>
        <w:t xml:space="preserve">, researchers have proposed many preventive measures. One common method is </w:t>
      </w:r>
      <w:r w:rsidRPr="00886DE3" w:rsidR="0023426E">
        <w:rPr>
          <w:rFonts w:ascii=".applesystemui" w:hAnsi=".applesystemui"/>
          <w:color w:val="EE0000"/>
        </w:rPr>
        <w:t>adversarial training</w:t>
      </w:r>
      <w:r w:rsidRPr="00886DE3">
        <w:rPr>
          <w:rFonts w:ascii=".applesystemui" w:hAnsi=".applesystemui"/>
        </w:rPr>
        <w:t xml:space="preserve">. This involves creating </w:t>
      </w:r>
      <w:r w:rsidRPr="00886DE3" w:rsidR="0023426E">
        <w:rPr>
          <w:rFonts w:ascii=".applesystemui" w:hAnsi=".applesystemui"/>
          <w:color w:val="EE0000"/>
        </w:rPr>
        <w:t>adversarial examples</w:t>
      </w:r>
      <w:r w:rsidRPr="00886DE3">
        <w:rPr>
          <w:rFonts w:ascii=".applesystemui" w:hAnsi=".applesystemui"/>
        </w:rPr>
        <w:t xml:space="preserve"> and adding them to the training data to make the model more robust when it encounters them. Another method is called random noise injection, which involves actively adding some random noise to test samples to disrupt the specific noise that was intentionally added to create </w:t>
      </w:r>
      <w:proofErr w:type="gramStart"/>
      <w:r w:rsidRPr="00886DE3">
        <w:rPr>
          <w:rFonts w:ascii=".applesystemui" w:hAnsi=".applesystemui"/>
        </w:rPr>
        <w:t>the</w:t>
      </w:r>
      <w:proofErr w:type="gramEnd"/>
      <w:r w:rsidRPr="00886DE3">
        <w:rPr>
          <w:rFonts w:ascii=".applesystemui" w:hAnsi=".applesystemui"/>
        </w:rPr>
        <w:t xml:space="preserve"> </w:t>
      </w:r>
      <w:r w:rsidRPr="00886DE3" w:rsidR="0023426E">
        <w:rPr>
          <w:rFonts w:ascii=".applesystemui" w:hAnsi=".applesystemui"/>
          <w:color w:val="EE0000"/>
        </w:rPr>
        <w:t>adversarial example</w:t>
      </w:r>
      <w:r w:rsidRPr="00886DE3">
        <w:rPr>
          <w:rFonts w:ascii=".applesystemui" w:hAnsi=".applesystemui"/>
        </w:rPr>
        <w:t>. Additionally, some data preprocessing methods like denoising and scale transformation can partially remove the artificially introduced adversarial noise. Finally, we can also use multiple networks to make a joint decision, using a voting system to increase the reliability of the result.</w:t>
      </w:r>
    </w:p>
    <w:p w:rsidRPr="00B54017" w:rsidR="006B0B0E" w:rsidP="00B54017" w:rsidRDefault="006B0B0E" w14:paraId="0C9ED3E4" w14:textId="7194F8F8">
      <w:pPr>
        <w:pStyle w:val="a9"/>
        <w:numPr>
          <w:ilvl w:val="0"/>
          <w:numId w:val="2"/>
        </w:numPr>
        <w:rPr>
          <w:rFonts w:ascii=".applesystemui" w:hAnsi=".applesystemui"/>
        </w:rPr>
      </w:pPr>
      <w:r w:rsidRPr="00B54017">
        <w:rPr>
          <w:rFonts w:ascii=".applesystemui" w:hAnsi=".applesystemui"/>
          <w:b/>
          <w:bCs/>
        </w:rPr>
        <w:t>Summary</w:t>
      </w:r>
    </w:p>
    <w:p w:rsidRPr="00886DE3" w:rsidR="006B0B0E" w:rsidP="78653376" w:rsidRDefault="0023426E" w14:paraId="4433792A" w14:textId="648CA3B5">
      <w:pPr>
        <w:pStyle w:val="a"/>
        <w:suppressLineNumbers w:val="0"/>
        <w:bidi w:val="0"/>
        <w:spacing w:before="0" w:beforeAutospacing="off" w:after="160" w:afterAutospacing="off" w:line="278" w:lineRule="auto"/>
        <w:ind w:left="0" w:right="0"/>
        <w:jc w:val="left"/>
        <w:rPr>
          <w:rFonts w:ascii=".applesystemui" w:hAnsi=".applesystemui"/>
        </w:rPr>
        <w:pPrChange w:author="Rachel St. John" w:date="2025-08-22T07:09:40.787Z">
          <w:pPr>
            <w:pStyle w:val="a"/>
            <w:spacing w:before="0" w:beforeAutospacing="off" w:after="160" w:afterAutospacing="off"/>
          </w:pPr>
        </w:pPrChange>
      </w:pPr>
      <w:r w:rsidRPr="78653376" w:rsidR="0023426E">
        <w:rPr>
          <w:rFonts w:ascii=".applesystemui" w:hAnsi=".applesystemui"/>
          <w:color w:val="EE0000"/>
        </w:rPr>
        <w:t>Adversarial examples</w:t>
      </w:r>
      <w:r w:rsidRPr="78653376" w:rsidR="006B0B0E">
        <w:rPr>
          <w:rFonts w:ascii=".applesystemui" w:hAnsi=".applesystemui"/>
        </w:rPr>
        <w:t xml:space="preserve"> are samples that look almost normal to humans but can cause </w:t>
      </w:r>
      <w:r w:rsidRPr="78653376" w:rsidR="0023426E">
        <w:rPr>
          <w:rFonts w:ascii=".applesystemui" w:hAnsi=".applesystemui"/>
          <w:color w:val="EE0000"/>
        </w:rPr>
        <w:t>neural networks</w:t>
      </w:r>
      <w:r w:rsidRPr="78653376" w:rsidR="006B0B0E">
        <w:rPr>
          <w:rFonts w:ascii=".applesystemui" w:hAnsi=".applesystemui"/>
        </w:rPr>
        <w:t xml:space="preserve"> to make wrong judgments. When facing an </w:t>
      </w:r>
      <w:r w:rsidRPr="78653376" w:rsidR="0023426E">
        <w:rPr>
          <w:rFonts w:ascii=".applesystemui" w:hAnsi=".applesystemui"/>
          <w:color w:val="EE0000"/>
        </w:rPr>
        <w:t>adversarial example</w:t>
      </w:r>
      <w:r w:rsidRPr="78653376" w:rsidR="006B0B0E">
        <w:rPr>
          <w:rFonts w:ascii=".applesystemui" w:hAnsi=".applesystemui"/>
        </w:rPr>
        <w:t xml:space="preserve">, not only does the network make a mistake, but it is also </w:t>
      </w:r>
      <w:r w:rsidRPr="78653376" w:rsidR="006B0B0E">
        <w:rPr>
          <w:rFonts w:ascii=".applesystemui" w:hAnsi=".applesystemui"/>
        </w:rPr>
        <w:t>very confident</w:t>
      </w:r>
      <w:r w:rsidRPr="78653376" w:rsidR="006B0B0E">
        <w:rPr>
          <w:rFonts w:ascii=".applesystemui" w:hAnsi=".applesystemui"/>
        </w:rPr>
        <w:t xml:space="preserve"> in its wrong decision. </w:t>
      </w:r>
      <w:r w:rsidRPr="78653376" w:rsidR="0023426E">
        <w:rPr>
          <w:rFonts w:ascii=".applesystemui" w:hAnsi=".applesystemui"/>
          <w:color w:val="EE0000"/>
        </w:rPr>
        <w:t>Adversarial examples</w:t>
      </w:r>
      <w:r w:rsidRPr="78653376" w:rsidR="006B0B0E">
        <w:rPr>
          <w:rFonts w:ascii=".applesystemui" w:hAnsi=".applesystemui"/>
        </w:rPr>
        <w:t xml:space="preserve"> are a widespread phenomenon. They happen because machines </w:t>
      </w:r>
      <w:r w:rsidRPr="78653376" w:rsidR="006B0B0E">
        <w:rPr>
          <w:rFonts w:ascii=".applesystemui" w:hAnsi=".applesystemui"/>
        </w:rPr>
        <w:t xml:space="preserve">learn special patterns that </w:t>
      </w:r>
      <w:r w:rsidRPr="78653376" w:rsidR="006B0B0E">
        <w:rPr>
          <w:rFonts w:ascii=".applesystemui" w:hAnsi=".applesystemui"/>
        </w:rPr>
        <w:t>don't</w:t>
      </w:r>
      <w:r w:rsidRPr="78653376" w:rsidR="006B0B0E">
        <w:rPr>
          <w:rFonts w:ascii=".applesystemui" w:hAnsi=".applesystemui"/>
        </w:rPr>
        <w:t xml:space="preserve"> have a universal meaning. These patterns are insignificant to humans, but for a goal-driven </w:t>
      </w:r>
      <w:r w:rsidRPr="78653376" w:rsidR="0023426E">
        <w:rPr>
          <w:rFonts w:ascii=".applesystemui" w:hAnsi=".applesystemui"/>
          <w:color w:val="EE0000"/>
        </w:rPr>
        <w:t>neural network</w:t>
      </w:r>
      <w:r w:rsidRPr="78653376" w:rsidR="006B0B0E">
        <w:rPr>
          <w:rFonts w:ascii=".applesystemui" w:hAnsi=".applesystemui"/>
        </w:rPr>
        <w:t xml:space="preserve">, they can be very noticeable. </w:t>
      </w:r>
      <w:r w:rsidRPr="78653376" w:rsidR="006D6852">
        <w:rPr>
          <w:rFonts w:ascii=".applesystemui" w:hAnsi=".applesystemui"/>
          <w:color w:val="7030A0"/>
        </w:rPr>
        <w:t xml:space="preserve">The existence of adversarial examples </w:t>
      </w:r>
      <w:del w:author="Rachel St. John" w:date="2025-08-22T07:09:40.582Z" w:id="1055298617">
        <w:r w:rsidRPr="78653376" w:rsidDel="006D6852">
          <w:rPr>
            <w:rFonts w:ascii=".applesystemui" w:hAnsi=".applesystemui"/>
            <w:color w:val="7030A0"/>
          </w:rPr>
          <w:delText xml:space="preserve">implies </w:delText>
        </w:r>
      </w:del>
      <w:ins w:author="Rachel St. John" w:date="2025-08-22T07:09:42.065Z" w:id="468537582">
        <w:r w:rsidRPr="78653376" w:rsidR="2D12BE49">
          <w:rPr>
            <w:rFonts w:ascii=".applesystemui" w:hAnsi=".applesystemui"/>
            <w:color w:val="EE0000"/>
          </w:rPr>
          <w:t xml:space="preserve">shows </w:t>
        </w:r>
      </w:ins>
      <w:r w:rsidRPr="78653376" w:rsidR="006D6852">
        <w:rPr>
          <w:rFonts w:ascii=".applesystemui" w:hAnsi=".applesystemui"/>
          <w:color w:val="7030A0"/>
        </w:rPr>
        <w:t xml:space="preserve">that there are </w:t>
      </w:r>
      <w:del w:author="Rachel St. John" w:date="2025-08-22T07:09:07.16Z" w:id="1751946659">
        <w:r w:rsidRPr="78653376" w:rsidDel="006D6852">
          <w:rPr>
            <w:rFonts w:ascii=".applesystemui" w:hAnsi=".applesystemui"/>
            <w:color w:val="7030A0"/>
          </w:rPr>
          <w:delText xml:space="preserve">some potential </w:delText>
        </w:r>
      </w:del>
      <w:r w:rsidRPr="78653376" w:rsidR="006D6852">
        <w:rPr>
          <w:rFonts w:ascii=".applesystemui" w:hAnsi=".applesystemui"/>
          <w:color w:val="7030A0"/>
        </w:rPr>
        <w:t>differences between humans and machines in their understanding of the world.</w:t>
      </w:r>
      <w:r w:rsidRPr="78653376" w:rsidR="006B0B0E">
        <w:rPr>
          <w:rFonts w:ascii=".applesystemui" w:hAnsi=".applesystemui"/>
        </w:rPr>
        <w:t xml:space="preserve"> These differences usually </w:t>
      </w:r>
      <w:r w:rsidRPr="78653376" w:rsidR="006B0B0E">
        <w:rPr>
          <w:rFonts w:ascii=".applesystemui" w:hAnsi=".applesystemui"/>
        </w:rPr>
        <w:t>don't</w:t>
      </w:r>
      <w:r w:rsidRPr="78653376" w:rsidR="006B0B0E">
        <w:rPr>
          <w:rFonts w:ascii=".applesystemui" w:hAnsi=".applesystemui"/>
        </w:rPr>
        <w:t xml:space="preserve"> show up, but in certain situations, they can create risks. This is especially true when someone intentionally uses these differences to create </w:t>
      </w:r>
      <w:r w:rsidRPr="78653376" w:rsidR="0023426E">
        <w:rPr>
          <w:rFonts w:ascii=".applesystemui" w:hAnsi=".applesystemui"/>
          <w:color w:val="EE0000"/>
        </w:rPr>
        <w:t>adversarial examples</w:t>
      </w:r>
      <w:r w:rsidRPr="78653376" w:rsidR="006B0B0E">
        <w:rPr>
          <w:rFonts w:ascii=".applesystemui" w:hAnsi=".applesystemui"/>
        </w:rPr>
        <w:t xml:space="preserve">, which can cause harm. Currently, researchers have proposed several solutions to reduce the risks from </w:t>
      </w:r>
      <w:r w:rsidRPr="78653376" w:rsidR="0023426E">
        <w:rPr>
          <w:rFonts w:ascii=".applesystemui" w:hAnsi=".applesystemui"/>
          <w:color w:val="EE0000"/>
        </w:rPr>
        <w:t>adversarial examples</w:t>
      </w:r>
      <w:r w:rsidRPr="78653376" w:rsidR="006B0B0E">
        <w:rPr>
          <w:rFonts w:ascii=".applesystemui" w:hAnsi=".applesystemui"/>
        </w:rPr>
        <w:t>. However, because machines and humans have different physical foundations and learning mechanisms, their understanding of the world will always have some differences. This discrepancy points to a deeper problem that requires further research to find a solution.</w:t>
      </w:r>
    </w:p>
    <w:p w:rsidR="002647FD" w:rsidP="006B0B0E" w:rsidRDefault="002647FD" w14:paraId="4BCF39D6" w14:textId="77777777">
      <w:pPr>
        <w:rPr>
          <w:rFonts w:ascii=".applesystemui" w:hAnsi=".applesystemui"/>
          <w:b/>
          <w:bCs/>
        </w:rPr>
      </w:pPr>
    </w:p>
    <w:p w:rsidRPr="00886DE3" w:rsidR="006B0B0E" w:rsidP="006B0B0E" w:rsidRDefault="006B0B0E" w14:paraId="7D61C155" w14:textId="67EA91E5">
      <w:pPr>
        <w:rPr>
          <w:rFonts w:ascii=".applesystemui" w:hAnsi=".applesystemui"/>
          <w:b/>
          <w:bCs/>
        </w:rPr>
      </w:pPr>
      <w:r w:rsidRPr="00886DE3">
        <w:rPr>
          <w:rFonts w:ascii=".applesystemui" w:hAnsi=".applesystemui"/>
          <w:b/>
          <w:bCs/>
        </w:rPr>
        <w:t>Figure Captions</w:t>
      </w:r>
    </w:p>
    <w:p w:rsidRPr="00886DE3" w:rsidR="006B0B0E" w:rsidP="00D144E6" w:rsidRDefault="006B0B0E" w14:paraId="2A42DF1A" w14:textId="77777777">
      <w:pPr>
        <w:rPr>
          <w:rFonts w:ascii=".applesystemui" w:hAnsi=".applesystemui"/>
        </w:rPr>
      </w:pPr>
      <w:r w:rsidRPr="00886DE3">
        <w:rPr>
          <w:rFonts w:ascii=".applesystemui" w:hAnsi=".applesystemui"/>
          <w:b/>
          <w:bCs/>
        </w:rPr>
        <w:t>Figure 7-30:</w:t>
      </w:r>
      <w:r w:rsidRPr="00886DE3">
        <w:rPr>
          <w:rFonts w:ascii=".applesystemui" w:hAnsi=".applesystemui"/>
        </w:rPr>
        <w:t xml:space="preserve"> An image of a pig is misidentified as a plane after a small amount of visual noise is added.</w:t>
      </w:r>
    </w:p>
    <w:p w:rsidRPr="00886DE3" w:rsidR="006B0B0E" w:rsidP="00106932" w:rsidRDefault="006B0B0E" w14:paraId="6275C0C9" w14:textId="1A58CBBC">
      <w:pPr>
        <w:rPr>
          <w:rFonts w:hint="eastAsia" w:ascii=".applesystemui" w:hAnsi=".applesystemui"/>
        </w:rPr>
      </w:pPr>
      <w:r w:rsidRPr="00886DE3">
        <w:rPr>
          <w:rFonts w:ascii=".applesystemui" w:hAnsi=".applesystemui"/>
          <w:b/>
          <w:bCs/>
        </w:rPr>
        <w:t>Figure 7-31:</w:t>
      </w:r>
      <w:r w:rsidRPr="00886DE3">
        <w:rPr>
          <w:rFonts w:ascii=".applesystemui" w:hAnsi=".applesystemui"/>
        </w:rPr>
        <w:t xml:space="preserve"> Two </w:t>
      </w:r>
      <w:r w:rsidRPr="00886DE3" w:rsidR="0023426E">
        <w:rPr>
          <w:rFonts w:ascii=".applesystemui" w:hAnsi=".applesystemui"/>
          <w:color w:val="EE0000"/>
        </w:rPr>
        <w:t>adversarial examples</w:t>
      </w:r>
      <w:r w:rsidR="00106932">
        <w:rPr>
          <w:rFonts w:hint="eastAsia" w:ascii=".applesystemui" w:hAnsi=".applesystemui"/>
        </w:rPr>
        <w:t>.</w:t>
      </w:r>
    </w:p>
    <w:p w:rsidRPr="00886DE3" w:rsidR="006B0B0E" w:rsidP="00106932" w:rsidRDefault="006B0B0E" w14:paraId="5A71BEC7" w14:textId="57219504">
      <w:pPr>
        <w:rPr>
          <w:rFonts w:ascii=".applesystemui" w:hAnsi=".applesystemui"/>
        </w:rPr>
      </w:pPr>
      <w:r w:rsidRPr="00886DE3">
        <w:rPr>
          <w:rFonts w:ascii=".applesystemui" w:hAnsi=".applesystemui"/>
          <w:b/>
          <w:bCs/>
        </w:rPr>
        <w:t>Figure 7-32:</w:t>
      </w:r>
      <w:r w:rsidRPr="00886DE3">
        <w:rPr>
          <w:rFonts w:ascii=".applesystemui" w:hAnsi=".applesystemui"/>
        </w:rPr>
        <w:t xml:space="preserve"> A </w:t>
      </w:r>
      <w:r w:rsidRPr="00886DE3" w:rsidR="0023426E">
        <w:rPr>
          <w:rFonts w:ascii=".applesystemui" w:hAnsi=".applesystemui"/>
          <w:color w:val="EE0000"/>
        </w:rPr>
        <w:t>neural network</w:t>
      </w:r>
      <w:r w:rsidRPr="00886DE3">
        <w:rPr>
          <w:rFonts w:ascii=".applesystemui" w:hAnsi=".applesystemui"/>
        </w:rPr>
        <w:t xml:space="preserve"> misidentifies a traffic signal showing a red light ("Stop") as a green light ("Go") because a small black dot was added to the red light.</w:t>
      </w:r>
    </w:p>
    <w:p w:rsidRPr="00886DE3" w:rsidR="006B0B0E" w:rsidP="00827B15" w:rsidRDefault="006B0B0E" w14:paraId="58B0B760" w14:textId="67AA30CD">
      <w:pPr>
        <w:rPr>
          <w:rFonts w:ascii=".applesystemui" w:hAnsi=".applesystemui"/>
        </w:rPr>
      </w:pPr>
      <w:r w:rsidRPr="00886DE3">
        <w:rPr>
          <w:rFonts w:ascii=".applesystemui" w:hAnsi=".applesystemui"/>
          <w:b/>
          <w:bCs/>
        </w:rPr>
        <w:t>Figure 7-33:</w:t>
      </w:r>
      <w:r w:rsidRPr="00886DE3">
        <w:rPr>
          <w:rFonts w:ascii=".applesystemui" w:hAnsi=".applesystemui"/>
        </w:rPr>
        <w:t xml:space="preserve"> </w:t>
      </w:r>
      <w:r w:rsidR="00827B15">
        <w:rPr>
          <w:rFonts w:hint="eastAsia" w:ascii=".applesystemui" w:hAnsi=".applesystemui"/>
          <w:color w:val="EE0000"/>
        </w:rPr>
        <w:t>Ad</w:t>
      </w:r>
      <w:r w:rsidRPr="00886DE3" w:rsidR="0023426E">
        <w:rPr>
          <w:rFonts w:ascii=".applesystemui" w:hAnsi=".applesystemui"/>
          <w:color w:val="EE0000"/>
        </w:rPr>
        <w:t>versarial examples</w:t>
      </w:r>
      <w:r w:rsidRPr="00886DE3">
        <w:rPr>
          <w:rFonts w:ascii=".applesystemui" w:hAnsi=".applesystemui"/>
        </w:rPr>
        <w:t xml:space="preserve"> generated by rotating original images.</w:t>
      </w:r>
    </w:p>
    <w:p w:rsidRPr="00886DE3" w:rsidR="006B0B0E" w:rsidP="00827B15" w:rsidRDefault="006B0B0E" w14:paraId="0E77CAF9" w14:textId="6704AE46">
      <w:pPr>
        <w:rPr>
          <w:rFonts w:ascii=".applesystemui" w:hAnsi=".applesystemui"/>
        </w:rPr>
      </w:pPr>
      <w:r w:rsidRPr="00886DE3">
        <w:rPr>
          <w:rFonts w:ascii=".applesystemui" w:hAnsi=".applesystemui"/>
          <w:b/>
          <w:bCs/>
        </w:rPr>
        <w:t>Figure 7-34:</w:t>
      </w:r>
      <w:r w:rsidRPr="00886DE3">
        <w:rPr>
          <w:rFonts w:ascii=".applesystemui" w:hAnsi=".applesystemui"/>
        </w:rPr>
        <w:t xml:space="preserve"> </w:t>
      </w:r>
      <w:r w:rsidR="00827B15">
        <w:rPr>
          <w:rFonts w:hint="eastAsia" w:ascii=".applesystemui" w:hAnsi=".applesystemui"/>
        </w:rPr>
        <w:t>T</w:t>
      </w:r>
      <w:r w:rsidRPr="00886DE3">
        <w:rPr>
          <w:rFonts w:ascii=".applesystemui" w:hAnsi=".applesystemui"/>
        </w:rPr>
        <w:t xml:space="preserve">he spots on its skin might be understood by a </w:t>
      </w:r>
      <w:r w:rsidRPr="00886DE3" w:rsidR="0023426E">
        <w:rPr>
          <w:rFonts w:ascii=".applesystemui" w:hAnsi=".applesystemui"/>
          <w:color w:val="EE0000"/>
        </w:rPr>
        <w:t>neural network</w:t>
      </w:r>
      <w:r w:rsidRPr="00886DE3">
        <w:rPr>
          <w:rFonts w:ascii=".applesystemui" w:hAnsi=".applesystemui"/>
        </w:rPr>
        <w:t xml:space="preserve"> as a key feature for identifying apples.</w:t>
      </w:r>
    </w:p>
    <w:p w:rsidRPr="00886DE3" w:rsidR="006B0B0E" w:rsidP="00827B15" w:rsidRDefault="006B0B0E" w14:paraId="24B277EB" w14:textId="4DD042FA">
      <w:pPr>
        <w:rPr>
          <w:rFonts w:ascii=".applesystemui" w:hAnsi=".applesystemui"/>
        </w:rPr>
      </w:pPr>
      <w:r w:rsidRPr="00886DE3">
        <w:rPr>
          <w:rFonts w:ascii=".applesystemui" w:hAnsi=".applesystemui"/>
          <w:b/>
          <w:bCs/>
        </w:rPr>
        <w:t>Figure 7-35:</w:t>
      </w:r>
      <w:r w:rsidRPr="00886DE3">
        <w:rPr>
          <w:rFonts w:ascii=".applesystemui" w:hAnsi=".applesystemui"/>
        </w:rPr>
        <w:t xml:space="preserve"> A STOP </w:t>
      </w:r>
      <w:proofErr w:type="gramStart"/>
      <w:r w:rsidRPr="00886DE3">
        <w:rPr>
          <w:rFonts w:ascii=".applesystemui" w:hAnsi=".applesystemui"/>
        </w:rPr>
        <w:t>sign</w:t>
      </w:r>
      <w:proofErr w:type="gramEnd"/>
      <w:r w:rsidRPr="00886DE3">
        <w:rPr>
          <w:rFonts w:ascii=".applesystemui" w:hAnsi=".applesystemui"/>
        </w:rPr>
        <w:t xml:space="preserve"> with some black and white rectangular patches added is identified by a </w:t>
      </w:r>
      <w:r w:rsidRPr="00886DE3" w:rsidR="0023426E">
        <w:rPr>
          <w:rFonts w:ascii=".applesystemui" w:hAnsi=".applesystemui"/>
          <w:color w:val="EE0000"/>
        </w:rPr>
        <w:t>neural network</w:t>
      </w:r>
      <w:r w:rsidRPr="00886DE3">
        <w:rPr>
          <w:rFonts w:ascii=".applesystemui" w:hAnsi=".applesystemui"/>
        </w:rPr>
        <w:t xml:space="preserve"> as a speed limit sign.</w:t>
      </w:r>
    </w:p>
    <w:p w:rsidRPr="00886DE3" w:rsidR="006B0B0E" w:rsidP="00827B15" w:rsidRDefault="006B0B0E" w14:paraId="6DAF3475" w14:textId="59735522">
      <w:pPr>
        <w:rPr>
          <w:rFonts w:ascii=".applesystemui" w:hAnsi=".applesystemui"/>
        </w:rPr>
      </w:pPr>
      <w:r w:rsidRPr="00886DE3">
        <w:rPr>
          <w:rFonts w:ascii=".applesystemui" w:hAnsi=".applesystemui"/>
          <w:b/>
          <w:bCs/>
        </w:rPr>
        <w:t>Figure 7-36:</w:t>
      </w:r>
      <w:r w:rsidRPr="00886DE3">
        <w:rPr>
          <w:rFonts w:ascii=".applesystemui" w:hAnsi=".applesystemui"/>
        </w:rPr>
        <w:t xml:space="preserve"> </w:t>
      </w:r>
      <w:r w:rsidR="00827B15">
        <w:rPr>
          <w:rFonts w:hint="eastAsia" w:ascii=".applesystemui" w:hAnsi=".applesystemui"/>
        </w:rPr>
        <w:t>E</w:t>
      </w:r>
      <w:r w:rsidRPr="00886DE3">
        <w:rPr>
          <w:rFonts w:ascii=".applesystemui" w:hAnsi=".applesystemui"/>
        </w:rPr>
        <w:t>xamples of "attack glasses" with colorful patterns on the frames that can fool a face recognition system into misidentifying the wearer.</w:t>
      </w:r>
    </w:p>
    <w:p w:rsidRPr="00886DE3" w:rsidR="008976E0" w:rsidRDefault="008976E0" w14:paraId="50280D0A" w14:textId="77777777">
      <w:pPr>
        <w:rPr>
          <w:rFonts w:ascii=".applesystemui" w:hAnsi=".applesystemui"/>
        </w:rPr>
      </w:pPr>
    </w:p>
    <w:sectPr w:rsidRPr="00886DE3" w:rsidR="008976E0">
      <w:pgSz w:w="11906" w:h="16838" w:orient="portrait"/>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Y" w:author="Yuqing Long" w:date="2025-08-18T14:00:00Z" w:id="0">
    <w:p w:rsidR="00EC4BCD" w:rsidP="00EC4BCD" w:rsidRDefault="00EC4BCD" w14:paraId="2999BE6E" w14:textId="77777777">
      <w:pPr>
        <w:pStyle w:val="af5"/>
      </w:pPr>
      <w:r>
        <w:rPr>
          <w:rStyle w:val="af4"/>
        </w:rPr>
        <w:annotationRef/>
      </w:r>
      <w:r>
        <w:t>This phrase should mean “the challenge that deep learning faces”. Is it ok to write like this?</w:t>
      </w:r>
    </w:p>
  </w:comment>
  <w:comment xmlns:w="http://schemas.openxmlformats.org/wordprocessingml/2006/main" w:initials="RJ" w:author="Rachel St. John" w:date="2025-08-22T14:58:47" w:id="233575199">
    <w:p xmlns:w14="http://schemas.microsoft.com/office/word/2010/wordml" xmlns:w="http://schemas.openxmlformats.org/wordprocessingml/2006/main" w:rsidR="67287D2B" w:rsidRDefault="6880AC2F" w14:paraId="2D0EBC00" w14:textId="6BC58CC9">
      <w:pPr>
        <w:pStyle w:val="CommentText"/>
      </w:pPr>
      <w:r>
        <w:rPr>
          <w:rStyle w:val="CommentReference"/>
        </w:rPr>
        <w:annotationRef/>
      </w:r>
      <w:r w:rsidRPr="65CA5C2F" w:rsidR="1AC35DA4">
        <w:t>Fixed</w:t>
      </w:r>
    </w:p>
  </w:comment>
</w:comments>
</file>

<file path=word/commentsExtended.xml><?xml version="1.0" encoding="utf-8"?>
<w15:commentsEx xmlns:mc="http://schemas.openxmlformats.org/markup-compatibility/2006" xmlns:w15="http://schemas.microsoft.com/office/word/2012/wordml" mc:Ignorable="w15">
  <w15:commentEx w15:done="0" w15:paraId="2999BE6E"/>
  <w15:commentEx w15:done="0" w15:paraId="2D0EBC00" w15:paraIdParent="2999BE6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E88E407" w16cex:dateUtc="2025-08-18T06:00:00Z"/>
  <w16cex:commentExtensible w16cex:durableId="5F0E9B2A" w16cex:dateUtc="2025-08-22T06:58:47.511Z"/>
</w16cex:commentsExtensible>
</file>

<file path=word/commentsIds.xml><?xml version="1.0" encoding="utf-8"?>
<w16cid:commentsIds xmlns:mc="http://schemas.openxmlformats.org/markup-compatibility/2006" xmlns:w16cid="http://schemas.microsoft.com/office/word/2016/wordml/cid" mc:Ignorable="w16cid">
  <w16cid:commentId w16cid:paraId="2999BE6E" w16cid:durableId="0E88E407"/>
  <w16cid:commentId w16cid:paraId="2D0EBC00" w16cid:durableId="5F0E9B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4538" w:rsidP="00884442" w:rsidRDefault="00BB4538" w14:paraId="366B64B8" w14:textId="77777777">
      <w:pPr>
        <w:spacing w:after="0" w:line="240" w:lineRule="auto"/>
      </w:pPr>
      <w:r>
        <w:separator/>
      </w:r>
    </w:p>
  </w:endnote>
  <w:endnote w:type="continuationSeparator" w:id="0">
    <w:p w:rsidR="00BB4538" w:rsidP="00884442" w:rsidRDefault="00BB4538" w14:paraId="13E1FAD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4538" w:rsidP="00884442" w:rsidRDefault="00BB4538" w14:paraId="3F951C70" w14:textId="77777777">
      <w:pPr>
        <w:spacing w:after="0" w:line="240" w:lineRule="auto"/>
      </w:pPr>
      <w:r>
        <w:separator/>
      </w:r>
    </w:p>
  </w:footnote>
  <w:footnote w:type="continuationSeparator" w:id="0">
    <w:p w:rsidR="00BB4538" w:rsidP="00884442" w:rsidRDefault="00BB4538" w14:paraId="3F6271B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61D3B"/>
    <w:multiLevelType w:val="multilevel"/>
    <w:tmpl w:val="13AAA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92C3A9F"/>
    <w:multiLevelType w:val="hybridMultilevel"/>
    <w:tmpl w:val="8408A580"/>
    <w:lvl w:ilvl="0" w:tplc="0C2E8302">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72040700">
    <w:abstractNumId w:val="0"/>
  </w:num>
  <w:num w:numId="2" w16cid:durableId="816721515">
    <w:abstractNumId w:val="1"/>
  </w:num>
</w:numbering>
</file>

<file path=word/people.xml><?xml version="1.0" encoding="utf-8"?>
<w15:people xmlns:mc="http://schemas.openxmlformats.org/markup-compatibility/2006" xmlns:w15="http://schemas.microsoft.com/office/word/2012/wordml" mc:Ignorable="w15">
  <w15:person w15:author="Yuqing Long">
    <w15:presenceInfo w15:providerId="AD" w15:userId="S::ylong@this.edu.cn::fc44fb41-d77a-4846-b3c2-27d250f72d52"/>
  </w15:person>
  <w15:person w15:author="Rachel St. John">
    <w15:presenceInfo w15:providerId="AD" w15:userId="S::rstjohn@this.edu.cn::f8181cbd-6e2e-4766-ae93-2f626af7fa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6E0"/>
    <w:rsid w:val="00106932"/>
    <w:rsid w:val="0023426E"/>
    <w:rsid w:val="00241A1F"/>
    <w:rsid w:val="002647FD"/>
    <w:rsid w:val="006B0B0E"/>
    <w:rsid w:val="006D6852"/>
    <w:rsid w:val="006E171B"/>
    <w:rsid w:val="0074571B"/>
    <w:rsid w:val="00786E63"/>
    <w:rsid w:val="00827B15"/>
    <w:rsid w:val="00884442"/>
    <w:rsid w:val="00886DE3"/>
    <w:rsid w:val="008976E0"/>
    <w:rsid w:val="009377D4"/>
    <w:rsid w:val="00AB4BF4"/>
    <w:rsid w:val="00B54017"/>
    <w:rsid w:val="00BB4538"/>
    <w:rsid w:val="00BE1E76"/>
    <w:rsid w:val="00CE6E03"/>
    <w:rsid w:val="00D144E6"/>
    <w:rsid w:val="00D2172C"/>
    <w:rsid w:val="00D76474"/>
    <w:rsid w:val="00E24510"/>
    <w:rsid w:val="00E54E00"/>
    <w:rsid w:val="00EC4BCD"/>
    <w:rsid w:val="00F30202"/>
    <w:rsid w:val="00F8763D"/>
    <w:rsid w:val="134C5B20"/>
    <w:rsid w:val="2D12BE49"/>
    <w:rsid w:val="45616D69"/>
    <w:rsid w:val="4D340337"/>
    <w:rsid w:val="6AF99521"/>
    <w:rsid w:val="71A064A4"/>
    <w:rsid w:val="786533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E64640C"/>
  <w15:chartTrackingRefBased/>
  <w15:docId w15:val="{CAF62F60-C29B-4166-8713-A19C81B2D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8976E0"/>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8976E0"/>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8976E0"/>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976E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76E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976E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76E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76E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976E0"/>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8976E0"/>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8976E0"/>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8976E0"/>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8976E0"/>
    <w:rPr>
      <w:rFonts w:cstheme="majorBidi"/>
      <w:color w:val="0F4761" w:themeColor="accent1" w:themeShade="BF"/>
      <w:sz w:val="28"/>
      <w:szCs w:val="28"/>
    </w:rPr>
  </w:style>
  <w:style w:type="character" w:styleId="50" w:customStyle="1">
    <w:name w:val="标题 5 字符"/>
    <w:basedOn w:val="a0"/>
    <w:link w:val="5"/>
    <w:uiPriority w:val="9"/>
    <w:semiHidden/>
    <w:rsid w:val="008976E0"/>
    <w:rPr>
      <w:rFonts w:cstheme="majorBidi"/>
      <w:color w:val="0F4761" w:themeColor="accent1" w:themeShade="BF"/>
      <w:sz w:val="24"/>
    </w:rPr>
  </w:style>
  <w:style w:type="character" w:styleId="60" w:customStyle="1">
    <w:name w:val="标题 6 字符"/>
    <w:basedOn w:val="a0"/>
    <w:link w:val="6"/>
    <w:uiPriority w:val="9"/>
    <w:semiHidden/>
    <w:rsid w:val="008976E0"/>
    <w:rPr>
      <w:rFonts w:cstheme="majorBidi"/>
      <w:b/>
      <w:bCs/>
      <w:color w:val="0F4761" w:themeColor="accent1" w:themeShade="BF"/>
    </w:rPr>
  </w:style>
  <w:style w:type="character" w:styleId="70" w:customStyle="1">
    <w:name w:val="标题 7 字符"/>
    <w:basedOn w:val="a0"/>
    <w:link w:val="7"/>
    <w:uiPriority w:val="9"/>
    <w:semiHidden/>
    <w:rsid w:val="008976E0"/>
    <w:rPr>
      <w:rFonts w:cstheme="majorBidi"/>
      <w:b/>
      <w:bCs/>
      <w:color w:val="595959" w:themeColor="text1" w:themeTint="A6"/>
    </w:rPr>
  </w:style>
  <w:style w:type="character" w:styleId="80" w:customStyle="1">
    <w:name w:val="标题 8 字符"/>
    <w:basedOn w:val="a0"/>
    <w:link w:val="8"/>
    <w:uiPriority w:val="9"/>
    <w:semiHidden/>
    <w:rsid w:val="008976E0"/>
    <w:rPr>
      <w:rFonts w:cstheme="majorBidi"/>
      <w:color w:val="595959" w:themeColor="text1" w:themeTint="A6"/>
    </w:rPr>
  </w:style>
  <w:style w:type="character" w:styleId="90" w:customStyle="1">
    <w:name w:val="标题 9 字符"/>
    <w:basedOn w:val="a0"/>
    <w:link w:val="9"/>
    <w:uiPriority w:val="9"/>
    <w:semiHidden/>
    <w:rsid w:val="008976E0"/>
    <w:rPr>
      <w:rFonts w:eastAsiaTheme="majorEastAsia" w:cstheme="majorBidi"/>
      <w:color w:val="595959" w:themeColor="text1" w:themeTint="A6"/>
    </w:rPr>
  </w:style>
  <w:style w:type="paragraph" w:styleId="a3">
    <w:name w:val="Title"/>
    <w:basedOn w:val="a"/>
    <w:next w:val="a"/>
    <w:link w:val="a4"/>
    <w:uiPriority w:val="10"/>
    <w:qFormat/>
    <w:rsid w:val="008976E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8976E0"/>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8976E0"/>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8976E0"/>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8976E0"/>
    <w:pPr>
      <w:spacing w:before="160"/>
      <w:jc w:val="center"/>
    </w:pPr>
    <w:rPr>
      <w:i/>
      <w:iCs/>
      <w:color w:val="404040" w:themeColor="text1" w:themeTint="BF"/>
    </w:rPr>
  </w:style>
  <w:style w:type="character" w:styleId="a8" w:customStyle="1">
    <w:name w:val="引用 字符"/>
    <w:basedOn w:val="a0"/>
    <w:link w:val="a7"/>
    <w:uiPriority w:val="29"/>
    <w:rsid w:val="008976E0"/>
    <w:rPr>
      <w:i/>
      <w:iCs/>
      <w:color w:val="404040" w:themeColor="text1" w:themeTint="BF"/>
    </w:rPr>
  </w:style>
  <w:style w:type="paragraph" w:styleId="a9">
    <w:name w:val="List Paragraph"/>
    <w:basedOn w:val="a"/>
    <w:uiPriority w:val="34"/>
    <w:qFormat/>
    <w:rsid w:val="008976E0"/>
    <w:pPr>
      <w:ind w:left="720"/>
      <w:contextualSpacing/>
    </w:pPr>
  </w:style>
  <w:style w:type="character" w:styleId="aa">
    <w:name w:val="Intense Emphasis"/>
    <w:basedOn w:val="a0"/>
    <w:uiPriority w:val="21"/>
    <w:qFormat/>
    <w:rsid w:val="008976E0"/>
    <w:rPr>
      <w:i/>
      <w:iCs/>
      <w:color w:val="0F4761" w:themeColor="accent1" w:themeShade="BF"/>
    </w:rPr>
  </w:style>
  <w:style w:type="paragraph" w:styleId="ab">
    <w:name w:val="Intense Quote"/>
    <w:basedOn w:val="a"/>
    <w:next w:val="a"/>
    <w:link w:val="ac"/>
    <w:uiPriority w:val="30"/>
    <w:qFormat/>
    <w:rsid w:val="008976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8976E0"/>
    <w:rPr>
      <w:i/>
      <w:iCs/>
      <w:color w:val="0F4761" w:themeColor="accent1" w:themeShade="BF"/>
    </w:rPr>
  </w:style>
  <w:style w:type="character" w:styleId="ad">
    <w:name w:val="Intense Reference"/>
    <w:basedOn w:val="a0"/>
    <w:uiPriority w:val="32"/>
    <w:qFormat/>
    <w:rsid w:val="008976E0"/>
    <w:rPr>
      <w:b/>
      <w:bCs/>
      <w:smallCaps/>
      <w:color w:val="0F4761" w:themeColor="accent1" w:themeShade="BF"/>
      <w:spacing w:val="5"/>
    </w:rPr>
  </w:style>
  <w:style w:type="paragraph" w:styleId="ae">
    <w:name w:val="header"/>
    <w:basedOn w:val="a"/>
    <w:link w:val="af"/>
    <w:uiPriority w:val="99"/>
    <w:unhideWhenUsed/>
    <w:rsid w:val="00884442"/>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884442"/>
    <w:rPr>
      <w:sz w:val="18"/>
      <w:szCs w:val="18"/>
    </w:rPr>
  </w:style>
  <w:style w:type="paragraph" w:styleId="af0">
    <w:name w:val="footer"/>
    <w:basedOn w:val="a"/>
    <w:link w:val="af1"/>
    <w:uiPriority w:val="99"/>
    <w:unhideWhenUsed/>
    <w:rsid w:val="00884442"/>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884442"/>
    <w:rPr>
      <w:sz w:val="18"/>
      <w:szCs w:val="18"/>
    </w:rPr>
  </w:style>
  <w:style w:type="character" w:styleId="af2">
    <w:name w:val="Hyperlink"/>
    <w:basedOn w:val="a0"/>
    <w:uiPriority w:val="99"/>
    <w:unhideWhenUsed/>
    <w:rsid w:val="006B0B0E"/>
    <w:rPr>
      <w:color w:val="467886" w:themeColor="hyperlink"/>
      <w:u w:val="single"/>
    </w:rPr>
  </w:style>
  <w:style w:type="character" w:styleId="af3">
    <w:name w:val="Unresolved Mention"/>
    <w:basedOn w:val="a0"/>
    <w:uiPriority w:val="99"/>
    <w:semiHidden/>
    <w:unhideWhenUsed/>
    <w:rsid w:val="006B0B0E"/>
    <w:rPr>
      <w:color w:val="605E5C"/>
      <w:shd w:val="clear" w:color="auto" w:fill="E1DFDD"/>
    </w:rPr>
  </w:style>
  <w:style w:type="character" w:styleId="af4">
    <w:name w:val="annotation reference"/>
    <w:basedOn w:val="a0"/>
    <w:uiPriority w:val="99"/>
    <w:semiHidden/>
    <w:unhideWhenUsed/>
    <w:rsid w:val="00EC4BCD"/>
    <w:rPr>
      <w:sz w:val="21"/>
      <w:szCs w:val="21"/>
    </w:rPr>
  </w:style>
  <w:style w:type="paragraph" w:styleId="af5">
    <w:name w:val="annotation text"/>
    <w:basedOn w:val="a"/>
    <w:link w:val="af6"/>
    <w:uiPriority w:val="99"/>
    <w:unhideWhenUsed/>
    <w:rsid w:val="00EC4BCD"/>
  </w:style>
  <w:style w:type="character" w:styleId="af6" w:customStyle="1">
    <w:name w:val="批注文字 字符"/>
    <w:basedOn w:val="a0"/>
    <w:link w:val="af5"/>
    <w:uiPriority w:val="99"/>
    <w:rsid w:val="00EC4BCD"/>
  </w:style>
  <w:style w:type="paragraph" w:styleId="af7">
    <w:name w:val="annotation subject"/>
    <w:basedOn w:val="af5"/>
    <w:next w:val="af5"/>
    <w:link w:val="af8"/>
    <w:uiPriority w:val="99"/>
    <w:semiHidden/>
    <w:unhideWhenUsed/>
    <w:rsid w:val="00EC4BCD"/>
    <w:rPr>
      <w:b/>
      <w:bCs/>
    </w:rPr>
  </w:style>
  <w:style w:type="character" w:styleId="af8" w:customStyle="1">
    <w:name w:val="批注主题 字符"/>
    <w:basedOn w:val="af6"/>
    <w:link w:val="af7"/>
    <w:uiPriority w:val="99"/>
    <w:semiHidden/>
    <w:rsid w:val="00EC4B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23</revision>
  <dcterms:created xsi:type="dcterms:W3CDTF">2025-08-15T09:58:00.0000000Z</dcterms:created>
  <dcterms:modified xsi:type="dcterms:W3CDTF">2025-08-22T07:10:13.3427839Z</dcterms:modified>
</coreProperties>
</file>