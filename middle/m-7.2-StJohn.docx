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B26A0" w:rsidR="00294A68" w:rsidP="00294A68" w:rsidRDefault="00294A68" w14:paraId="530C6AB3" w14:textId="77777777">
      <w:pPr>
        <w:rPr>
          <w:rFonts w:ascii=".applesystemui" w:hAnsi=".applesystemui"/>
          <w:b/>
          <w:bCs/>
        </w:rPr>
      </w:pPr>
      <w:r w:rsidRPr="00AB26A0">
        <w:rPr>
          <w:rFonts w:ascii=".applesystemui" w:hAnsi=".applesystemui"/>
          <w:b/>
          <w:bCs/>
        </w:rPr>
        <w:t>7.2 The Dawn of Artificial Neural Networks</w:t>
      </w:r>
    </w:p>
    <w:p w:rsidRPr="00AB26A0" w:rsidR="00294A68" w:rsidP="00294A68" w:rsidRDefault="00294A68" w14:paraId="1E664725" w14:textId="77777777">
      <w:pPr>
        <w:rPr>
          <w:rFonts w:ascii=".applesystemui" w:hAnsi=".applesystemui"/>
          <w:b/>
          <w:bCs/>
        </w:rPr>
      </w:pPr>
      <w:r w:rsidRPr="00AB26A0">
        <w:rPr>
          <w:rFonts w:ascii=".applesystemui" w:hAnsi=".applesystemui"/>
          <w:b/>
          <w:bCs/>
        </w:rPr>
        <w:t>1. Learning objectives</w:t>
      </w:r>
    </w:p>
    <w:p w:rsidRPr="00AB26A0" w:rsidR="00294A68" w:rsidP="00294A68" w:rsidRDefault="00294A68" w14:paraId="54C4226B" w14:textId="069A3862">
      <w:pPr>
        <w:rPr>
          <w:rFonts w:ascii=".applesystemui" w:hAnsi=".applesystemui"/>
        </w:rPr>
      </w:pPr>
      <w:r w:rsidRPr="00AB26A0">
        <w:rPr>
          <w:rFonts w:ascii=".applesystemui" w:hAnsi=".applesystemui"/>
        </w:rPr>
        <w:t xml:space="preserve">(1) Learn about the background and origins of </w:t>
      </w:r>
      <w:r w:rsidRPr="00AB26A0" w:rsidR="00FB1E38">
        <w:rPr>
          <w:rFonts w:ascii=".applesystemui" w:hAnsi=".applesystemui"/>
          <w:color w:val="EE0000"/>
        </w:rPr>
        <w:t>artificial neural networks</w:t>
      </w:r>
      <w:r w:rsidRPr="00AB26A0">
        <w:rPr>
          <w:rFonts w:ascii=".applesystemui" w:hAnsi=".applesystemui"/>
        </w:rPr>
        <w:t xml:space="preserve"> and the story of its two founders, Warren McCulloch and Walter Pitts.</w:t>
      </w:r>
    </w:p>
    <w:p w:rsidRPr="00AB26A0" w:rsidR="00294A68" w:rsidP="00294A68" w:rsidRDefault="00294A68" w14:paraId="036943C2" w14:textId="36BEC225">
      <w:pPr>
        <w:rPr>
          <w:rFonts w:ascii=".applesystemui" w:hAnsi=".applesystemui"/>
        </w:rPr>
      </w:pPr>
      <w:r w:rsidRPr="00AB26A0">
        <w:rPr>
          <w:rFonts w:ascii=".applesystemui" w:hAnsi=".applesystemui"/>
        </w:rPr>
        <w:t xml:space="preserve">(2) Understand the working principles, historical significance, and limitations of the </w:t>
      </w:r>
      <w:r w:rsidRPr="00AB26A0" w:rsidR="00FB1E38">
        <w:rPr>
          <w:rFonts w:ascii=".applesystemui" w:hAnsi=".applesystemui"/>
          <w:color w:val="EE0000"/>
        </w:rPr>
        <w:t>M-P neuron model</w:t>
      </w:r>
      <w:r w:rsidRPr="00AB26A0">
        <w:rPr>
          <w:rFonts w:ascii=".applesystemui" w:hAnsi=".applesystemui"/>
        </w:rPr>
        <w:t>.</w:t>
      </w:r>
    </w:p>
    <w:p w:rsidR="00272F16" w:rsidP="00294A68" w:rsidRDefault="00272F16" w14:paraId="1DFDF61D" w14:textId="77777777">
      <w:pPr>
        <w:rPr>
          <w:rFonts w:ascii=".applesystemui" w:hAnsi=".applesystemui"/>
          <w:b/>
          <w:bCs/>
        </w:rPr>
      </w:pPr>
    </w:p>
    <w:p w:rsidRPr="00AB26A0" w:rsidR="00294A68" w:rsidP="00294A68" w:rsidRDefault="00294A68" w14:paraId="0CEC7780" w14:textId="3D1306F0">
      <w:pPr>
        <w:rPr>
          <w:rFonts w:ascii=".applesystemui" w:hAnsi=".applesystemui"/>
        </w:rPr>
      </w:pPr>
      <w:r w:rsidRPr="00AB26A0">
        <w:rPr>
          <w:rFonts w:ascii=".applesystemui" w:hAnsi=".applesystemui"/>
        </w:rPr>
        <w:t xml:space="preserve">In the last section, we discussed the human nervous system and witnessed the brain's amazing intelligence. This intelligence has inspired many scientists to wonder: could we possibly borrow from the workings of the human brain and use computation to replicate its functions? If we could replicate the brain's functions, could we then create machines that possess human-like intelligence? The earliest explorations came from two American physiologists: Warren McCulloch and Walter Pitts. They viewed the human thought process as a process of logical calculation and used a threshold network to perform this calculation. The model proposed by these two scientists was named after the first letters of their last names, called the </w:t>
      </w:r>
      <w:r w:rsidRPr="00AB26A0" w:rsidR="00FB1E38">
        <w:rPr>
          <w:rFonts w:ascii=".applesystemui" w:hAnsi=".applesystemui"/>
          <w:color w:val="EE0000"/>
        </w:rPr>
        <w:t>M-P neuron model</w:t>
      </w:r>
      <w:r w:rsidRPr="00AB26A0">
        <w:rPr>
          <w:rFonts w:ascii=".applesystemui" w:hAnsi=".applesystemui"/>
        </w:rPr>
        <w:t xml:space="preserve">. The M-P model kickstarted the journey of </w:t>
      </w:r>
      <w:r w:rsidRPr="00AB26A0" w:rsidR="00FB1E38">
        <w:rPr>
          <w:rFonts w:ascii=".applesystemui" w:hAnsi=".applesystemui"/>
          <w:color w:val="EE0000"/>
        </w:rPr>
        <w:t>artificial neural network</w:t>
      </w:r>
      <w:r w:rsidRPr="00AB26A0">
        <w:rPr>
          <w:rFonts w:ascii=".applesystemui" w:hAnsi=".applesystemui"/>
        </w:rPr>
        <w:t xml:space="preserve"> development, and many breakthroughs in the field of artificial intelligence have benefited from its creation.</w:t>
      </w:r>
    </w:p>
    <w:p w:rsidR="00272F16" w:rsidP="00294A68" w:rsidRDefault="00272F16" w14:paraId="0E07BB62" w14:textId="77777777">
      <w:pPr>
        <w:rPr>
          <w:rFonts w:ascii=".applesystemui" w:hAnsi=".applesystemui"/>
          <w:b/>
          <w:bCs/>
        </w:rPr>
      </w:pPr>
    </w:p>
    <w:p w:rsidRPr="00272F16" w:rsidR="00294A68" w:rsidP="00272F16" w:rsidRDefault="00294A68" w14:paraId="66B10E4A" w14:textId="54D44D8C">
      <w:pPr>
        <w:pStyle w:val="a9"/>
        <w:numPr>
          <w:ilvl w:val="0"/>
          <w:numId w:val="2"/>
        </w:numPr>
        <w:rPr>
          <w:rFonts w:ascii=".applesystemui" w:hAnsi=".applesystemui"/>
        </w:rPr>
      </w:pPr>
      <w:r w:rsidRPr="00272F16">
        <w:rPr>
          <w:rFonts w:ascii=".applesystemui" w:hAnsi=".applesystemui"/>
          <w:b/>
          <w:bCs/>
        </w:rPr>
        <w:t>Historical Background</w:t>
      </w:r>
    </w:p>
    <w:p w:rsidRPr="00AB26A0" w:rsidR="00294A68" w:rsidP="00294A68" w:rsidRDefault="00294A68" w14:paraId="317E0DD7" w14:textId="13734EA7">
      <w:pPr>
        <w:rPr>
          <w:rFonts w:ascii=".applesystemui" w:hAnsi=".applesystemui"/>
        </w:rPr>
      </w:pPr>
      <w:r w:rsidRPr="00AB26A0">
        <w:rPr>
          <w:rFonts w:ascii=".applesystemui" w:hAnsi=".applesystemui"/>
        </w:rPr>
        <w:t xml:space="preserve">In the first half of the 20th century, mathematics, logic, physiology, and computer science were all developing rapidly, and our understanding of the human nervous system was constantly deepening. Through numerous experiments and studies, scientists gradually uncovered how neurons connect and how they transmit information. They discovered that neurons connect through </w:t>
      </w:r>
      <w:r w:rsidRPr="00AB26A0" w:rsidR="00FB1E38">
        <w:rPr>
          <w:rFonts w:ascii=".applesystemui" w:hAnsi=".applesystemui"/>
          <w:color w:val="EE0000"/>
        </w:rPr>
        <w:t>synapses</w:t>
      </w:r>
      <w:r w:rsidRPr="00AB26A0">
        <w:rPr>
          <w:rFonts w:ascii=".applesystemui" w:hAnsi=".applesystemui"/>
        </w:rPr>
        <w:t>, and the strength of these connections can change. Different connection patterns result in different functions. These discoveries provided an important biological foundation for simulating the brain's functions.</w:t>
      </w:r>
    </w:p>
    <w:p w:rsidRPr="00AB26A0" w:rsidR="00294A68" w:rsidP="00294A68" w:rsidRDefault="00294A68" w14:paraId="4BE5CC98" w14:textId="3BF1F396">
      <w:pPr>
        <w:rPr>
          <w:rFonts w:ascii=".applesystemui" w:hAnsi=".applesystemui"/>
        </w:rPr>
      </w:pPr>
      <w:r w:rsidRPr="00AB26A0">
        <w:rPr>
          <w:rFonts w:ascii=".applesystemui" w:hAnsi=".applesystemui"/>
        </w:rPr>
        <w:t xml:space="preserve">At the same time, major advancements in mathematics and computer science made it possible to simulate the brain's functions. The development of mathematical logic provided tools to describe the human thought process. With the </w:t>
      </w:r>
      <w:r w:rsidRPr="00AB26A0" w:rsidR="00FB1E38">
        <w:rPr>
          <w:rFonts w:ascii=".applesystemui" w:hAnsi=".applesystemui"/>
          <w:color w:val="EE0000"/>
        </w:rPr>
        <w:t>Turing machine</w:t>
      </w:r>
      <w:r w:rsidRPr="00AB26A0">
        <w:rPr>
          <w:rFonts w:ascii=".applesystemui" w:hAnsi=".applesystemui"/>
        </w:rPr>
        <w:t xml:space="preserve"> as a prime example, mathematicians established computability theory, laying the groundwork for the birth of the general-purpose computer. This also </w:t>
      </w:r>
      <w:r w:rsidRPr="00AB26A0" w:rsidR="0076153D">
        <w:rPr>
          <w:rFonts w:ascii=".applesystemui" w:hAnsi=".applesystemui"/>
          <w:color w:val="7030A0"/>
        </w:rPr>
        <w:t>made the 'computational thinking' approach a real possibility</w:t>
      </w:r>
      <w:r w:rsidRPr="00AB26A0">
        <w:rPr>
          <w:rFonts w:ascii=".applesystemui" w:hAnsi=".applesystemui"/>
        </w:rPr>
        <w:t xml:space="preserve">. The convergence of these disciplines set the stage for the birth of </w:t>
      </w:r>
      <w:r w:rsidRPr="00AB26A0" w:rsidR="00FB1E38">
        <w:rPr>
          <w:rFonts w:ascii=".applesystemui" w:hAnsi=".applesystemui"/>
          <w:color w:val="EE0000"/>
        </w:rPr>
        <w:t>artificial neural networks</w:t>
      </w:r>
      <w:r w:rsidRPr="00AB26A0">
        <w:rPr>
          <w:rFonts w:ascii=".applesystemui" w:hAnsi=".applesystemui"/>
        </w:rPr>
        <w:t>.</w:t>
      </w:r>
    </w:p>
    <w:p w:rsidRPr="00EC2966" w:rsidR="00294A68" w:rsidP="00EC2966" w:rsidRDefault="00294A68" w14:paraId="49E6B4BE" w14:textId="7E834B82">
      <w:pPr>
        <w:pStyle w:val="a9"/>
        <w:numPr>
          <w:ilvl w:val="0"/>
          <w:numId w:val="2"/>
        </w:numPr>
        <w:rPr>
          <w:rFonts w:ascii=".applesystemui" w:hAnsi=".applesystemui"/>
        </w:rPr>
      </w:pPr>
      <w:r w:rsidRPr="00EC2966">
        <w:rPr>
          <w:rFonts w:ascii=".applesystemui" w:hAnsi=".applesystemui"/>
          <w:b/>
          <w:bCs/>
        </w:rPr>
        <w:lastRenderedPageBreak/>
        <w:t>The Geniuses</w:t>
      </w:r>
    </w:p>
    <w:p w:rsidRPr="00AB26A0" w:rsidR="00294A68" w:rsidP="00294A68" w:rsidRDefault="00294A68" w14:paraId="32B0A87A" w14:textId="42364550">
      <w:pPr>
        <w:rPr>
          <w:rFonts w:ascii=".applesystemui" w:hAnsi=".applesystemui"/>
        </w:rPr>
      </w:pPr>
      <w:r w:rsidRPr="00AB26A0">
        <w:rPr>
          <w:rFonts w:ascii=".applesystemui" w:hAnsi=".applesystemui"/>
        </w:rPr>
        <w:t>Against this historical backdrop, two scientists, Warren McCulloch and Walter Pitts</w:t>
      </w:r>
      <w:r w:rsidR="00EC2966">
        <w:rPr>
          <w:rFonts w:hint="eastAsia" w:ascii=".applesystemui" w:hAnsi=".applesystemui"/>
        </w:rPr>
        <w:t xml:space="preserve"> (Figure 7-6)</w:t>
      </w:r>
      <w:r w:rsidRPr="00AB26A0">
        <w:rPr>
          <w:rFonts w:ascii=".applesystemui" w:hAnsi=".applesystemui"/>
        </w:rPr>
        <w:t>, began to explore how to use a computational model to simulate the workings of the human nervous system.</w:t>
      </w:r>
    </w:p>
    <w:p w:rsidRPr="00AB26A0" w:rsidR="00294A68" w:rsidP="00294A68" w:rsidRDefault="00294A68" w14:paraId="3E3C26CA" w14:textId="77777777">
      <w:pPr>
        <w:rPr>
          <w:rFonts w:ascii=".applesystemui" w:hAnsi=".applesystemui"/>
        </w:rPr>
      </w:pPr>
      <w:r w:rsidRPr="00AB26A0">
        <w:rPr>
          <w:rFonts w:ascii=".applesystemui" w:hAnsi=".applesystemui"/>
        </w:rPr>
        <w:t>McCulloch was born in New Jersey, USA, in 1898. He was a neurophysiologist and cyberneticist. McCulloch graduated from Yale University with a Bachelor of Arts in 1921 and earned his doctorate from Columbia University's medical school in New York in 1927. Afterward, he worked for many years in Yale's neurophysiology lab. In 1941, McCulloch moved to Chicago and joined the University of Illinois at Chicago, where he met the most important partner of his life, a 19-year-old Walter Pitts.</w:t>
      </w:r>
    </w:p>
    <w:p w:rsidRPr="00AB26A0" w:rsidR="00294A68" w:rsidP="00294A68" w:rsidRDefault="00294A68" w14:paraId="24A8DE63" w14:textId="77777777">
      <w:pPr>
        <w:rPr>
          <w:rFonts w:ascii=".applesystemui" w:hAnsi=".applesystemui"/>
        </w:rPr>
      </w:pPr>
      <w:r w:rsidRPr="00AB26A0">
        <w:rPr>
          <w:rFonts w:ascii=".applesystemui" w:hAnsi=".applesystemui"/>
        </w:rPr>
        <w:t xml:space="preserve">Pitts was born in 1923 in a poor neighborhood in Detroit. His father, a boilermaker, wanted his son to drop out of school and find a job to support the family as soon as possible. However, the young Pitts did not follow his father's plan. He had a natural thirst for knowledge and often hid in the library to read books in Greek, Latin, and Sanskrit. He also had a special love for mathematics and logic. It is said that at the age of 12, he read Bertrand Russell's </w:t>
      </w:r>
      <w:r w:rsidRPr="00AB26A0">
        <w:rPr>
          <w:rFonts w:ascii=".applesystemui" w:hAnsi=".applesystemui"/>
          <w:i/>
          <w:iCs/>
        </w:rPr>
        <w:t>Principia Mathematica</w:t>
      </w:r>
      <w:r w:rsidRPr="00AB26A0">
        <w:rPr>
          <w:rFonts w:ascii=".applesystemui" w:hAnsi=".applesystemui"/>
        </w:rPr>
        <w:t>, found errors in it, and wrote a letter to Russell to point them out. Although Russell was already famous, he warmly encouraged this curious young man.</w:t>
      </w:r>
    </w:p>
    <w:p w:rsidRPr="00AB26A0" w:rsidR="00294A68" w:rsidP="00294A68" w:rsidRDefault="00294A68" w14:paraId="7D684EFB" w14:textId="09C25C4B">
      <w:pPr>
        <w:rPr>
          <w:rFonts w:ascii=".applesystemui" w:hAnsi=".applesystemui"/>
        </w:rPr>
      </w:pPr>
      <w:r w:rsidRPr="12566824" w:rsidR="00294A68">
        <w:rPr>
          <w:rFonts w:ascii=".applesystemui" w:hAnsi=".applesystemui"/>
        </w:rPr>
        <w:t>At 15, Pitts audited Russell's course at the University of Chicago, where Russell was a visiting scholar. Russell suggested that Pitts should study logic with the logician Rudolf Carnap</w:t>
      </w:r>
      <w:r w:rsidRPr="12566824" w:rsidR="006D031A">
        <w:rPr>
          <w:rFonts w:ascii=".applesystemui" w:hAnsi=".applesystemui"/>
        </w:rPr>
        <w:t xml:space="preserve"> (Figure 7-7)</w:t>
      </w:r>
      <w:r w:rsidRPr="12566824" w:rsidR="00294A68">
        <w:rPr>
          <w:rFonts w:ascii=".applesystemui" w:hAnsi=".applesystemui"/>
        </w:rPr>
        <w:t xml:space="preserve">. Carnap accepted the young man and let him study with him. During his time at the University of Chicago, </w:t>
      </w:r>
      <w:del w:author="Rachel St. John" w:date="2025-08-22T03:56:49.089Z" w:id="643215217">
        <w:r w:rsidRPr="12566824" w:rsidDel="00294A68">
          <w:rPr>
            <w:rFonts w:ascii=".applesystemui" w:hAnsi=".applesystemui"/>
          </w:rPr>
          <w:delText xml:space="preserve">the young </w:delText>
        </w:r>
      </w:del>
      <w:r w:rsidRPr="12566824" w:rsidR="00294A68">
        <w:rPr>
          <w:rFonts w:ascii=".applesystemui" w:hAnsi=".applesystemui"/>
        </w:rPr>
        <w:t xml:space="preserve">Pitts eagerly absorbed all kinds of knowledge, including </w:t>
      </w:r>
      <w:r w:rsidRPr="12566824" w:rsidR="00294A68">
        <w:rPr>
          <w:rFonts w:ascii=".applesystemui" w:hAnsi=".applesystemui"/>
        </w:rPr>
        <w:t>Carnap's</w:t>
      </w:r>
      <w:r w:rsidRPr="12566824" w:rsidR="00294A68">
        <w:rPr>
          <w:rFonts w:ascii=".applesystemui" w:hAnsi=".applesystemui"/>
        </w:rPr>
        <w:t xml:space="preserve"> abstract logic and Nicolas </w:t>
      </w:r>
      <w:r w:rsidRPr="12566824" w:rsidR="00294A68">
        <w:rPr>
          <w:rFonts w:ascii=".applesystemui" w:hAnsi=".applesystemui"/>
        </w:rPr>
        <w:t>Rashevsky's</w:t>
      </w:r>
      <w:r w:rsidRPr="12566824" w:rsidR="00294A68">
        <w:rPr>
          <w:rFonts w:ascii=".applesystemui" w:hAnsi=".applesystemui"/>
        </w:rPr>
        <w:t xml:space="preserve"> theoretical biology.</w:t>
      </w:r>
    </w:p>
    <w:p w:rsidRPr="00AB26A0" w:rsidR="00294A68" w:rsidP="00294A68" w:rsidRDefault="00294A68" w14:paraId="25AAFD47" w14:textId="77777777">
      <w:pPr>
        <w:rPr>
          <w:rFonts w:ascii=".applesystemui" w:hAnsi=".applesystemui"/>
        </w:rPr>
      </w:pPr>
      <w:r w:rsidRPr="00AB26A0">
        <w:rPr>
          <w:rFonts w:ascii=".applesystemui" w:hAnsi=".applesystemui"/>
        </w:rPr>
        <w:t>In early 1942, a friend introduced Pitts to Warren McCulloch, who was working at the University of Illinois at Chicago. McCulloch greatly admired the young man and invited him to collaborate on research about the workings of the human brain, even letting him live in his home. It was in this environment that they began their research on simulating the human nervous system.</w:t>
      </w:r>
    </w:p>
    <w:p w:rsidR="00CC1197" w:rsidP="00294A68" w:rsidRDefault="00CC1197" w14:paraId="7942F212" w14:textId="77777777">
      <w:pPr>
        <w:rPr>
          <w:rFonts w:ascii=".applesystemui" w:hAnsi=".applesystemui"/>
          <w:b/>
          <w:bCs/>
        </w:rPr>
      </w:pPr>
    </w:p>
    <w:p w:rsidRPr="00CC1197" w:rsidR="00294A68" w:rsidP="00CC1197" w:rsidRDefault="00294A68" w14:paraId="2BC35DA4" w14:textId="7B8704FB">
      <w:pPr>
        <w:pStyle w:val="a9"/>
        <w:numPr>
          <w:ilvl w:val="0"/>
          <w:numId w:val="2"/>
        </w:numPr>
        <w:rPr>
          <w:rFonts w:ascii=".applesystemui" w:hAnsi=".applesystemui"/>
        </w:rPr>
      </w:pPr>
      <w:r w:rsidRPr="00CC1197">
        <w:rPr>
          <w:rFonts w:ascii=".applesystemui" w:hAnsi=".applesystemui"/>
          <w:b/>
          <w:bCs/>
        </w:rPr>
        <w:t xml:space="preserve">The </w:t>
      </w:r>
      <w:r w:rsidRPr="00974608">
        <w:rPr>
          <w:rFonts w:ascii=".applesystemui" w:hAnsi=".applesystemui"/>
          <w:b/>
          <w:bCs/>
          <w:color w:val="EE0000"/>
        </w:rPr>
        <w:t>M-P Neuron Model</w:t>
      </w:r>
    </w:p>
    <w:p w:rsidRPr="00AB26A0" w:rsidR="00294A68" w:rsidP="00294A68" w:rsidRDefault="00294A68" w14:paraId="00EC360C" w14:textId="77777777">
      <w:pPr>
        <w:rPr>
          <w:rFonts w:ascii=".applesystemui" w:hAnsi=".applesystemui"/>
        </w:rPr>
      </w:pPr>
      <w:r w:rsidRPr="00AB26A0">
        <w:rPr>
          <w:rFonts w:ascii=".applesystemui" w:hAnsi=".applesystemui"/>
        </w:rPr>
        <w:t>Long before, the great mathematician Leibniz had imagined that the human mind could be seen as a universal computing machine, and our thought process was the computation process of this machine. So, how could this computation process be described?</w:t>
      </w:r>
    </w:p>
    <w:p w:rsidRPr="00AB26A0" w:rsidR="00294A68" w:rsidP="00294A68" w:rsidRDefault="00294A68" w14:paraId="00E21932" w14:textId="292A6B47">
      <w:pPr>
        <w:rPr>
          <w:rFonts w:ascii=".applesystemui" w:hAnsi=".applesystemui"/>
        </w:rPr>
      </w:pPr>
      <w:r w:rsidRPr="12566824" w:rsidR="00294A68">
        <w:rPr>
          <w:rFonts w:ascii=".applesystemui" w:hAnsi=".applesystemui"/>
        </w:rPr>
        <w:t xml:space="preserve">At that time, </w:t>
      </w:r>
      <w:r w:rsidRPr="12566824" w:rsidR="00294A68">
        <w:rPr>
          <w:rFonts w:ascii=".applesystemui" w:hAnsi=".applesystemui"/>
        </w:rPr>
        <w:t>neurophysiology</w:t>
      </w:r>
      <w:r w:rsidRPr="12566824" w:rsidR="00294A68">
        <w:rPr>
          <w:rFonts w:ascii=".applesystemui" w:hAnsi=".applesystemui"/>
        </w:rPr>
        <w:t xml:space="preserve"> research had a preliminary understanding of the physiological properties of neurons and the mechanisms of synaptic transmission. It was already known that neurons </w:t>
      </w:r>
      <w:r w:rsidRPr="12566824" w:rsidR="00294A68">
        <w:rPr>
          <w:rFonts w:ascii=".applesystemui" w:hAnsi=".applesystemui"/>
        </w:rPr>
        <w:t>transmit</w:t>
      </w:r>
      <w:r w:rsidRPr="12566824" w:rsidR="00294A68">
        <w:rPr>
          <w:rFonts w:ascii=".applesystemui" w:hAnsi=".applesystemui"/>
        </w:rPr>
        <w:t xml:space="preserve"> information through electrical signals. When a neuron receives a stimulus of sufficient intensity, it generates an action potential, passing the information to adjacent neurons. They also learned that the strength of </w:t>
      </w:r>
      <w:r w:rsidRPr="12566824" w:rsidR="00FB1E38">
        <w:rPr>
          <w:rFonts w:ascii=".applesystemui" w:hAnsi=".applesystemui"/>
          <w:color w:val="EE0000"/>
        </w:rPr>
        <w:t>synapses</w:t>
      </w:r>
      <w:r w:rsidRPr="12566824" w:rsidR="00294A68">
        <w:rPr>
          <w:rFonts w:ascii=".applesystemui" w:hAnsi=".applesystemui"/>
        </w:rPr>
        <w:t xml:space="preserve"> could change, and this change had a major impact on information transmission between neurons. So, </w:t>
      </w:r>
      <w:del w:author="Rachel St. John" w:date="2025-08-22T03:58:00.156Z" w:id="1351908772">
        <w:r w:rsidRPr="12566824" w:rsidDel="00294A68">
          <w:rPr>
            <w:rFonts w:ascii=".applesystemui" w:hAnsi=".applesystemui"/>
          </w:rPr>
          <w:delText xml:space="preserve">was </w:delText>
        </w:r>
      </w:del>
      <w:ins w:author="Rachel St. John" w:date="2025-08-22T03:58:01.833Z" w:id="2056140279">
        <w:r w:rsidRPr="12566824" w:rsidR="598526AC">
          <w:rPr>
            <w:rFonts w:ascii=".applesystemui" w:hAnsi=".applesystemui"/>
          </w:rPr>
          <w:t xml:space="preserve">could </w:t>
        </w:r>
      </w:ins>
      <w:r w:rsidRPr="12566824" w:rsidR="00294A68">
        <w:rPr>
          <w:rFonts w:ascii=".applesystemui" w:hAnsi=".applesystemui"/>
        </w:rPr>
        <w:t>this information transmission mechanism</w:t>
      </w:r>
      <w:ins w:author="Rachel St. John" w:date="2025-08-22T03:58:06.112Z" w:id="1105805209">
        <w:r w:rsidRPr="12566824" w:rsidR="6D84BEE0">
          <w:rPr>
            <w:rFonts w:ascii=".applesystemui" w:hAnsi=".applesystemui"/>
          </w:rPr>
          <w:t xml:space="preserve"> be</w:t>
        </w:r>
      </w:ins>
      <w:r w:rsidRPr="12566824" w:rsidR="00294A68">
        <w:rPr>
          <w:rFonts w:ascii=".applesystemui" w:hAnsi=".applesystemui"/>
        </w:rPr>
        <w:t xml:space="preserve"> </w:t>
      </w:r>
      <w:r w:rsidRPr="12566824" w:rsidR="00294A68">
        <w:rPr>
          <w:rFonts w:ascii=".applesystemui" w:hAnsi=".applesystemui"/>
        </w:rPr>
        <w:t>the</w:t>
      </w:r>
      <w:r w:rsidRPr="12566824" w:rsidR="00294A68">
        <w:rPr>
          <w:rFonts w:ascii=".applesystemui" w:hAnsi=".applesystemui"/>
        </w:rPr>
        <w:t xml:space="preserve"> method of computation for a universal computing machine? If so, how did such a mechanism achieve universal computation?</w:t>
      </w:r>
    </w:p>
    <w:p w:rsidRPr="00AB26A0" w:rsidR="00294A68" w:rsidP="00294A68" w:rsidRDefault="00294A68" w14:paraId="7CED346E" w14:textId="145A2824">
      <w:pPr>
        <w:rPr>
          <w:rFonts w:ascii=".applesystemui" w:hAnsi=".applesystemui"/>
        </w:rPr>
      </w:pPr>
      <w:r w:rsidRPr="00AB26A0">
        <w:rPr>
          <w:rFonts w:ascii=".applesystemui" w:hAnsi=".applesystemui"/>
        </w:rPr>
        <w:t xml:space="preserve">Based on these understandings, McCulloch and Pitts decided to build a mathematical model of a </w:t>
      </w:r>
      <w:r w:rsidRPr="00AB26A0" w:rsidR="00FB1E38">
        <w:rPr>
          <w:rFonts w:ascii=".applesystemui" w:hAnsi=".applesystemui"/>
          <w:color w:val="EE0000"/>
        </w:rPr>
        <w:t>neuron</w:t>
      </w:r>
      <w:r w:rsidR="00047BA5">
        <w:rPr>
          <w:rFonts w:hint="eastAsia" w:ascii=".applesystemui" w:hAnsi=".applesystemui"/>
          <w:color w:val="EE0000"/>
        </w:rPr>
        <w:t xml:space="preserve"> </w:t>
      </w:r>
      <w:r w:rsidRPr="00047BA5" w:rsidR="00047BA5">
        <w:rPr>
          <w:rFonts w:hint="eastAsia" w:ascii=".applesystemui" w:hAnsi=".applesystemui"/>
        </w:rPr>
        <w:t>(Figure 7-8)</w:t>
      </w:r>
      <w:r w:rsidRPr="00AB26A0">
        <w:rPr>
          <w:rFonts w:ascii=".applesystemui" w:hAnsi=".applesystemui"/>
        </w:rPr>
        <w:t xml:space="preserve">. They borrowed the concept of a logic unit, treating a </w:t>
      </w:r>
      <w:r w:rsidRPr="00AB26A0" w:rsidR="00FB1E38">
        <w:rPr>
          <w:rFonts w:ascii=".applesystemui" w:hAnsi=".applesystemui"/>
          <w:color w:val="EE0000"/>
        </w:rPr>
        <w:t>neuron</w:t>
      </w:r>
      <w:r w:rsidRPr="00AB26A0">
        <w:rPr>
          <w:rFonts w:ascii=".applesystemui" w:hAnsi=".applesystemui"/>
        </w:rPr>
        <w:t xml:space="preserve"> as a logic unit with inputs and outputs. A </w:t>
      </w:r>
      <w:r w:rsidRPr="00AB26A0" w:rsidR="00FB1E38">
        <w:rPr>
          <w:rFonts w:ascii=".applesystemui" w:hAnsi=".applesystemui"/>
          <w:color w:val="EE0000"/>
        </w:rPr>
        <w:t>neuron</w:t>
      </w:r>
      <w:r w:rsidRPr="00AB26A0">
        <w:rPr>
          <w:rFonts w:ascii=".applesystemui" w:hAnsi=".applesystemui"/>
        </w:rPr>
        <w:t xml:space="preserve"> has multiple inputs, each corresponding to a </w:t>
      </w:r>
      <w:r w:rsidRPr="00AB26A0" w:rsidR="00FB1E38">
        <w:rPr>
          <w:rFonts w:ascii=".applesystemui" w:hAnsi=".applesystemui"/>
          <w:color w:val="EE0000"/>
        </w:rPr>
        <w:t>synapse</w:t>
      </w:r>
      <w:r w:rsidRPr="00AB26A0">
        <w:rPr>
          <w:rFonts w:ascii=".applesystemui" w:hAnsi=".applesystemui"/>
        </w:rPr>
        <w:t xml:space="preserve">, and the strength of the </w:t>
      </w:r>
      <w:r w:rsidRPr="00AB26A0" w:rsidR="00FB1E38">
        <w:rPr>
          <w:rFonts w:ascii=".applesystemui" w:hAnsi=".applesystemui"/>
          <w:color w:val="EE0000"/>
        </w:rPr>
        <w:t>synapse</w:t>
      </w:r>
      <w:r w:rsidRPr="00AB26A0">
        <w:rPr>
          <w:rFonts w:ascii=".applesystemui" w:hAnsi=".applesystemui"/>
        </w:rPr>
        <w:t xml:space="preserve"> is represented by a </w:t>
      </w:r>
      <w:r w:rsidRPr="00AB26A0" w:rsidR="00FB1E38">
        <w:rPr>
          <w:rFonts w:ascii=".applesystemui" w:hAnsi=".applesystemui"/>
          <w:color w:val="EE0000"/>
        </w:rPr>
        <w:t>weight</w:t>
      </w:r>
      <w:r w:rsidRPr="00AB26A0">
        <w:rPr>
          <w:rFonts w:ascii=".applesystemui" w:hAnsi=".applesystemui"/>
        </w:rPr>
        <w:t xml:space="preserve">. The </w:t>
      </w:r>
      <w:r w:rsidRPr="00AB26A0" w:rsidR="00FB1E38">
        <w:rPr>
          <w:rFonts w:ascii=".applesystemui" w:hAnsi=".applesystemui"/>
          <w:color w:val="EE0000"/>
        </w:rPr>
        <w:t>neuron's</w:t>
      </w:r>
      <w:r w:rsidRPr="00AB26A0">
        <w:rPr>
          <w:rFonts w:ascii=".applesystemui" w:hAnsi=".applesystemui"/>
        </w:rPr>
        <w:t xml:space="preserve"> output depends on whether the sum of </w:t>
      </w:r>
      <w:proofErr w:type="gramStart"/>
      <w:r w:rsidRPr="00AB26A0">
        <w:rPr>
          <w:rFonts w:ascii=".applesystemui" w:hAnsi=".applesystemui"/>
        </w:rPr>
        <w:t>the input</w:t>
      </w:r>
      <w:proofErr w:type="gramEnd"/>
      <w:r w:rsidRPr="00AB26A0">
        <w:rPr>
          <w:rFonts w:ascii=".applesystemui" w:hAnsi=".applesystemui"/>
        </w:rPr>
        <w:t xml:space="preserve"> signals can exceed a specific </w:t>
      </w:r>
      <w:r w:rsidRPr="00AB26A0" w:rsidR="00FB1E38">
        <w:rPr>
          <w:rFonts w:ascii=".applesystemui" w:hAnsi=".applesystemui"/>
          <w:color w:val="EE0000"/>
        </w:rPr>
        <w:t>threshold</w:t>
      </w:r>
      <w:r w:rsidRPr="00AB26A0">
        <w:rPr>
          <w:rFonts w:ascii=".applesystemui" w:hAnsi=".applesystemui"/>
        </w:rPr>
        <w:t xml:space="preserve">. If the sum of the input signals is greater than this </w:t>
      </w:r>
      <w:r w:rsidRPr="00AB26A0" w:rsidR="00FB1E38">
        <w:rPr>
          <w:rFonts w:ascii=".applesystemui" w:hAnsi=".applesystemui"/>
          <w:color w:val="EE0000"/>
        </w:rPr>
        <w:t>threshold</w:t>
      </w:r>
      <w:r w:rsidRPr="00AB26A0">
        <w:rPr>
          <w:rFonts w:ascii=".applesystemui" w:hAnsi=".applesystemui"/>
        </w:rPr>
        <w:t xml:space="preserve">, the </w:t>
      </w:r>
      <w:r w:rsidRPr="00AB26A0" w:rsidR="00FB1E38">
        <w:rPr>
          <w:rFonts w:ascii=".applesystemui" w:hAnsi=".applesystemui"/>
          <w:color w:val="EE0000"/>
        </w:rPr>
        <w:t>neuron</w:t>
      </w:r>
      <w:r w:rsidRPr="00AB26A0">
        <w:rPr>
          <w:rFonts w:ascii=".applesystemui" w:hAnsi=".applesystemui"/>
        </w:rPr>
        <w:t xml:space="preserve"> is activated and outputs a "1"; otherwise, if it is less than the </w:t>
      </w:r>
      <w:r w:rsidRPr="00AB26A0" w:rsidR="00FB1E38">
        <w:rPr>
          <w:rFonts w:ascii=".applesystemui" w:hAnsi=".applesystemui"/>
          <w:color w:val="EE0000"/>
        </w:rPr>
        <w:t>threshold</w:t>
      </w:r>
      <w:r w:rsidRPr="00AB26A0">
        <w:rPr>
          <w:rFonts w:ascii=".applesystemui" w:hAnsi=".applesystemui"/>
        </w:rPr>
        <w:t xml:space="preserve">, the </w:t>
      </w:r>
      <w:r w:rsidRPr="00AB26A0" w:rsidR="00FB1E38">
        <w:rPr>
          <w:rFonts w:ascii=".applesystemui" w:hAnsi=".applesystemui"/>
          <w:color w:val="EE0000"/>
        </w:rPr>
        <w:t>neuron</w:t>
      </w:r>
      <w:r w:rsidRPr="00AB26A0">
        <w:rPr>
          <w:rFonts w:ascii=".applesystemui" w:hAnsi=".applesystemui"/>
        </w:rPr>
        <w:t xml:space="preserve"> is not activated and outputs a "0". This model became known as the </w:t>
      </w:r>
      <w:r w:rsidRPr="00AB26A0" w:rsidR="00FB1E38">
        <w:rPr>
          <w:rFonts w:ascii=".applesystemui" w:hAnsi=".applesystemui"/>
          <w:color w:val="EE0000"/>
        </w:rPr>
        <w:t>M-P neuron model</w:t>
      </w:r>
      <w:r w:rsidRPr="00AB26A0">
        <w:rPr>
          <w:rFonts w:ascii=".applesystemui" w:hAnsi=".applesystemui"/>
        </w:rPr>
        <w:t>.</w:t>
      </w:r>
    </w:p>
    <w:p w:rsidRPr="00AB26A0" w:rsidR="00294A68" w:rsidP="00294A68" w:rsidRDefault="00294A68" w14:paraId="33015E2D" w14:textId="35F3E4BE">
      <w:pPr>
        <w:rPr>
          <w:rFonts w:ascii=".applesystemui" w:hAnsi=".applesystemui"/>
        </w:rPr>
      </w:pPr>
      <w:r w:rsidRPr="00AB26A0">
        <w:rPr>
          <w:rFonts w:ascii=".applesystemui" w:hAnsi=".applesystemui"/>
        </w:rPr>
        <w:t>The M-P model can be used to implement simple logical operations such as "</w:t>
      </w:r>
      <w:r w:rsidRPr="00AB26A0" w:rsidR="00FB1E38">
        <w:rPr>
          <w:rFonts w:ascii=".applesystemui" w:hAnsi=".applesystemui"/>
          <w:color w:val="EE0000"/>
        </w:rPr>
        <w:t>logical AND</w:t>
      </w:r>
      <w:r w:rsidRPr="00AB26A0">
        <w:rPr>
          <w:rFonts w:ascii=".applesystemui" w:hAnsi=".applesystemui"/>
        </w:rPr>
        <w:t>" and "</w:t>
      </w:r>
      <w:r w:rsidRPr="00AB26A0" w:rsidR="00FB1E38">
        <w:rPr>
          <w:rFonts w:ascii=".applesystemui" w:hAnsi=".applesystemui"/>
          <w:color w:val="EE0000"/>
        </w:rPr>
        <w:t>logical OR</w:t>
      </w:r>
      <w:r w:rsidRPr="00AB26A0">
        <w:rPr>
          <w:rFonts w:ascii=".applesystemui" w:hAnsi=".applesystemui"/>
        </w:rPr>
        <w:t xml:space="preserve">". </w:t>
      </w:r>
      <w:r w:rsidR="00974608">
        <w:rPr>
          <w:rFonts w:hint="eastAsia" w:ascii=".applesystemui" w:hAnsi=".applesystemui"/>
        </w:rPr>
        <w:t xml:space="preserve">As illustrated in Figure 7-9, </w:t>
      </w:r>
      <w:r w:rsidR="000328F8">
        <w:rPr>
          <w:rFonts w:hint="eastAsia" w:ascii=".applesystemui" w:hAnsi=".applesystemui"/>
        </w:rPr>
        <w:t>f</w:t>
      </w:r>
      <w:r w:rsidRPr="00AB26A0">
        <w:rPr>
          <w:rFonts w:ascii=".applesystemui" w:hAnsi=".applesystemui"/>
        </w:rPr>
        <w:t xml:space="preserve">or a </w:t>
      </w:r>
      <w:r w:rsidRPr="00AB26A0" w:rsidR="00FB1E38">
        <w:rPr>
          <w:rFonts w:ascii=".applesystemui" w:hAnsi=".applesystemui"/>
          <w:color w:val="EE0000"/>
        </w:rPr>
        <w:t>neuron</w:t>
      </w:r>
      <w:r w:rsidRPr="00AB26A0">
        <w:rPr>
          <w:rFonts w:ascii=".applesystemui" w:hAnsi=".applesystemui"/>
        </w:rPr>
        <w:t xml:space="preserve"> with three inputs, a </w:t>
      </w:r>
      <w:r w:rsidRPr="00AB26A0" w:rsidR="00FB1E38">
        <w:rPr>
          <w:rFonts w:ascii=".applesystemui" w:hAnsi=".applesystemui"/>
          <w:color w:val="EE0000"/>
        </w:rPr>
        <w:t>threshold</w:t>
      </w:r>
      <w:r w:rsidRPr="00AB26A0">
        <w:rPr>
          <w:rFonts w:ascii=".applesystemui" w:hAnsi=".applesystemui"/>
        </w:rPr>
        <w:t xml:space="preserve"> of 3 represents a "</w:t>
      </w:r>
      <w:r w:rsidRPr="00AB26A0" w:rsidR="00FB1E38">
        <w:rPr>
          <w:rFonts w:ascii=".applesystemui" w:hAnsi=".applesystemui"/>
          <w:color w:val="EE0000"/>
        </w:rPr>
        <w:t>logical AND</w:t>
      </w:r>
      <w:r w:rsidRPr="00AB26A0">
        <w:rPr>
          <w:rFonts w:ascii=".applesystemui" w:hAnsi=".applesystemui"/>
        </w:rPr>
        <w:t xml:space="preserve">", while a </w:t>
      </w:r>
      <w:r w:rsidRPr="00AB26A0" w:rsidR="00FB1E38">
        <w:rPr>
          <w:rFonts w:ascii=".applesystemui" w:hAnsi=".applesystemui"/>
          <w:color w:val="EE0000"/>
        </w:rPr>
        <w:t>threshold</w:t>
      </w:r>
      <w:r w:rsidRPr="00AB26A0">
        <w:rPr>
          <w:rFonts w:ascii=".applesystemui" w:hAnsi=".applesystemui"/>
        </w:rPr>
        <w:t xml:space="preserve"> of 1 represents a "</w:t>
      </w:r>
      <w:r w:rsidRPr="00AB26A0" w:rsidR="00FB1E38">
        <w:rPr>
          <w:rFonts w:ascii=".applesystemui" w:hAnsi=".applesystemui"/>
          <w:color w:val="EE0000"/>
        </w:rPr>
        <w:t>logical OR</w:t>
      </w:r>
      <w:r w:rsidRPr="00AB26A0">
        <w:rPr>
          <w:rFonts w:ascii=".applesystemui" w:hAnsi=".applesystemui"/>
        </w:rPr>
        <w:t xml:space="preserve">". If multiple such neurons are connected, it is equivalent to performing various logical combinations, which can therefore represent all kinds of complex logical processes. In principle, </w:t>
      </w:r>
      <w:proofErr w:type="gramStart"/>
      <w:r w:rsidRPr="00AB26A0">
        <w:rPr>
          <w:rFonts w:ascii=".applesystemui" w:hAnsi=".applesystemui"/>
        </w:rPr>
        <w:t>as long as</w:t>
      </w:r>
      <w:proofErr w:type="gramEnd"/>
      <w:r w:rsidRPr="00AB26A0">
        <w:rPr>
          <w:rFonts w:ascii=".applesystemui" w:hAnsi=".applesystemui"/>
        </w:rPr>
        <w:t xml:space="preserve"> a task can be expressed as a logical expression, it can be represented by a neural network. This was a remarkable achievement, as it was the first time a mathematical method was used to describe the working mechanism of a </w:t>
      </w:r>
      <w:r w:rsidRPr="00AB26A0" w:rsidR="00FB1E38">
        <w:rPr>
          <w:rFonts w:ascii=".applesystemui" w:hAnsi=".applesystemui"/>
          <w:color w:val="EE0000"/>
        </w:rPr>
        <w:t>neuron</w:t>
      </w:r>
      <w:r w:rsidRPr="00AB26A0">
        <w:rPr>
          <w:rFonts w:ascii=".applesystemui" w:hAnsi=".applesystemui"/>
        </w:rPr>
        <w:t xml:space="preserve"> and clearly link it to the process of logical calculation. At the same time, because of the universality of logical calculation itself, the M-P model also provided ideas on how to build a universal computing machine.</w:t>
      </w:r>
    </w:p>
    <w:p w:rsidRPr="006A3DD3" w:rsidR="00294A68" w:rsidP="006A3DD3" w:rsidRDefault="00294A68" w14:paraId="5686B964" w14:textId="36C137D2">
      <w:pPr>
        <w:pStyle w:val="a9"/>
        <w:numPr>
          <w:ilvl w:val="0"/>
          <w:numId w:val="2"/>
        </w:numPr>
        <w:rPr>
          <w:rFonts w:ascii=".applesystemui" w:hAnsi=".applesystemui"/>
        </w:rPr>
      </w:pPr>
      <w:r w:rsidRPr="006A3DD3">
        <w:rPr>
          <w:rFonts w:ascii=".applesystemui" w:hAnsi=".applesystemui"/>
          <w:b/>
          <w:bCs/>
        </w:rPr>
        <w:t>Significance and Flaws</w:t>
      </w:r>
    </w:p>
    <w:p w:rsidRPr="00AB26A0" w:rsidR="00294A68" w:rsidP="00294A68" w:rsidRDefault="00294A68" w14:paraId="09831164" w14:textId="3FE8325E">
      <w:pPr>
        <w:rPr>
          <w:rFonts w:ascii=".applesystemui" w:hAnsi=".applesystemui"/>
        </w:rPr>
      </w:pPr>
      <w:r w:rsidRPr="00AB26A0">
        <w:rPr>
          <w:rFonts w:ascii=".applesystemui" w:hAnsi=".applesystemui"/>
        </w:rPr>
        <w:t xml:space="preserve">The </w:t>
      </w:r>
      <w:r w:rsidRPr="00AB26A0" w:rsidR="00FB1E38">
        <w:rPr>
          <w:rFonts w:ascii=".applesystemui" w:hAnsi=".applesystemui"/>
          <w:color w:val="EE0000"/>
        </w:rPr>
        <w:t>M-P neuron model</w:t>
      </w:r>
      <w:r w:rsidRPr="00AB26A0">
        <w:rPr>
          <w:rFonts w:ascii=".applesystemui" w:hAnsi=".applesystemui"/>
        </w:rPr>
        <w:t xml:space="preserve"> was the first to describe the basic working principles of the human nervous system in mathematical language. It also laid the intellectual foundation for simulating human intelligent processes with neural networks. Of course, the M-P model was still very simple and had many flaws. For example, the connection </w:t>
      </w:r>
      <w:r w:rsidRPr="00AB26A0" w:rsidR="00FB1E38">
        <w:rPr>
          <w:rFonts w:ascii=".applesystemui" w:hAnsi=".applesystemui"/>
          <w:color w:val="EE0000"/>
        </w:rPr>
        <w:t>weights</w:t>
      </w:r>
      <w:r w:rsidRPr="00AB26A0">
        <w:rPr>
          <w:rFonts w:ascii=".applesystemui" w:hAnsi=".applesystemui"/>
        </w:rPr>
        <w:t xml:space="preserve"> and </w:t>
      </w:r>
      <w:r w:rsidRPr="00AB26A0" w:rsidR="00FB1E38">
        <w:rPr>
          <w:rFonts w:ascii=".applesystemui" w:hAnsi=".applesystemui"/>
          <w:color w:val="EE0000"/>
        </w:rPr>
        <w:t>thresholds</w:t>
      </w:r>
      <w:r w:rsidRPr="00AB26A0">
        <w:rPr>
          <w:rFonts w:ascii=".applesystemui" w:hAnsi=".applesystemui"/>
        </w:rPr>
        <w:t xml:space="preserve"> between neurons in the M-P model had to be manually designed and could not be learned once fixed. This is obviously different from the </w:t>
      </w:r>
      <w:proofErr w:type="gramStart"/>
      <w:r w:rsidRPr="00AB26A0">
        <w:rPr>
          <w:rFonts w:ascii=".applesystemui" w:hAnsi=".applesystemui"/>
        </w:rPr>
        <w:t>real human</w:t>
      </w:r>
      <w:proofErr w:type="gramEnd"/>
      <w:r w:rsidRPr="00AB26A0">
        <w:rPr>
          <w:rFonts w:ascii=".applesystemui" w:hAnsi=".applesystemui"/>
        </w:rPr>
        <w:t xml:space="preserve"> nervous </w:t>
      </w:r>
      <w:r w:rsidRPr="00AB26A0">
        <w:rPr>
          <w:rFonts w:ascii=".applesystemui" w:hAnsi=".applesystemui"/>
        </w:rPr>
        <w:lastRenderedPageBreak/>
        <w:t xml:space="preserve">system. Despite these flaws, its foundational significance for </w:t>
      </w:r>
      <w:r w:rsidRPr="00AB26A0" w:rsidR="00FB1E38">
        <w:rPr>
          <w:rFonts w:ascii=".applesystemui" w:hAnsi=".applesystemui"/>
          <w:color w:val="EE0000"/>
        </w:rPr>
        <w:t>artificial neural networks</w:t>
      </w:r>
      <w:r w:rsidRPr="00AB26A0">
        <w:rPr>
          <w:rFonts w:ascii=".applesystemui" w:hAnsi=".applesystemui"/>
        </w:rPr>
        <w:t xml:space="preserve"> cannot be denied: it was the first to create a mathematical model of the human nervous system and prove the model's powerful capabilities. Later scientists conducted extensive research based on this foundation. For example, Rosenblatt's </w:t>
      </w:r>
      <w:r w:rsidRPr="00AB26A0" w:rsidR="00FB1E38">
        <w:rPr>
          <w:rFonts w:ascii=".applesystemui" w:hAnsi=".applesystemui"/>
          <w:color w:val="EE0000"/>
        </w:rPr>
        <w:t>Perceptron</w:t>
      </w:r>
      <w:r w:rsidRPr="00AB26A0">
        <w:rPr>
          <w:rFonts w:ascii=".applesystemui" w:hAnsi=".applesystemui"/>
        </w:rPr>
        <w:t xml:space="preserve"> made the network capable of learning, and Hinton and others solved the training problem of multi-layer networks using the </w:t>
      </w:r>
      <w:r w:rsidRPr="00AB26A0" w:rsidR="00FB1E38">
        <w:rPr>
          <w:rFonts w:ascii=".applesystemui" w:hAnsi=".applesystemui"/>
          <w:color w:val="EE0000"/>
        </w:rPr>
        <w:t>backpropagation algorithm</w:t>
      </w:r>
      <w:r w:rsidRPr="00AB26A0">
        <w:rPr>
          <w:rFonts w:ascii=".applesystemui" w:hAnsi=".applesystemui"/>
        </w:rPr>
        <w:t xml:space="preserve">. In addition, specially designed network architectures such as </w:t>
      </w:r>
      <w:r w:rsidRPr="00AB26A0" w:rsidR="00FB1E38">
        <w:rPr>
          <w:rFonts w:ascii=".applesystemui" w:hAnsi=".applesystemui"/>
          <w:color w:val="EE0000"/>
        </w:rPr>
        <w:t>Convolutional Neural Networks</w:t>
      </w:r>
      <w:r w:rsidRPr="00AB26A0">
        <w:rPr>
          <w:rFonts w:ascii=".applesystemui" w:hAnsi=".applesystemui"/>
        </w:rPr>
        <w:t xml:space="preserve"> and </w:t>
      </w:r>
      <w:r w:rsidRPr="00AB26A0" w:rsidR="00FB1E38">
        <w:rPr>
          <w:rFonts w:ascii=".applesystemui" w:hAnsi=".applesystemui"/>
          <w:color w:val="EE0000"/>
        </w:rPr>
        <w:t>Recurrent Neural Networks</w:t>
      </w:r>
      <w:r w:rsidRPr="00AB26A0">
        <w:rPr>
          <w:rFonts w:ascii=".applesystemui" w:hAnsi=".applesystemui"/>
        </w:rPr>
        <w:t xml:space="preserve"> were proposed, greatly enhancing the modeling capabilities of neural networks. The starting point for all these successes was the historic contribution made by the two scientists, McCulloch and Pitts, in 1943.</w:t>
      </w:r>
    </w:p>
    <w:p w:rsidRPr="000C295F" w:rsidR="00294A68" w:rsidP="000C295F" w:rsidRDefault="00294A68" w14:paraId="043ED790" w14:textId="44B0D682">
      <w:pPr>
        <w:pStyle w:val="a9"/>
        <w:numPr>
          <w:ilvl w:val="0"/>
          <w:numId w:val="2"/>
        </w:numPr>
        <w:rPr>
          <w:rFonts w:ascii=".applesystemui" w:hAnsi=".applesystemui"/>
        </w:rPr>
      </w:pPr>
      <w:r w:rsidRPr="000C295F">
        <w:rPr>
          <w:rFonts w:ascii=".applesystemui" w:hAnsi=".applesystemui"/>
          <w:b/>
          <w:bCs/>
        </w:rPr>
        <w:t>Summary</w:t>
      </w:r>
    </w:p>
    <w:p w:rsidRPr="00AB26A0" w:rsidR="00294A68" w:rsidP="00294A68" w:rsidRDefault="00294A68" w14:paraId="79E0658F" w14:textId="7712EA94">
      <w:pPr>
        <w:rPr>
          <w:rFonts w:ascii=".applesystemui" w:hAnsi=".applesystemui"/>
        </w:rPr>
      </w:pPr>
      <w:r w:rsidRPr="00AB26A0">
        <w:rPr>
          <w:rFonts w:ascii=".applesystemui" w:hAnsi=".applesystemui"/>
        </w:rPr>
        <w:t xml:space="preserve">The proposal of the </w:t>
      </w:r>
      <w:r w:rsidRPr="00AB26A0" w:rsidR="00FB1E38">
        <w:rPr>
          <w:rFonts w:ascii=".applesystemui" w:hAnsi=".applesystemui"/>
          <w:color w:val="EE0000"/>
        </w:rPr>
        <w:t>M-P neuron model</w:t>
      </w:r>
      <w:r w:rsidRPr="00AB26A0">
        <w:rPr>
          <w:rFonts w:ascii=".applesystemui" w:hAnsi=".applesystemui"/>
        </w:rPr>
        <w:t xml:space="preserve"> marks the beginning of </w:t>
      </w:r>
      <w:r w:rsidRPr="00AB26A0" w:rsidR="00FB1E38">
        <w:rPr>
          <w:rFonts w:ascii=".applesystemui" w:hAnsi=".applesystemui"/>
          <w:color w:val="EE0000"/>
        </w:rPr>
        <w:t>artificial neural networks</w:t>
      </w:r>
      <w:r w:rsidRPr="00AB26A0">
        <w:rPr>
          <w:rFonts w:ascii=".applesystemui" w:hAnsi=".applesystemui"/>
        </w:rPr>
        <w:t>. It simulates the "all-or-none" characteristic of neurons, meaning a neuron is either activated or remains silent. McCulloch and Pitts designed a form of "</w:t>
      </w:r>
      <w:r w:rsidRPr="00AB26A0" w:rsidR="00FB1E38">
        <w:rPr>
          <w:rFonts w:ascii=".applesystemui" w:hAnsi=".applesystemui"/>
          <w:color w:val="EE0000"/>
        </w:rPr>
        <w:t>threshold logic</w:t>
      </w:r>
      <w:r w:rsidRPr="00AB26A0">
        <w:rPr>
          <w:rFonts w:ascii=".applesystemui" w:hAnsi=".applesystemui"/>
        </w:rPr>
        <w:t xml:space="preserve">" to describe this characteristic: if the received stimulation exceeds the </w:t>
      </w:r>
      <w:r w:rsidRPr="00AB26A0" w:rsidR="00FB1E38">
        <w:rPr>
          <w:rFonts w:ascii=".applesystemui" w:hAnsi=".applesystemui"/>
          <w:color w:val="EE0000"/>
        </w:rPr>
        <w:t>threshold</w:t>
      </w:r>
      <w:r w:rsidRPr="00AB26A0">
        <w:rPr>
          <w:rFonts w:ascii=".applesystemui" w:hAnsi=".applesystemui"/>
        </w:rPr>
        <w:t xml:space="preserve">, it outputs 1; if it does not exceed the </w:t>
      </w:r>
      <w:r w:rsidRPr="00AB26A0" w:rsidR="00FB1E38">
        <w:rPr>
          <w:rFonts w:ascii=".applesystemui" w:hAnsi=".applesystemui"/>
          <w:color w:val="EE0000"/>
        </w:rPr>
        <w:t>threshold</w:t>
      </w:r>
      <w:r w:rsidRPr="00AB26A0">
        <w:rPr>
          <w:rFonts w:ascii=".applesystemui" w:hAnsi=".applesystemui"/>
        </w:rPr>
        <w:t xml:space="preserve">, it outputs 0. This was an extremely simple design, yet it possessed powerful computational capabilities and could simulate the logical calculation of any complex proposition. </w:t>
      </w:r>
      <w:r w:rsidRPr="00AB26A0" w:rsidR="0076153D">
        <w:rPr>
          <w:rFonts w:ascii=".applesystemui" w:hAnsi=".applesystemui"/>
          <w:color w:val="7030A0"/>
        </w:rPr>
        <w:t>This simplicity has accompanied neural network research all along</w:t>
      </w:r>
      <w:r w:rsidRPr="00AB26A0">
        <w:rPr>
          <w:rFonts w:ascii=".applesystemui" w:hAnsi=".applesystemui"/>
        </w:rPr>
        <w:t>, right up to today's era of large models. The simplest designs and the most intuitive algorithms remain the fundamental principles of artificial intelligence.</w:t>
      </w:r>
    </w:p>
    <w:p w:rsidR="006A0293" w:rsidP="00294A68" w:rsidRDefault="006A0293" w14:paraId="050E9012" w14:textId="77777777">
      <w:pPr>
        <w:rPr>
          <w:rFonts w:ascii=".applesystemui" w:hAnsi=".applesystemui"/>
          <w:b/>
          <w:bCs/>
        </w:rPr>
      </w:pPr>
    </w:p>
    <w:p w:rsidRPr="00AB26A0" w:rsidR="00294A68" w:rsidP="00294A68" w:rsidRDefault="00294A68" w14:paraId="7E936B0D" w14:textId="1AB9A469">
      <w:pPr>
        <w:rPr>
          <w:rFonts w:ascii=".applesystemui" w:hAnsi=".applesystemui"/>
        </w:rPr>
      </w:pPr>
      <w:r w:rsidRPr="00AB26A0">
        <w:rPr>
          <w:rFonts w:ascii=".applesystemui" w:hAnsi=".applesystemui"/>
          <w:b/>
          <w:bCs/>
        </w:rPr>
        <w:t>Figure Captions</w:t>
      </w:r>
    </w:p>
    <w:p w:rsidRPr="00AB26A0" w:rsidR="00294A68" w:rsidP="00D111DB" w:rsidRDefault="00294A68" w14:paraId="787EDF09" w14:textId="6061A3B9">
      <w:pPr>
        <w:rPr>
          <w:rFonts w:ascii=".applesystemui" w:hAnsi=".applesystemui"/>
        </w:rPr>
      </w:pPr>
      <w:r w:rsidRPr="00AB26A0">
        <w:rPr>
          <w:rFonts w:ascii=".applesystemui" w:hAnsi=".applesystemui"/>
          <w:b/>
          <w:bCs/>
        </w:rPr>
        <w:t>Figure 7-6:</w:t>
      </w:r>
      <w:r w:rsidRPr="00AB26A0">
        <w:rPr>
          <w:rFonts w:ascii=".applesystemui" w:hAnsi=".applesystemui"/>
        </w:rPr>
        <w:t xml:space="preserve"> Walter Pitts and Warren McCulloch.</w:t>
      </w:r>
    </w:p>
    <w:p w:rsidRPr="00AB26A0" w:rsidR="00294A68" w:rsidP="00D111DB" w:rsidRDefault="00294A68" w14:paraId="363F4C4A" w14:textId="623D2FDA">
      <w:pPr>
        <w:rPr>
          <w:rFonts w:ascii=".applesystemui" w:hAnsi=".applesystemui"/>
        </w:rPr>
      </w:pPr>
      <w:r w:rsidRPr="00AB26A0">
        <w:rPr>
          <w:rFonts w:ascii=".applesystemui" w:hAnsi=".applesystemui"/>
          <w:b/>
          <w:bCs/>
        </w:rPr>
        <w:t>Figure 7-7:</w:t>
      </w:r>
      <w:r w:rsidRPr="00AB26A0">
        <w:rPr>
          <w:rFonts w:ascii=".applesystemui" w:hAnsi=".applesystemui"/>
        </w:rPr>
        <w:t xml:space="preserve"> Rudolf Carnap.</w:t>
      </w:r>
    </w:p>
    <w:p w:rsidR="00294A68" w:rsidP="00D111DB" w:rsidRDefault="00294A68" w14:paraId="355E7BA4" w14:textId="64BA1B05">
      <w:pPr>
        <w:rPr>
          <w:rFonts w:ascii=".applesystemui" w:hAnsi=".applesystemui"/>
        </w:rPr>
      </w:pPr>
      <w:r w:rsidRPr="00AB26A0">
        <w:rPr>
          <w:rFonts w:ascii=".applesystemui" w:hAnsi=".applesystemui"/>
          <w:b/>
          <w:bCs/>
        </w:rPr>
        <w:t>Figure 7-8:</w:t>
      </w:r>
      <w:r w:rsidRPr="00AB26A0">
        <w:rPr>
          <w:rFonts w:ascii=".applesystemui" w:hAnsi=".applesystemui"/>
        </w:rPr>
        <w:t xml:space="preserve"> </w:t>
      </w:r>
      <w:r w:rsidR="006A0293">
        <w:rPr>
          <w:rFonts w:hint="eastAsia" w:ascii=".applesystemui" w:hAnsi=".applesystemui"/>
        </w:rPr>
        <w:t>T</w:t>
      </w:r>
      <w:r w:rsidRPr="00AB26A0">
        <w:rPr>
          <w:rFonts w:ascii=".applesystemui" w:hAnsi=".applesystemui"/>
        </w:rPr>
        <w:t>he M-P neuron model</w:t>
      </w:r>
      <w:r w:rsidR="006A0293">
        <w:rPr>
          <w:rFonts w:hint="eastAsia" w:ascii=".applesystemui" w:hAnsi=".applesystemui"/>
        </w:rPr>
        <w:t>.</w:t>
      </w:r>
      <w:r w:rsidRPr="00AB26A0">
        <w:rPr>
          <w:rFonts w:ascii=".applesystemui" w:hAnsi=".applesystemui"/>
        </w:rPr>
        <w:t xml:space="preserve"> </w:t>
      </w:r>
    </w:p>
    <w:p w:rsidRPr="00AB26A0" w:rsidR="00D111DB" w:rsidP="00D111DB" w:rsidRDefault="00D111DB" w14:paraId="16FCEE22" w14:textId="01402C5E">
      <w:pPr>
        <w:rPr>
          <w:rFonts w:hint="eastAsia" w:ascii=".applesystemui" w:hAnsi=".applesystemui"/>
        </w:rPr>
      </w:pPr>
      <w:r>
        <w:rPr>
          <w:rFonts w:hint="eastAsia" w:ascii=".applesystemui" w:hAnsi=".applesystemui"/>
          <w:b/>
          <w:bCs/>
        </w:rPr>
        <w:t>Note:</w:t>
      </w:r>
      <w:r>
        <w:rPr>
          <w:rFonts w:hint="eastAsia" w:ascii=".applesystemui" w:hAnsi=".applesystemui"/>
        </w:rPr>
        <w:t xml:space="preserve"> </w:t>
      </w:r>
      <w:r w:rsidRPr="004C7E4F" w:rsidR="00EF0AFC">
        <w:rPr>
          <w:rFonts w:ascii=".applesystemui" w:hAnsi=".applesystemui"/>
          <w:color w:val="E97132" w:themeColor="accent2"/>
        </w:rPr>
        <w:t>Given the inputs</w:t>
      </w:r>
      <m:oMath>
        <m:r>
          <w:rPr>
            <w:rFonts w:ascii="Cambria Math" w:hAnsi="Cambria Math"/>
            <w:color w:val="E97132" w:themeColor="accent2"/>
          </w:rPr>
          <m:t xml:space="preserve"> </m:t>
        </m:r>
        <m:sSub>
          <m:sSubPr>
            <m:ctrlPr>
              <w:rPr>
                <w:rFonts w:ascii="Cambria Math" w:hAnsi="Cambria Math"/>
                <w:i/>
                <w:color w:val="E97132" w:themeColor="accent2"/>
              </w:rPr>
            </m:ctrlPr>
          </m:sSubPr>
          <m:e>
            <m:r>
              <w:rPr>
                <w:rFonts w:ascii="Cambria Math" w:hAnsi="Cambria Math"/>
                <w:color w:val="E97132" w:themeColor="accent2"/>
              </w:rPr>
              <m:t>x</m:t>
            </m:r>
          </m:e>
          <m:sub>
            <m:r>
              <w:rPr>
                <w:rFonts w:ascii="Cambria Math" w:hAnsi="Cambria Math"/>
                <w:color w:val="E97132" w:themeColor="accent2"/>
              </w:rPr>
              <m:t>1</m:t>
            </m:r>
          </m:sub>
        </m:sSub>
        <m:r>
          <w:rPr>
            <w:rFonts w:ascii="Cambria Math" w:hAnsi="Cambria Math"/>
            <w:color w:val="E97132" w:themeColor="accent2"/>
          </w:rPr>
          <m:t>,</m:t>
        </m:r>
        <m:sSub>
          <m:sSubPr>
            <m:ctrlPr>
              <w:rPr>
                <w:rFonts w:ascii="Cambria Math" w:hAnsi="Cambria Math"/>
                <w:i/>
                <w:color w:val="E97132" w:themeColor="accent2"/>
              </w:rPr>
            </m:ctrlPr>
          </m:sSubPr>
          <m:e>
            <m:r>
              <w:rPr>
                <w:rFonts w:ascii="Cambria Math" w:hAnsi="Cambria Math"/>
                <w:color w:val="E97132" w:themeColor="accent2"/>
              </w:rPr>
              <m:t>x</m:t>
            </m:r>
          </m:e>
          <m:sub>
            <m:r>
              <w:rPr>
                <w:rFonts w:ascii="Cambria Math" w:hAnsi="Cambria Math"/>
                <w:color w:val="E97132" w:themeColor="accent2"/>
              </w:rPr>
              <m:t>2</m:t>
            </m:r>
          </m:sub>
        </m:sSub>
        <m:r>
          <w:rPr>
            <w:rFonts w:ascii="Cambria Math" w:hAnsi="Cambria Math"/>
            <w:color w:val="E97132" w:themeColor="accent2"/>
          </w:rPr>
          <m:t>,</m:t>
        </m:r>
        <m:sSub>
          <m:sSubPr>
            <m:ctrlPr>
              <w:rPr>
                <w:rFonts w:ascii="Cambria Math" w:hAnsi="Cambria Math"/>
                <w:i/>
                <w:color w:val="E97132" w:themeColor="accent2"/>
              </w:rPr>
            </m:ctrlPr>
          </m:sSubPr>
          <m:e>
            <m:r>
              <w:rPr>
                <w:rFonts w:ascii="Cambria Math" w:hAnsi="Cambria Math"/>
                <w:color w:val="E97132" w:themeColor="accent2"/>
              </w:rPr>
              <m:t>x</m:t>
            </m:r>
          </m:e>
          <m:sub>
            <m:r>
              <w:rPr>
                <w:rFonts w:ascii="Cambria Math" w:hAnsi="Cambria Math"/>
                <w:color w:val="E97132" w:themeColor="accent2"/>
              </w:rPr>
              <m:t>3</m:t>
            </m:r>
          </m:sub>
        </m:sSub>
      </m:oMath>
      <w:r w:rsidRPr="004C7E4F" w:rsidR="00EF0AFC">
        <w:rPr>
          <w:rFonts w:ascii=".applesystemui" w:hAnsi=".applesystemui"/>
          <w:color w:val="E97132" w:themeColor="accent2"/>
        </w:rPr>
        <w:t xml:space="preserve">, an output </w:t>
      </w:r>
      <m:oMath>
        <m:r>
          <m:rPr>
            <m:sty m:val="bi"/>
          </m:rPr>
          <w:rPr>
            <w:rFonts w:ascii="Cambria Math" w:hAnsi="Cambria Math"/>
            <w:color w:val="E97132" w:themeColor="accent2"/>
          </w:rPr>
          <m:t>y</m:t>
        </m:r>
      </m:oMath>
      <w:r w:rsidRPr="004C7E4F" w:rsidR="00EF0AFC">
        <w:rPr>
          <w:rFonts w:ascii=".applesystemui" w:hAnsi=".applesystemui"/>
          <w:color w:val="E97132" w:themeColor="accent2"/>
        </w:rPr>
        <w:t xml:space="preserve">, and a threshold </w:t>
      </w:r>
      <m:oMath>
        <m:r>
          <w:rPr>
            <w:rFonts w:ascii="Cambria Math" w:hAnsi="Cambria Math"/>
            <w:color w:val="E97132" w:themeColor="accent2"/>
          </w:rPr>
          <m:t>θ</m:t>
        </m:r>
      </m:oMath>
      <w:r w:rsidRPr="004C7E4F" w:rsidR="00EF0AFC">
        <w:rPr>
          <w:rFonts w:ascii=".applesystemui" w:hAnsi=".applesystemui"/>
          <w:color w:val="E97132" w:themeColor="accent2"/>
        </w:rPr>
        <w:t xml:space="preserve">, the neuron's computational process is equivalent to a logical AND operation when </w:t>
      </w:r>
      <m:oMath>
        <m:r>
          <w:rPr>
            <w:rFonts w:ascii="Cambria Math" w:hAnsi="Cambria Math"/>
            <w:color w:val="E97132" w:themeColor="accent2"/>
          </w:rPr>
          <m:t>θ</m:t>
        </m:r>
        <m:r>
          <w:rPr>
            <w:rFonts w:ascii="Cambria Math" w:hAnsi="Cambria Math"/>
            <w:color w:val="E97132" w:themeColor="accent2"/>
          </w:rPr>
          <m:t>=</m:t>
        </m:r>
        <m:r>
          <w:rPr>
            <w:rFonts w:ascii="Cambria Math" w:hAnsi="Cambria Math"/>
            <w:color w:val="E97132" w:themeColor="accent2"/>
          </w:rPr>
          <m:t>3</m:t>
        </m:r>
      </m:oMath>
      <w:r w:rsidRPr="004C7E4F" w:rsidR="00EF0AFC">
        <w:rPr>
          <w:rFonts w:ascii=".applesystemui" w:hAnsi=".applesystemui"/>
          <w:color w:val="E97132" w:themeColor="accent2"/>
        </w:rPr>
        <w:t xml:space="preserve">. When </w:t>
      </w:r>
      <m:oMath>
        <m:r>
          <w:rPr>
            <w:rFonts w:ascii="Cambria Math" w:hAnsi="Cambria Math"/>
            <w:color w:val="E97132" w:themeColor="accent2"/>
          </w:rPr>
          <m:t>θ</m:t>
        </m:r>
        <m:r>
          <w:rPr>
            <w:rFonts w:ascii="Cambria Math" w:hAnsi="Cambria Math"/>
            <w:color w:val="E97132" w:themeColor="accent2"/>
          </w:rPr>
          <m:t>=</m:t>
        </m:r>
        <m:r>
          <w:rPr>
            <w:rFonts w:ascii="Cambria Math" w:hAnsi="Cambria Math"/>
            <w:color w:val="E97132" w:themeColor="accent2"/>
          </w:rPr>
          <m:t>1</m:t>
        </m:r>
      </m:oMath>
      <w:r w:rsidRPr="004C7E4F" w:rsidR="00EF0AFC">
        <w:rPr>
          <w:rFonts w:ascii=".applesystemui" w:hAnsi=".applesystemui"/>
          <w:color w:val="E97132" w:themeColor="accent2"/>
        </w:rPr>
        <w:t>, the process is equivalent to a logical OR operation.</w:t>
      </w:r>
    </w:p>
    <w:p w:rsidRPr="00AB26A0" w:rsidR="00294A68" w:rsidP="00D111DB" w:rsidRDefault="00294A68" w14:paraId="04BA045E" w14:textId="3707D040">
      <w:pPr>
        <w:rPr>
          <w:rFonts w:ascii=".applesystemui" w:hAnsi=".applesystemui"/>
        </w:rPr>
      </w:pPr>
      <w:r w:rsidRPr="00AB26A0">
        <w:rPr>
          <w:rFonts w:ascii=".applesystemui" w:hAnsi=".applesystemui"/>
          <w:b/>
          <w:bCs/>
        </w:rPr>
        <w:t>Figure 7-9:</w:t>
      </w:r>
      <w:r w:rsidRPr="00AB26A0">
        <w:rPr>
          <w:rFonts w:ascii=".applesystemui" w:hAnsi=".applesystemui"/>
        </w:rPr>
        <w:t xml:space="preserve"> </w:t>
      </w:r>
      <w:r w:rsidR="006A0293">
        <w:rPr>
          <w:rFonts w:hint="eastAsia" w:ascii=".applesystemui" w:hAnsi=".applesystemui"/>
        </w:rPr>
        <w:t>How</w:t>
      </w:r>
      <w:r w:rsidRPr="00AB26A0">
        <w:rPr>
          <w:rFonts w:ascii=".applesystemui" w:hAnsi=".applesystemui"/>
        </w:rPr>
        <w:t xml:space="preserve"> M-P neurons can be combined in various ways to simulate any logical calculation process.</w:t>
      </w:r>
    </w:p>
    <w:p w:rsidRPr="00AB26A0" w:rsidR="009E5301" w:rsidRDefault="009E5301" w14:paraId="5FA3A369" w14:textId="77777777">
      <w:pPr>
        <w:rPr>
          <w:rFonts w:ascii=".applesystemui" w:hAnsi=".applesystemui"/>
        </w:rPr>
      </w:pPr>
    </w:p>
    <w:sectPr w:rsidRPr="00AB26A0" w:rsidR="009E5301">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34CF" w:rsidP="00C03B32" w:rsidRDefault="000634CF" w14:paraId="68F6E3EF" w14:textId="77777777">
      <w:pPr>
        <w:spacing w:after="0" w:line="240" w:lineRule="auto"/>
      </w:pPr>
      <w:r>
        <w:separator/>
      </w:r>
    </w:p>
  </w:endnote>
  <w:endnote w:type="continuationSeparator" w:id="0">
    <w:p w:rsidR="000634CF" w:rsidP="00C03B32" w:rsidRDefault="000634CF" w14:paraId="424E3F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34CF" w:rsidP="00C03B32" w:rsidRDefault="000634CF" w14:paraId="28A92947" w14:textId="77777777">
      <w:pPr>
        <w:spacing w:after="0" w:line="240" w:lineRule="auto"/>
      </w:pPr>
      <w:r>
        <w:separator/>
      </w:r>
    </w:p>
  </w:footnote>
  <w:footnote w:type="continuationSeparator" w:id="0">
    <w:p w:rsidR="000634CF" w:rsidP="00C03B32" w:rsidRDefault="000634CF" w14:paraId="544969E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3029"/>
    <w:multiLevelType w:val="multilevel"/>
    <w:tmpl w:val="99561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0F0772D"/>
    <w:multiLevelType w:val="hybridMultilevel"/>
    <w:tmpl w:val="2E0A8780"/>
    <w:lvl w:ilvl="0" w:tplc="3BEC19C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3101697">
    <w:abstractNumId w:val="0"/>
  </w:num>
  <w:num w:numId="2" w16cid:durableId="856774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01"/>
    <w:rsid w:val="000328F8"/>
    <w:rsid w:val="00047BA5"/>
    <w:rsid w:val="000634CF"/>
    <w:rsid w:val="000C295F"/>
    <w:rsid w:val="00272F16"/>
    <w:rsid w:val="00294A68"/>
    <w:rsid w:val="004C7E4F"/>
    <w:rsid w:val="006A0293"/>
    <w:rsid w:val="006A3DD3"/>
    <w:rsid w:val="006D031A"/>
    <w:rsid w:val="0076153D"/>
    <w:rsid w:val="00786E63"/>
    <w:rsid w:val="0085021D"/>
    <w:rsid w:val="00974608"/>
    <w:rsid w:val="009E5301"/>
    <w:rsid w:val="00AB26A0"/>
    <w:rsid w:val="00C03B32"/>
    <w:rsid w:val="00C54884"/>
    <w:rsid w:val="00CC1197"/>
    <w:rsid w:val="00D111DB"/>
    <w:rsid w:val="00D2172C"/>
    <w:rsid w:val="00EC2966"/>
    <w:rsid w:val="00EF0AFC"/>
    <w:rsid w:val="00FB1E38"/>
    <w:rsid w:val="12566824"/>
    <w:rsid w:val="46068A8D"/>
    <w:rsid w:val="598526AC"/>
    <w:rsid w:val="6D84BEE0"/>
    <w:rsid w:val="76B7B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C420724"/>
  <w15:chartTrackingRefBased/>
  <w15:docId w15:val="{46D433F9-1FD2-4E13-B116-178AA5CE6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9E5301"/>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9E5301"/>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9E5301"/>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E53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53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E53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53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53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5301"/>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9E5301"/>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9E5301"/>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9E5301"/>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9E5301"/>
    <w:rPr>
      <w:rFonts w:cstheme="majorBidi"/>
      <w:color w:val="0F4761" w:themeColor="accent1" w:themeShade="BF"/>
      <w:sz w:val="28"/>
      <w:szCs w:val="28"/>
    </w:rPr>
  </w:style>
  <w:style w:type="character" w:styleId="50" w:customStyle="1">
    <w:name w:val="标题 5 字符"/>
    <w:basedOn w:val="a0"/>
    <w:link w:val="5"/>
    <w:uiPriority w:val="9"/>
    <w:semiHidden/>
    <w:rsid w:val="009E5301"/>
    <w:rPr>
      <w:rFonts w:cstheme="majorBidi"/>
      <w:color w:val="0F4761" w:themeColor="accent1" w:themeShade="BF"/>
      <w:sz w:val="24"/>
    </w:rPr>
  </w:style>
  <w:style w:type="character" w:styleId="60" w:customStyle="1">
    <w:name w:val="标题 6 字符"/>
    <w:basedOn w:val="a0"/>
    <w:link w:val="6"/>
    <w:uiPriority w:val="9"/>
    <w:semiHidden/>
    <w:rsid w:val="009E5301"/>
    <w:rPr>
      <w:rFonts w:cstheme="majorBidi"/>
      <w:b/>
      <w:bCs/>
      <w:color w:val="0F4761" w:themeColor="accent1" w:themeShade="BF"/>
    </w:rPr>
  </w:style>
  <w:style w:type="character" w:styleId="70" w:customStyle="1">
    <w:name w:val="标题 7 字符"/>
    <w:basedOn w:val="a0"/>
    <w:link w:val="7"/>
    <w:uiPriority w:val="9"/>
    <w:semiHidden/>
    <w:rsid w:val="009E5301"/>
    <w:rPr>
      <w:rFonts w:cstheme="majorBidi"/>
      <w:b/>
      <w:bCs/>
      <w:color w:val="595959" w:themeColor="text1" w:themeTint="A6"/>
    </w:rPr>
  </w:style>
  <w:style w:type="character" w:styleId="80" w:customStyle="1">
    <w:name w:val="标题 8 字符"/>
    <w:basedOn w:val="a0"/>
    <w:link w:val="8"/>
    <w:uiPriority w:val="9"/>
    <w:semiHidden/>
    <w:rsid w:val="009E5301"/>
    <w:rPr>
      <w:rFonts w:cstheme="majorBidi"/>
      <w:color w:val="595959" w:themeColor="text1" w:themeTint="A6"/>
    </w:rPr>
  </w:style>
  <w:style w:type="character" w:styleId="90" w:customStyle="1">
    <w:name w:val="标题 9 字符"/>
    <w:basedOn w:val="a0"/>
    <w:link w:val="9"/>
    <w:uiPriority w:val="9"/>
    <w:semiHidden/>
    <w:rsid w:val="009E5301"/>
    <w:rPr>
      <w:rFonts w:eastAsiaTheme="majorEastAsia" w:cstheme="majorBidi"/>
      <w:color w:val="595959" w:themeColor="text1" w:themeTint="A6"/>
    </w:rPr>
  </w:style>
  <w:style w:type="paragraph" w:styleId="a3">
    <w:name w:val="Title"/>
    <w:basedOn w:val="a"/>
    <w:next w:val="a"/>
    <w:link w:val="a4"/>
    <w:uiPriority w:val="10"/>
    <w:qFormat/>
    <w:rsid w:val="009E5301"/>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9E5301"/>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9E5301"/>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9E5301"/>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9E5301"/>
    <w:pPr>
      <w:spacing w:before="160"/>
      <w:jc w:val="center"/>
    </w:pPr>
    <w:rPr>
      <w:i/>
      <w:iCs/>
      <w:color w:val="404040" w:themeColor="text1" w:themeTint="BF"/>
    </w:rPr>
  </w:style>
  <w:style w:type="character" w:styleId="a8" w:customStyle="1">
    <w:name w:val="引用 字符"/>
    <w:basedOn w:val="a0"/>
    <w:link w:val="a7"/>
    <w:uiPriority w:val="29"/>
    <w:rsid w:val="009E5301"/>
    <w:rPr>
      <w:i/>
      <w:iCs/>
      <w:color w:val="404040" w:themeColor="text1" w:themeTint="BF"/>
    </w:rPr>
  </w:style>
  <w:style w:type="paragraph" w:styleId="a9">
    <w:name w:val="List Paragraph"/>
    <w:basedOn w:val="a"/>
    <w:uiPriority w:val="34"/>
    <w:qFormat/>
    <w:rsid w:val="009E5301"/>
    <w:pPr>
      <w:ind w:left="720"/>
      <w:contextualSpacing/>
    </w:pPr>
  </w:style>
  <w:style w:type="character" w:styleId="aa">
    <w:name w:val="Intense Emphasis"/>
    <w:basedOn w:val="a0"/>
    <w:uiPriority w:val="21"/>
    <w:qFormat/>
    <w:rsid w:val="009E5301"/>
    <w:rPr>
      <w:i/>
      <w:iCs/>
      <w:color w:val="0F4761" w:themeColor="accent1" w:themeShade="BF"/>
    </w:rPr>
  </w:style>
  <w:style w:type="paragraph" w:styleId="ab">
    <w:name w:val="Intense Quote"/>
    <w:basedOn w:val="a"/>
    <w:next w:val="a"/>
    <w:link w:val="ac"/>
    <w:uiPriority w:val="30"/>
    <w:qFormat/>
    <w:rsid w:val="009E530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9E5301"/>
    <w:rPr>
      <w:i/>
      <w:iCs/>
      <w:color w:val="0F4761" w:themeColor="accent1" w:themeShade="BF"/>
    </w:rPr>
  </w:style>
  <w:style w:type="character" w:styleId="ad">
    <w:name w:val="Intense Reference"/>
    <w:basedOn w:val="a0"/>
    <w:uiPriority w:val="32"/>
    <w:qFormat/>
    <w:rsid w:val="009E5301"/>
    <w:rPr>
      <w:b/>
      <w:bCs/>
      <w:smallCaps/>
      <w:color w:val="0F4761" w:themeColor="accent1" w:themeShade="BF"/>
      <w:spacing w:val="5"/>
    </w:rPr>
  </w:style>
  <w:style w:type="paragraph" w:styleId="ae">
    <w:name w:val="header"/>
    <w:basedOn w:val="a"/>
    <w:link w:val="af"/>
    <w:uiPriority w:val="99"/>
    <w:unhideWhenUsed/>
    <w:rsid w:val="00C03B32"/>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C03B32"/>
    <w:rPr>
      <w:sz w:val="18"/>
      <w:szCs w:val="18"/>
    </w:rPr>
  </w:style>
  <w:style w:type="paragraph" w:styleId="af0">
    <w:name w:val="footer"/>
    <w:basedOn w:val="a"/>
    <w:link w:val="af1"/>
    <w:uiPriority w:val="99"/>
    <w:unhideWhenUsed/>
    <w:rsid w:val="00C03B32"/>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C03B32"/>
    <w:rPr>
      <w:sz w:val="18"/>
      <w:szCs w:val="18"/>
    </w:rPr>
  </w:style>
  <w:style w:type="character" w:styleId="af2">
    <w:name w:val="Placeholder Text"/>
    <w:basedOn w:val="a0"/>
    <w:uiPriority w:val="99"/>
    <w:semiHidden/>
    <w:rsid w:val="00EF0A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20</revision>
  <dcterms:created xsi:type="dcterms:W3CDTF">2025-08-15T09:39:00.0000000Z</dcterms:created>
  <dcterms:modified xsi:type="dcterms:W3CDTF">2025-08-22T03:58:09.6785932Z</dcterms:modified>
</coreProperties>
</file>