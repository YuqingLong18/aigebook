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C4FCC" w:rsidR="001D3189" w:rsidP="001D3189" w:rsidRDefault="001D3189" w14:paraId="6FBBE166" w14:textId="77777777">
      <w:pPr>
        <w:rPr>
          <w:rFonts w:ascii=".applesystemui" w:hAnsi=".applesystemui"/>
          <w:b/>
          <w:bCs/>
        </w:rPr>
      </w:pPr>
      <w:r w:rsidRPr="009C4FCC">
        <w:rPr>
          <w:rFonts w:ascii=".applesystemui" w:hAnsi=".applesystemui"/>
          <w:b/>
          <w:bCs/>
        </w:rPr>
        <w:t>5.6 Legal Liability</w:t>
      </w:r>
    </w:p>
    <w:p w:rsidRPr="009C4FCC" w:rsidR="001D3189" w:rsidP="001D3189" w:rsidRDefault="001D3189" w14:paraId="15C2E7D7" w14:textId="77777777">
      <w:pPr>
        <w:rPr>
          <w:rFonts w:ascii=".applesystemui" w:hAnsi=".applesystemui"/>
          <w:b/>
          <w:bCs/>
        </w:rPr>
      </w:pPr>
      <w:r w:rsidRPr="009C4FCC">
        <w:rPr>
          <w:rFonts w:ascii=".applesystemui" w:hAnsi=".applesystemui"/>
          <w:b/>
          <w:bCs/>
        </w:rPr>
        <w:t>1. Learning Objectives</w:t>
      </w:r>
    </w:p>
    <w:p w:rsidRPr="009C4FCC" w:rsidR="001D3189" w:rsidP="001D3189" w:rsidRDefault="001D3189" w14:paraId="7144D83A" w14:textId="27F8CE39">
      <w:pPr>
        <w:rPr>
          <w:rFonts w:ascii=".applesystemui" w:hAnsi=".applesystemui"/>
        </w:rPr>
      </w:pPr>
      <w:r w:rsidRPr="009C4FCC">
        <w:rPr>
          <w:rFonts w:ascii=".applesystemui" w:hAnsi=".applesystemui"/>
        </w:rPr>
        <w:t xml:space="preserve">(1) Understand the main controversies in </w:t>
      </w:r>
      <w:r w:rsidRPr="009C4FCC" w:rsidR="00B33166">
        <w:rPr>
          <w:rFonts w:ascii=".applesystemui" w:hAnsi=".applesystemui"/>
          <w:color w:val="EE0000"/>
        </w:rPr>
        <w:t>artificial intelligence</w:t>
      </w:r>
      <w:r w:rsidRPr="009C4FCC">
        <w:rPr>
          <w:rFonts w:ascii=".applesystemui" w:hAnsi=".applesystemui"/>
        </w:rPr>
        <w:t xml:space="preserve"> </w:t>
      </w:r>
      <w:r w:rsidRPr="009C4FCC" w:rsidR="00B33166">
        <w:rPr>
          <w:rFonts w:ascii=".applesystemui" w:hAnsi=".applesystemui"/>
          <w:color w:val="EE0000"/>
        </w:rPr>
        <w:t>legal liability</w:t>
      </w:r>
      <w:r w:rsidRPr="009C4FCC">
        <w:rPr>
          <w:rFonts w:ascii=".applesystemui" w:hAnsi=".applesystemui"/>
        </w:rPr>
        <w:t xml:space="preserve">, including the assignment of responsibility in autonomous driving, </w:t>
      </w:r>
      <w:r w:rsidRPr="009C4FCC" w:rsidR="00B33166">
        <w:rPr>
          <w:rFonts w:ascii=".applesystemui" w:hAnsi=".applesystemui"/>
          <w:color w:val="EE0000"/>
        </w:rPr>
        <w:t>copyright</w:t>
      </w:r>
      <w:r w:rsidRPr="009C4FCC">
        <w:rPr>
          <w:rFonts w:ascii=".applesystemui" w:hAnsi=".applesystemui"/>
        </w:rPr>
        <w:t xml:space="preserve"> disputes over generated content, and </w:t>
      </w:r>
      <w:r w:rsidRPr="009C4FCC" w:rsidR="00B33166">
        <w:rPr>
          <w:rFonts w:ascii=".applesystemui" w:hAnsi=".applesystemui"/>
          <w:color w:val="EE0000"/>
        </w:rPr>
        <w:t>infringement</w:t>
      </w:r>
      <w:r w:rsidRPr="009C4FCC">
        <w:rPr>
          <w:rFonts w:ascii=".applesystemui" w:hAnsi=".applesystemui"/>
        </w:rPr>
        <w:t xml:space="preserve"> issues related to training data and forged videos.</w:t>
      </w:r>
    </w:p>
    <w:p w:rsidRPr="009C4FCC" w:rsidR="001D3189" w:rsidP="001D3189" w:rsidRDefault="001D3189" w14:paraId="792820F4" w14:textId="318F7422">
      <w:pPr>
        <w:rPr>
          <w:rFonts w:ascii=".applesystemui" w:hAnsi=".applesystemui"/>
        </w:rPr>
      </w:pPr>
      <w:r w:rsidRPr="009C4FCC">
        <w:rPr>
          <w:rFonts w:ascii=".applesystemui" w:hAnsi=".applesystemui"/>
        </w:rPr>
        <w:t xml:space="preserve">(2) Explore ways and methods to address the legal challenges of </w:t>
      </w:r>
      <w:r w:rsidRPr="009C4FCC" w:rsidR="00B33166">
        <w:rPr>
          <w:rFonts w:ascii=".applesystemui" w:hAnsi=".applesystemui"/>
          <w:color w:val="EE0000"/>
        </w:rPr>
        <w:t>artificial intelligence</w:t>
      </w:r>
      <w:r w:rsidRPr="009C4FCC">
        <w:rPr>
          <w:rFonts w:ascii=".applesystemui" w:hAnsi=".applesystemui"/>
        </w:rPr>
        <w:t>.</w:t>
      </w:r>
    </w:p>
    <w:p w:rsidR="00AF7488" w:rsidP="001D3189" w:rsidRDefault="00AF7488" w14:paraId="341BDF58" w14:textId="77777777">
      <w:pPr>
        <w:rPr>
          <w:rFonts w:ascii=".applesystemui" w:hAnsi=".applesystemui"/>
          <w:b/>
          <w:bCs/>
        </w:rPr>
      </w:pPr>
    </w:p>
    <w:p w:rsidRPr="009C4FCC" w:rsidR="001D3189" w:rsidP="001D3189" w:rsidRDefault="001D3189" w14:paraId="7587B90B" w14:textId="7D976573">
      <w:pPr>
        <w:rPr>
          <w:rFonts w:ascii=".applesystemui" w:hAnsi=".applesystemui"/>
        </w:rPr>
      </w:pPr>
      <w:r w:rsidRPr="009C4FCC">
        <w:rPr>
          <w:rFonts w:ascii=".applesystemui" w:hAnsi=".applesystemui"/>
        </w:rPr>
        <w:t xml:space="preserve">With the rapid development of </w:t>
      </w:r>
      <w:r w:rsidRPr="009C4FCC" w:rsidR="00B33166">
        <w:rPr>
          <w:rFonts w:ascii=".applesystemui" w:hAnsi=".applesystemui"/>
          <w:color w:val="EE0000"/>
        </w:rPr>
        <w:t>artificial intelligence</w:t>
      </w:r>
      <w:r w:rsidRPr="009C4FCC">
        <w:rPr>
          <w:rFonts w:ascii=".applesystemui" w:hAnsi=".applesystemui"/>
        </w:rPr>
        <w:t xml:space="preserve"> technology, its application in various fields is becoming increasingly widespread. From self-driving cars to smart assistants, these technologies have greatly improved our lives. However, </w:t>
      </w:r>
      <w:r w:rsidRPr="009C4FCC" w:rsidR="00B33166">
        <w:rPr>
          <w:rFonts w:ascii=".applesystemui" w:hAnsi=".applesystemui"/>
          <w:color w:val="EE0000"/>
        </w:rPr>
        <w:t>artificial intelligence</w:t>
      </w:r>
      <w:r w:rsidRPr="009C4FCC">
        <w:rPr>
          <w:rFonts w:ascii=".applesystemui" w:hAnsi=".applesystemui"/>
        </w:rPr>
        <w:t xml:space="preserve"> has also sparked some legal controversies. These disputes mainly involve the assignment of responsibility when using AI tools and the </w:t>
      </w:r>
      <w:r w:rsidRPr="009C4FCC" w:rsidR="00B33166">
        <w:rPr>
          <w:rFonts w:ascii=".applesystemui" w:hAnsi=".applesystemui"/>
          <w:color w:val="EE0000"/>
        </w:rPr>
        <w:t>copyright</w:t>
      </w:r>
      <w:r w:rsidRPr="009C4FCC">
        <w:rPr>
          <w:rFonts w:ascii=".applesystemui" w:hAnsi=".applesystemui"/>
        </w:rPr>
        <w:t xml:space="preserve"> issues of automatically generated content. This section will explore the impact of these issues on society and potential strategies to deal with them.</w:t>
      </w:r>
    </w:p>
    <w:p w:rsidRPr="009C4FCC" w:rsidR="001D3189" w:rsidP="001D3189" w:rsidRDefault="001D3189" w14:paraId="72D2D354" w14:textId="77777777">
      <w:pPr>
        <w:rPr>
          <w:rFonts w:ascii=".applesystemui" w:hAnsi=".applesystemui"/>
        </w:rPr>
      </w:pPr>
      <w:r w:rsidRPr="009C4FCC">
        <w:rPr>
          <w:rFonts w:ascii=".applesystemui" w:hAnsi=".applesystemui"/>
          <w:b/>
          <w:bCs/>
        </w:rPr>
        <w:t>1. The Problem of Attributing Responsibility for AI Actions</w:t>
      </w:r>
    </w:p>
    <w:p w:rsidRPr="009C4FCC" w:rsidR="001D3189" w:rsidP="001D3189" w:rsidRDefault="001D3189" w14:paraId="1D0232EE" w14:textId="2F2D073D">
      <w:pPr>
        <w:rPr>
          <w:rFonts w:ascii=".applesystemui" w:hAnsi=".applesystemui"/>
        </w:rPr>
      </w:pPr>
      <w:r w:rsidRPr="009C4FCC">
        <w:rPr>
          <w:rFonts w:ascii=".applesystemui" w:hAnsi=".applesystemui"/>
        </w:rPr>
        <w:t xml:space="preserve">Let's use autonomous driving as an example to explore the issue of assigning </w:t>
      </w:r>
      <w:r w:rsidRPr="009C4FCC" w:rsidR="00B33166">
        <w:rPr>
          <w:rFonts w:ascii=".applesystemui" w:hAnsi=".applesystemui"/>
          <w:color w:val="EE0000"/>
        </w:rPr>
        <w:t>legal liability</w:t>
      </w:r>
      <w:r w:rsidRPr="009C4FCC">
        <w:rPr>
          <w:rFonts w:ascii=".applesystemui" w:hAnsi=".applesystemui"/>
        </w:rPr>
        <w:t xml:space="preserve"> for AI. Currently, self-driving cars are already on the road in many countries and cities. In China, fully autonomous taxis have started operating in places like Wuhan. However, if these self-driving cars get into an accident, who should be held responsible? So far, there is no uniform legal conclusion. The possible responsible parties are as follows.</w:t>
      </w:r>
    </w:p>
    <w:p w:rsidRPr="009C4FCC" w:rsidR="001D3189" w:rsidP="001D3189" w:rsidRDefault="001D3189" w14:paraId="7868A036" w14:textId="77777777">
      <w:pPr>
        <w:rPr>
          <w:rFonts w:ascii=".applesystemui" w:hAnsi=".applesystemui"/>
        </w:rPr>
      </w:pPr>
      <w:r w:rsidRPr="009C4FCC">
        <w:rPr>
          <w:rFonts w:ascii=".applesystemui" w:hAnsi=".applesystemui"/>
        </w:rPr>
        <w:t>(1) The car manufacturer. They are responsible for the overall design and safety performance of the vehicle. In a self-driving car, the manufacturer might have to take responsibility for accidents caused by hardware failure or design defects.</w:t>
      </w:r>
    </w:p>
    <w:p w:rsidRPr="009C4FCC" w:rsidR="001D3189" w:rsidP="001D3189" w:rsidRDefault="001D3189" w14:paraId="60D729F5" w14:textId="621DADCC">
      <w:pPr>
        <w:rPr>
          <w:rFonts w:ascii=".applesystemui" w:hAnsi=".applesystemui"/>
        </w:rPr>
      </w:pPr>
      <w:r w:rsidRPr="009C4FCC">
        <w:rPr>
          <w:rFonts w:ascii=".applesystemui" w:hAnsi=".applesystemui"/>
        </w:rPr>
        <w:t xml:space="preserve">(2) The AI system developer. They are responsible for the AI </w:t>
      </w:r>
      <w:r w:rsidRPr="009C4FCC" w:rsidR="00B33166">
        <w:rPr>
          <w:rFonts w:ascii=".applesystemui" w:hAnsi=".applesystemui"/>
          <w:color w:val="EE0000"/>
        </w:rPr>
        <w:t>algorithm</w:t>
      </w:r>
      <w:r w:rsidRPr="009C4FCC">
        <w:rPr>
          <w:rFonts w:ascii=".applesystemui" w:hAnsi=".applesystemui"/>
        </w:rPr>
        <w:t xml:space="preserve"> design and testing. If an accident is caused by an error in the </w:t>
      </w:r>
      <w:r w:rsidRPr="009C4FCC" w:rsidR="00B33166">
        <w:rPr>
          <w:rFonts w:ascii=".applesystemui" w:hAnsi=".applesystemui"/>
          <w:color w:val="EE0000"/>
        </w:rPr>
        <w:t>algorithm</w:t>
      </w:r>
      <w:r w:rsidRPr="009C4FCC">
        <w:rPr>
          <w:rFonts w:ascii=".applesystemui" w:hAnsi=".applesystemui"/>
        </w:rPr>
        <w:t xml:space="preserve"> or an unforeseen behavior, the AI developer may need to bear some responsibility.</w:t>
      </w:r>
    </w:p>
    <w:p w:rsidRPr="009C4FCC" w:rsidR="001D3189" w:rsidP="001D3189" w:rsidRDefault="001D3189" w14:paraId="39717D09" w14:textId="60942B16">
      <w:pPr>
        <w:rPr>
          <w:rFonts w:ascii=".applesystemui" w:hAnsi=".applesystemui"/>
        </w:rPr>
      </w:pPr>
      <w:r w:rsidRPr="009C4FCC">
        <w:rPr>
          <w:rFonts w:ascii=".applesystemui" w:hAnsi=".applesystemui"/>
        </w:rPr>
        <w:t xml:space="preserve">(3) The </w:t>
      </w:r>
      <w:r w:rsidR="00D82059">
        <w:rPr>
          <w:rFonts w:hint="eastAsia" w:ascii=".applesystemui" w:hAnsi=".applesystemui"/>
        </w:rPr>
        <w:t>driver</w:t>
      </w:r>
      <w:r w:rsidRPr="009C4FCC">
        <w:rPr>
          <w:rFonts w:ascii=".applesystemui" w:hAnsi=".applesystemui"/>
        </w:rPr>
        <w:t xml:space="preserve">. Although it is a self-driving car, the </w:t>
      </w:r>
      <w:r w:rsidR="00D82059">
        <w:rPr>
          <w:rFonts w:hint="eastAsia" w:ascii=".applesystemui" w:hAnsi=".applesystemui"/>
        </w:rPr>
        <w:t>driver</w:t>
      </w:r>
      <w:r w:rsidRPr="009C4FCC">
        <w:rPr>
          <w:rFonts w:ascii=".applesystemui" w:hAnsi=".applesystemui"/>
        </w:rPr>
        <w:t xml:space="preserve"> may still be required to be responsible for the safe operation of the vehicle in certain situations, especially when manual intervention is needed.</w:t>
      </w:r>
    </w:p>
    <w:p w:rsidRPr="009C4FCC" w:rsidR="001D3189" w:rsidP="001D3189" w:rsidRDefault="001D3189" w14:paraId="51D6A4B9" w14:textId="262EB13C">
      <w:pPr>
        <w:rPr>
          <w:rFonts w:ascii=".applesystemui" w:hAnsi=".applesystemui"/>
        </w:rPr>
      </w:pPr>
      <w:r w:rsidRPr="009C4FCC">
        <w:rPr>
          <w:rFonts w:ascii=".applesystemui" w:hAnsi=".applesystemui"/>
        </w:rPr>
        <w:t xml:space="preserve">Existing road traffic laws are mainly designed for human driving behavior and lack clear legal provisions for assigning accident responsibility to AI systems. Therefore, the law needs to introduce new clauses to clarify the responsibilities of each party. It is worth </w:t>
      </w:r>
      <w:r w:rsidRPr="009C4FCC">
        <w:rPr>
          <w:rFonts w:ascii=".applesystemui" w:hAnsi=".applesystemui"/>
        </w:rPr>
        <w:lastRenderedPageBreak/>
        <w:t xml:space="preserve">noting that as </w:t>
      </w:r>
      <w:r w:rsidRPr="009C4FCC" w:rsidR="00B33166">
        <w:rPr>
          <w:rFonts w:ascii=".applesystemui" w:hAnsi=".applesystemui"/>
          <w:color w:val="EE0000"/>
        </w:rPr>
        <w:t>artificial intelligence</w:t>
      </w:r>
      <w:r w:rsidRPr="009C4FCC">
        <w:rPr>
          <w:rFonts w:ascii=".applesystemui" w:hAnsi=".applesystemui"/>
        </w:rPr>
        <w:t xml:space="preserve"> becomes more autonomous, determining who is responsible for an accident will become even more difficult. For example, if a self-driving car gains the ability to learn from past driving experiences on its own, its behavior will change, possibly even exceeding the control of its designers, owners, and regulators. If these newly learned behaviors cause harm to people, figuring out who should take responsibility becomes much more complicated.</w:t>
      </w:r>
    </w:p>
    <w:p w:rsidRPr="009C4FCC" w:rsidR="001D3189" w:rsidP="001D3189" w:rsidRDefault="001D3189" w14:paraId="327A40F9" w14:textId="6071486F">
      <w:pPr>
        <w:rPr>
          <w:rFonts w:ascii=".applesystemui" w:hAnsi=".applesystemui"/>
        </w:rPr>
      </w:pPr>
      <w:r w:rsidRPr="009C4FCC">
        <w:rPr>
          <w:rFonts w:ascii=".applesystemui" w:hAnsi=".applesystemui"/>
        </w:rPr>
        <w:t xml:space="preserve">This responsibility problem is not unique to the field of autonomous driving; many AI systems face the same issue. Take a doctor's AI surgical tool, for instance. As the tool becomes more intelligent, the doctor's control over it may decrease. If a medical accident happens, it's hard to determine who is responsible. For example, if the AI tool incorrectly identifies the location of a lesion during surgery, causing the doctor to remove a patient's healthy organ, who should be held accountable? If a regular scalpel were used, the doctor would have full control, and the responsibility would be clear. But an AI scalpel has a degree of autonomy, which reduces the doctor's control. </w:t>
      </w:r>
      <w:r w:rsidRPr="009C4FCC" w:rsidR="00667BFC">
        <w:rPr>
          <w:rFonts w:ascii=".applesystemui" w:hAnsi=".applesystemui"/>
          <w:color w:val="7030A0"/>
        </w:rPr>
        <w:t>Placing all the blame on the doctor would be unfair</w:t>
      </w:r>
      <w:r w:rsidRPr="009C4FCC">
        <w:rPr>
          <w:rFonts w:ascii=".applesystemui" w:hAnsi=".applesystemui"/>
        </w:rPr>
        <w:t xml:space="preserve"> and could discourage doctors from using AI technology. In general, the more intelligent and autonomous an AI tool is, the more difficult it is to assign responsibility.</w:t>
      </w:r>
    </w:p>
    <w:p w:rsidRPr="009C4FCC" w:rsidR="001D3189" w:rsidP="001D3189" w:rsidRDefault="001D3189" w14:paraId="171B5C4A" w14:textId="77777777">
      <w:pPr>
        <w:rPr>
          <w:rFonts w:ascii=".applesystemui" w:hAnsi=".applesystemui"/>
        </w:rPr>
      </w:pPr>
      <w:r w:rsidRPr="009C4FCC">
        <w:rPr>
          <w:rFonts w:ascii=".applesystemui" w:hAnsi=".applesystemui"/>
          <w:b/>
          <w:bCs/>
        </w:rPr>
        <w:t>2. Copyright Disputes over Automatically Generated Content</w:t>
      </w:r>
    </w:p>
    <w:p w:rsidRPr="009C4FCC" w:rsidR="001D3189" w:rsidP="001D3189" w:rsidRDefault="001D3189" w14:paraId="0FB02F78" w14:textId="40293C63">
      <w:pPr>
        <w:rPr>
          <w:rFonts w:ascii=".applesystemui" w:hAnsi=".applesystemui"/>
        </w:rPr>
      </w:pPr>
      <w:r w:rsidRPr="009C4FCC">
        <w:rPr>
          <w:rFonts w:ascii=".applesystemui" w:hAnsi=".applesystemui"/>
        </w:rPr>
        <w:t xml:space="preserve">With the development of </w:t>
      </w:r>
      <w:r w:rsidRPr="009C4FCC" w:rsidR="00B33166">
        <w:rPr>
          <w:rFonts w:ascii=".applesystemui" w:hAnsi=".applesystemui"/>
          <w:color w:val="EE0000"/>
        </w:rPr>
        <w:t>generative artificial intelligence</w:t>
      </w:r>
      <w:r w:rsidRPr="009C4FCC">
        <w:rPr>
          <w:rFonts w:ascii=".applesystemui" w:hAnsi=".applesystemui"/>
        </w:rPr>
        <w:t xml:space="preserve">, people can create articles, videos, music, and other content with AI's help, which has brought unprecedented convenience to creation. However, the widespread use of this technology has also raised an important legal question: do works created by </w:t>
      </w:r>
      <w:r w:rsidRPr="009C4FCC" w:rsidR="00B33166">
        <w:rPr>
          <w:rFonts w:ascii=".applesystemui" w:hAnsi=".applesystemui"/>
          <w:color w:val="EE0000"/>
        </w:rPr>
        <w:t>generative artificial intelligence</w:t>
      </w:r>
      <w:r w:rsidRPr="009C4FCC">
        <w:rPr>
          <w:rFonts w:ascii=".applesystemui" w:hAnsi=".applesystemui"/>
        </w:rPr>
        <w:t xml:space="preserve"> have </w:t>
      </w:r>
      <w:r w:rsidRPr="009C4FCC" w:rsidR="00B33166">
        <w:rPr>
          <w:rFonts w:ascii=".applesystemui" w:hAnsi=".applesystemui"/>
          <w:color w:val="EE0000"/>
        </w:rPr>
        <w:t>copyright</w:t>
      </w:r>
      <w:r w:rsidRPr="009C4FCC">
        <w:rPr>
          <w:rFonts w:ascii=".applesystemui" w:hAnsi=".applesystemui"/>
        </w:rPr>
        <w:t>? Let's look at two real cases.</w:t>
      </w:r>
    </w:p>
    <w:p w:rsidRPr="00525F03" w:rsidR="001D3189" w:rsidP="00525F03" w:rsidRDefault="001D3189" w14:paraId="7519C4FD" w14:textId="14F1D88C">
      <w:pPr>
        <w:pStyle w:val="a9"/>
        <w:numPr>
          <w:ilvl w:val="0"/>
          <w:numId w:val="4"/>
        </w:numPr>
        <w:rPr>
          <w:rFonts w:ascii=".applesystemui" w:hAnsi=".applesystemui"/>
        </w:rPr>
      </w:pPr>
      <w:r w:rsidRPr="00525F03">
        <w:rPr>
          <w:rFonts w:ascii=".applesystemui" w:hAnsi=".applesystemui"/>
        </w:rPr>
        <w:t xml:space="preserve">U.S. Copyright Office: The "Théâtre </w:t>
      </w:r>
      <w:proofErr w:type="spellStart"/>
      <w:r w:rsidRPr="00525F03">
        <w:rPr>
          <w:rFonts w:ascii=".applesystemui" w:hAnsi=".applesystemui"/>
        </w:rPr>
        <w:t>D'opéra</w:t>
      </w:r>
      <w:proofErr w:type="spellEnd"/>
      <w:r w:rsidRPr="00525F03">
        <w:rPr>
          <w:rFonts w:ascii=".applesystemui" w:hAnsi=".applesystemui"/>
        </w:rPr>
        <w:t xml:space="preserve"> Spatial" Case</w:t>
      </w:r>
    </w:p>
    <w:p w:rsidRPr="009C4FCC" w:rsidR="001D3189" w:rsidP="001D3189" w:rsidRDefault="001D3189" w14:paraId="78A7192A" w14:textId="44A6CD43">
      <w:pPr>
        <w:rPr>
          <w:rFonts w:ascii=".applesystemui" w:hAnsi=".applesystemui"/>
        </w:rPr>
      </w:pPr>
      <w:r w:rsidRPr="009C4FCC">
        <w:rPr>
          <w:rFonts w:ascii=".applesystemui" w:hAnsi=".applesystemui"/>
        </w:rPr>
        <w:t xml:space="preserve">Game designer Jason Allen used the AI drawing tool Midjourney to create an art piece called "Théâtre </w:t>
      </w:r>
      <w:proofErr w:type="spellStart"/>
      <w:r w:rsidRPr="009C4FCC">
        <w:rPr>
          <w:rFonts w:ascii=".applesystemui" w:hAnsi=".applesystemui"/>
        </w:rPr>
        <w:t>D'opéra</w:t>
      </w:r>
      <w:proofErr w:type="spellEnd"/>
      <w:r w:rsidRPr="009C4FCC">
        <w:rPr>
          <w:rFonts w:ascii=".applesystemui" w:hAnsi=".applesystemui"/>
        </w:rPr>
        <w:t xml:space="preserve"> Spatial" </w:t>
      </w:r>
      <w:r w:rsidR="0009046C">
        <w:rPr>
          <w:rFonts w:hint="eastAsia" w:ascii=".applesystemui" w:hAnsi=".applesystemui"/>
        </w:rPr>
        <w:t xml:space="preserve">(Figure 5-18) </w:t>
      </w:r>
      <w:r w:rsidRPr="009C4FCC">
        <w:rPr>
          <w:rFonts w:ascii=".applesystemui" w:hAnsi=".applesystemui"/>
        </w:rPr>
        <w:t>and won first place in the "Digital Arts / Digitally-Manipulated Photography" category at a competition for emerging digital artists in Colorado, USA. Afterwards, Jason Allen submitted a registration application for the image to the U.S. Copyright Office, listing himself as the author.</w:t>
      </w:r>
    </w:p>
    <w:p w:rsidRPr="009C4FCC" w:rsidR="001D3189" w:rsidP="001D3189" w:rsidRDefault="001D3189" w14:paraId="3D7D58D1" w14:textId="448702DB">
      <w:pPr>
        <w:rPr>
          <w:rFonts w:ascii=".applesystemui" w:hAnsi=".applesystemui"/>
        </w:rPr>
      </w:pPr>
      <w:r w:rsidRPr="009C4FCC">
        <w:rPr>
          <w:rFonts w:ascii=".applesystemui" w:hAnsi=".applesystemui"/>
        </w:rPr>
        <w:t xml:space="preserve">Because the image had won an award in a public competition, the Copyright Office learned that it contained AI-generated content and asked the applicant to submit a description of the creative process. According to the statement, Jason Allen entered at least 624 text prompts to get the initial version of the image. He then used the image processing software Adobe Photoshop to remove some flaws and add new visual content. Finally, he used the image processing tool Gigapixel AI to increase the image's resolution and size. Despite this, after a comprehensive review of the image in question, </w:t>
      </w:r>
      <w:r w:rsidRPr="009C4FCC">
        <w:rPr>
          <w:rFonts w:ascii=".applesystemui" w:hAnsi=".applesystemui"/>
        </w:rPr>
        <w:lastRenderedPageBreak/>
        <w:t xml:space="preserve">the U.S. Copyright Office Review Board rejected the </w:t>
      </w:r>
      <w:r w:rsidRPr="009C4FCC" w:rsidR="00B33166">
        <w:rPr>
          <w:rFonts w:ascii=".applesystemui" w:hAnsi=".applesystemui"/>
          <w:color w:val="EE0000"/>
        </w:rPr>
        <w:t>copyright</w:t>
      </w:r>
      <w:r w:rsidRPr="009C4FCC">
        <w:rPr>
          <w:rFonts w:ascii=".applesystemui" w:hAnsi=".applesystemui"/>
        </w:rPr>
        <w:t xml:space="preserve"> registration application for "Théâtre </w:t>
      </w:r>
      <w:proofErr w:type="spellStart"/>
      <w:r w:rsidRPr="009C4FCC">
        <w:rPr>
          <w:rFonts w:ascii=".applesystemui" w:hAnsi=".applesystemui"/>
        </w:rPr>
        <w:t>D'opéra</w:t>
      </w:r>
      <w:proofErr w:type="spellEnd"/>
      <w:r w:rsidRPr="009C4FCC">
        <w:rPr>
          <w:rFonts w:ascii=".applesystemui" w:hAnsi=".applesystemui"/>
        </w:rPr>
        <w:t xml:space="preserve"> Spatial" on September 5, 2023. The reason was that the work could not reflect an individual's </w:t>
      </w:r>
      <w:r w:rsidRPr="009C4FCC" w:rsidR="00B33166">
        <w:rPr>
          <w:rFonts w:ascii=".applesystemui" w:hAnsi=".applesystemui"/>
          <w:color w:val="EE0000"/>
        </w:rPr>
        <w:t>originality</w:t>
      </w:r>
      <w:r w:rsidRPr="009C4FCC">
        <w:rPr>
          <w:rFonts w:ascii=".applesystemui" w:hAnsi=".applesystemui"/>
        </w:rPr>
        <w:t xml:space="preserve">. This case shows the basic position of the United States on the copyrightability of AI works: "For works generated by AI, if the level of human creative involvement is below the standard for </w:t>
      </w:r>
      <w:r w:rsidRPr="009C4FCC" w:rsidR="00B33166">
        <w:rPr>
          <w:rFonts w:ascii=".applesystemui" w:hAnsi=".applesystemui"/>
          <w:color w:val="EE0000"/>
        </w:rPr>
        <w:t>copyright</w:t>
      </w:r>
      <w:r w:rsidRPr="009C4FCC">
        <w:rPr>
          <w:rFonts w:ascii=".applesystemui" w:hAnsi=".applesystemui"/>
        </w:rPr>
        <w:t xml:space="preserve"> protection, then the work as a whole is not protected by </w:t>
      </w:r>
      <w:r w:rsidRPr="009C4FCC" w:rsidR="00B33166">
        <w:rPr>
          <w:rFonts w:ascii=".applesystemui" w:hAnsi=".applesystemui"/>
          <w:color w:val="EE0000"/>
        </w:rPr>
        <w:t>copyright</w:t>
      </w:r>
      <w:r w:rsidRPr="009C4FCC">
        <w:rPr>
          <w:rFonts w:ascii=".applesystemui" w:hAnsi=".applesystemui"/>
        </w:rPr>
        <w:t>."</w:t>
      </w:r>
    </w:p>
    <w:p w:rsidRPr="0009046C" w:rsidR="001D3189" w:rsidP="0009046C" w:rsidRDefault="001D3189" w14:paraId="0CC52DCF" w14:textId="029688C6">
      <w:pPr>
        <w:pStyle w:val="a9"/>
        <w:numPr>
          <w:ilvl w:val="0"/>
          <w:numId w:val="4"/>
        </w:numPr>
        <w:rPr>
          <w:rFonts w:ascii=".applesystemui" w:hAnsi=".applesystemui"/>
        </w:rPr>
      </w:pPr>
      <w:r w:rsidRPr="0009046C">
        <w:rPr>
          <w:rFonts w:ascii=".applesystemui" w:hAnsi=".applesystemui"/>
        </w:rPr>
        <w:t>Beijing Internet Court: The "Spring Breeze Brings Tenderness" Case</w:t>
      </w:r>
    </w:p>
    <w:p w:rsidRPr="009C4FCC" w:rsidR="001D3189" w:rsidP="001D3189" w:rsidRDefault="001D3189" w14:paraId="037B168D" w14:textId="1F9A9A50">
      <w:pPr>
        <w:rPr>
          <w:rFonts w:ascii=".applesystemui" w:hAnsi=".applesystemui"/>
        </w:rPr>
      </w:pPr>
      <w:r w:rsidRPr="009C4FCC">
        <w:rPr>
          <w:rFonts w:ascii=".applesystemui" w:hAnsi=".applesystemui"/>
        </w:rPr>
        <w:t xml:space="preserve">In this case, the plaintiff, Mr. Li, used the AI drawing model </w:t>
      </w:r>
      <w:r w:rsidRPr="009C4FCC" w:rsidR="00B33166">
        <w:rPr>
          <w:rFonts w:ascii=".applesystemui" w:hAnsi=".applesystemui"/>
          <w:color w:val="EE0000"/>
        </w:rPr>
        <w:t>Stable Diffusion</w:t>
      </w:r>
      <w:r w:rsidRPr="009C4FCC">
        <w:rPr>
          <w:rFonts w:ascii=".applesystemui" w:hAnsi=".applesystemui"/>
        </w:rPr>
        <w:t xml:space="preserve"> to generate an image of a person. He then published it on his social media platform under the title "Spring Breeze Brings Tenderness." Mr. Li claimed that he created the image by conceiving the layout, inputting about 150 prompts, arranging the order of the prompts, setting and continuously adjusting parameters, and selecting the final image. The defendant, Mr. Liu, used it as an illustration for an article and removed the watermark, which </w:t>
      </w:r>
      <w:r w:rsidRPr="009C4FCC" w:rsidR="00B33166">
        <w:rPr>
          <w:rFonts w:ascii=".applesystemui" w:hAnsi=".applesystemui"/>
          <w:color w:val="EE0000"/>
        </w:rPr>
        <w:t>infringed</w:t>
      </w:r>
      <w:r w:rsidRPr="009C4FCC">
        <w:rPr>
          <w:rFonts w:ascii=".applesystemui" w:hAnsi=".applesystemui"/>
        </w:rPr>
        <w:t xml:space="preserve"> upon the plaintiff's right of authorship and right of communication through information networks. In its ruling, the Beijing Internet Court determined that the AI-generated image reflected Mr. Li's intellectual investment and personalized expression, meeting the requirements of being an "intellectual achievement" and having "</w:t>
      </w:r>
      <w:r w:rsidRPr="009C4FCC" w:rsidR="00B33166">
        <w:rPr>
          <w:rFonts w:ascii=".applesystemui" w:hAnsi=".applesystemui"/>
          <w:color w:val="EE0000"/>
        </w:rPr>
        <w:t>originality</w:t>
      </w:r>
      <w:r w:rsidRPr="009C4FCC">
        <w:rPr>
          <w:rFonts w:ascii=".applesystemui" w:hAnsi=".applesystemui"/>
        </w:rPr>
        <w:t>." Therefore, it is protected by the Copyright Law of the People's Republic of China. At the same time, the court ruled that the AI itself cannot be an author under the Copyright Law, so Mr. Li is the author of the work.</w:t>
      </w:r>
    </w:p>
    <w:p w:rsidRPr="009C4FCC" w:rsidR="001D3189" w:rsidP="001D3189" w:rsidRDefault="001D3189" w14:paraId="241CC31E" w14:textId="4C7F3E2E">
      <w:pPr>
        <w:rPr>
          <w:rFonts w:ascii=".applesystemui" w:hAnsi=".applesystemui"/>
        </w:rPr>
      </w:pPr>
      <w:r w:rsidRPr="009C4FCC">
        <w:rPr>
          <w:rFonts w:ascii=".applesystemui" w:hAnsi=".applesystemui"/>
        </w:rPr>
        <w:t xml:space="preserve">From these two cases, we can see that regarding the </w:t>
      </w:r>
      <w:r w:rsidRPr="009C4FCC" w:rsidR="00B33166">
        <w:rPr>
          <w:rFonts w:ascii=".applesystemui" w:hAnsi=".applesystemui"/>
          <w:color w:val="EE0000"/>
        </w:rPr>
        <w:t>copyright</w:t>
      </w:r>
      <w:r w:rsidRPr="009C4FCC">
        <w:rPr>
          <w:rFonts w:ascii=".applesystemui" w:hAnsi=".applesystemui"/>
        </w:rPr>
        <w:t xml:space="preserve"> of AI works, although everyone agrees that creating AI works requires creative labor, the standards applied in different countries and regions vary. Countries are still exploring the standards for the copyrightability of AI works.</w:t>
      </w:r>
    </w:p>
    <w:p w:rsidRPr="009C4FCC" w:rsidR="001D3189" w:rsidP="001D3189" w:rsidRDefault="001D3189" w14:paraId="7E760998" w14:textId="77777777">
      <w:pPr>
        <w:rPr>
          <w:rFonts w:ascii=".applesystemui" w:hAnsi=".applesystemui"/>
        </w:rPr>
      </w:pPr>
      <w:r w:rsidRPr="009C4FCC">
        <w:rPr>
          <w:rFonts w:ascii=".applesystemui" w:hAnsi=".applesystemui"/>
          <w:b/>
          <w:bCs/>
        </w:rPr>
        <w:t>3. Copyright Issues of Model Training Data</w:t>
      </w:r>
    </w:p>
    <w:p w:rsidRPr="009C4FCC" w:rsidR="001D3189" w:rsidP="001D3189" w:rsidRDefault="001D3189" w14:paraId="115B1929" w14:textId="623DC385">
      <w:pPr>
        <w:rPr>
          <w:rFonts w:ascii=".applesystemui" w:hAnsi=".applesystemui"/>
        </w:rPr>
      </w:pPr>
      <w:r w:rsidRPr="009C4FCC">
        <w:rPr>
          <w:rFonts w:ascii=".applesystemui" w:hAnsi=".applesystemui"/>
        </w:rPr>
        <w:t xml:space="preserve">Another </w:t>
      </w:r>
      <w:r w:rsidRPr="009C4FCC" w:rsidR="00B33166">
        <w:rPr>
          <w:rFonts w:ascii=".applesystemui" w:hAnsi=".applesystemui"/>
          <w:color w:val="EE0000"/>
        </w:rPr>
        <w:t>copyright</w:t>
      </w:r>
      <w:r w:rsidRPr="009C4FCC">
        <w:rPr>
          <w:rFonts w:ascii=".applesystemui" w:hAnsi=".applesystemui"/>
        </w:rPr>
        <w:t xml:space="preserve">-related issue with </w:t>
      </w:r>
      <w:r w:rsidRPr="009C4FCC" w:rsidR="00B33166">
        <w:rPr>
          <w:rFonts w:ascii=".applesystemui" w:hAnsi=".applesystemui"/>
          <w:color w:val="EE0000"/>
        </w:rPr>
        <w:t>generative artificial intelligence</w:t>
      </w:r>
      <w:r w:rsidRPr="009C4FCC">
        <w:rPr>
          <w:rFonts w:ascii=".applesystemui" w:hAnsi=".applesystemui"/>
        </w:rPr>
        <w:t xml:space="preserve"> is the </w:t>
      </w:r>
      <w:r w:rsidRPr="009C4FCC" w:rsidR="00B33166">
        <w:rPr>
          <w:rFonts w:ascii=".applesystemui" w:hAnsi=".applesystemui"/>
          <w:color w:val="EE0000"/>
        </w:rPr>
        <w:t>copyright</w:t>
      </w:r>
      <w:r w:rsidRPr="009C4FCC">
        <w:rPr>
          <w:rFonts w:ascii=".applesystemui" w:hAnsi=".applesystemui"/>
        </w:rPr>
        <w:t xml:space="preserve"> dispute over AI </w:t>
      </w:r>
      <w:r w:rsidRPr="009C4FCC" w:rsidR="00B33166">
        <w:rPr>
          <w:rFonts w:ascii=".applesystemui" w:hAnsi=".applesystemui"/>
          <w:color w:val="EE0000"/>
        </w:rPr>
        <w:t>training data</w:t>
      </w:r>
      <w:r w:rsidRPr="009C4FCC">
        <w:rPr>
          <w:rFonts w:ascii=".applesystemui" w:hAnsi=".applesystemui"/>
        </w:rPr>
        <w:t xml:space="preserve">. One case involves Google and French news media over the </w:t>
      </w:r>
      <w:r w:rsidRPr="009C4FCC" w:rsidR="00B33166">
        <w:rPr>
          <w:rFonts w:ascii=".applesystemui" w:hAnsi=".applesystemui"/>
          <w:color w:val="EE0000"/>
        </w:rPr>
        <w:t>training data</w:t>
      </w:r>
      <w:r w:rsidRPr="009C4FCC">
        <w:rPr>
          <w:rFonts w:ascii=".applesystemui" w:hAnsi=".applesystemui"/>
        </w:rPr>
        <w:t xml:space="preserve"> for Gemini. Here's what happened: In 2022, Google signed a </w:t>
      </w:r>
      <w:r w:rsidRPr="009C4FCC" w:rsidR="00B33166">
        <w:rPr>
          <w:rFonts w:ascii=".applesystemui" w:hAnsi=".applesystemui"/>
          <w:color w:val="EE0000"/>
        </w:rPr>
        <w:t>copyright</w:t>
      </w:r>
      <w:r w:rsidRPr="009C4FCC">
        <w:rPr>
          <w:rFonts w:ascii=".applesystemui" w:hAnsi=".applesystemui"/>
        </w:rPr>
        <w:t xml:space="preserve"> commitment agreement with 280 French news media organizations, promising to pay news publishers </w:t>
      </w:r>
      <w:r w:rsidRPr="009C4FCC" w:rsidR="00B33166">
        <w:rPr>
          <w:rFonts w:ascii=".applesystemui" w:hAnsi=".applesystemui"/>
          <w:color w:val="EE0000"/>
        </w:rPr>
        <w:t>copyright</w:t>
      </w:r>
      <w:r w:rsidRPr="009C4FCC">
        <w:rPr>
          <w:rFonts w:ascii=".applesystemui" w:hAnsi=".applesystemui"/>
        </w:rPr>
        <w:t xml:space="preserve"> compensation fees if its search engine continued to crawl their news. The agreement also established principles for "transparent, objective, and non-discriminatory" </w:t>
      </w:r>
      <w:r w:rsidRPr="009C4FCC" w:rsidR="00B33166">
        <w:rPr>
          <w:rFonts w:ascii=".applesystemui" w:hAnsi=".applesystemui"/>
          <w:color w:val="EE0000"/>
        </w:rPr>
        <w:t>copyright</w:t>
      </w:r>
      <w:r w:rsidRPr="009C4FCC">
        <w:rPr>
          <w:rFonts w:ascii=".applesystemui" w:hAnsi=".applesystemui"/>
        </w:rPr>
        <w:t xml:space="preserve"> remuneration. However, this year, the French Competition Authority found that Google did not fully comply with its commitments when training Gemini. In terms of transparency, Google did not inform the news organizations that Gemini was using their copyrighted content, nor did it explain how it was used. In terms of an opt-out mechanism, although Google introduced the Google </w:t>
      </w:r>
      <w:r w:rsidRPr="009C4FCC">
        <w:rPr>
          <w:rFonts w:ascii=".applesystemui" w:hAnsi=".applesystemui"/>
        </w:rPr>
        <w:lastRenderedPageBreak/>
        <w:t>Extended technology—which allows news media to insert a "</w:t>
      </w:r>
      <w:proofErr w:type="spellStart"/>
      <w:r w:rsidRPr="009C4FCC">
        <w:rPr>
          <w:rFonts w:ascii=".applesystemui" w:hAnsi=".applesystemui"/>
        </w:rPr>
        <w:t>noindex</w:t>
      </w:r>
      <w:proofErr w:type="spellEnd"/>
      <w:r w:rsidRPr="009C4FCC">
        <w:rPr>
          <w:rFonts w:ascii=".applesystemui" w:hAnsi=".applesystemui"/>
        </w:rPr>
        <w:t xml:space="preserve">" tag in their web pages to prevent web crawlers from taking their content as </w:t>
      </w:r>
      <w:r w:rsidRPr="009C4FCC" w:rsidR="00B33166">
        <w:rPr>
          <w:rFonts w:ascii=".applesystemui" w:hAnsi=".applesystemui"/>
          <w:color w:val="EE0000"/>
        </w:rPr>
        <w:t>training material</w:t>
      </w:r>
      <w:r w:rsidRPr="009C4FCC">
        <w:rPr>
          <w:rFonts w:ascii=".applesystemui" w:hAnsi=".applesystemui"/>
        </w:rPr>
        <w:t xml:space="preserve"> for the large model Gemini—inserting this tag also means the news will completely disappear from Google Search, thus harming the news publishers' right to disseminate news.</w:t>
      </w:r>
    </w:p>
    <w:p w:rsidRPr="009C4FCC" w:rsidR="001D3189" w:rsidP="001D3189" w:rsidRDefault="001D3189" w14:paraId="6EE106FE" w14:textId="78094FA7">
      <w:pPr>
        <w:rPr>
          <w:rFonts w:ascii=".applesystemui" w:hAnsi=".applesystemui"/>
        </w:rPr>
      </w:pPr>
      <w:r w:rsidRPr="009C4FCC">
        <w:rPr>
          <w:rFonts w:ascii=".applesystemui" w:hAnsi=".applesystemui"/>
        </w:rPr>
        <w:t xml:space="preserve">Google is not the only one facing this problem; OpenAI has a big headache with it too. The American media outlet, The New York Times, sued OpenAI and its investor Microsoft, accusing them of using millions of its articles to train their </w:t>
      </w:r>
      <w:r w:rsidRPr="009C4FCC" w:rsidR="00B33166">
        <w:rPr>
          <w:rFonts w:ascii=".applesystemui" w:hAnsi=".applesystemui"/>
          <w:color w:val="EE0000"/>
        </w:rPr>
        <w:t>artificial intelligence</w:t>
      </w:r>
      <w:r w:rsidRPr="009C4FCC">
        <w:rPr>
          <w:rFonts w:ascii=".applesystemui" w:hAnsi=".applesystemui"/>
        </w:rPr>
        <w:t xml:space="preserve"> large models without authorization. It demanded that the defendants destroy the relevant data and be responsible for the media's losses. OpenAI later defended itself, claiming its training constituted </w:t>
      </w:r>
      <w:r w:rsidRPr="009C4FCC" w:rsidR="00B33166">
        <w:rPr>
          <w:rFonts w:ascii=".applesystemui" w:hAnsi=".applesystemui"/>
          <w:color w:val="EE0000"/>
        </w:rPr>
        <w:t>fair use</w:t>
      </w:r>
      <w:r w:rsidRPr="009C4FCC">
        <w:rPr>
          <w:rFonts w:ascii=".applesystemui" w:hAnsi=".applesystemui"/>
        </w:rPr>
        <w:t xml:space="preserve"> and that they had provided an option to opt out.</w:t>
      </w:r>
    </w:p>
    <w:p w:rsidRPr="009C4FCC" w:rsidR="001D3189" w:rsidP="001D3189" w:rsidRDefault="001D3189" w14:paraId="49D63AF4" w14:textId="154CA74B">
      <w:pPr>
        <w:rPr>
          <w:rFonts w:ascii=".applesystemui" w:hAnsi=".applesystemui"/>
        </w:rPr>
      </w:pPr>
      <w:r w:rsidRPr="02E5645B" w:rsidR="001D3189">
        <w:rPr>
          <w:rFonts w:ascii=".applesystemui" w:hAnsi=".applesystemui"/>
        </w:rPr>
        <w:t xml:space="preserve">Although the claims of the French media and The New York Times are not without reason, using publicly available data to train a large model is, after all, not simply equivalent to the </w:t>
      </w:r>
      <w:r w:rsidRPr="02E5645B" w:rsidR="00B33166">
        <w:rPr>
          <w:rFonts w:ascii=".applesystemui" w:hAnsi=".applesystemui"/>
          <w:color w:val="EE0000"/>
        </w:rPr>
        <w:t>copyright</w:t>
      </w:r>
      <w:r w:rsidRPr="02E5645B" w:rsidR="001D3189">
        <w:rPr>
          <w:rFonts w:ascii=".applesystemui" w:hAnsi=".applesystemui"/>
        </w:rPr>
        <w:t xml:space="preserve"> </w:t>
      </w:r>
      <w:r w:rsidRPr="02E5645B" w:rsidR="00B33166">
        <w:rPr>
          <w:rFonts w:ascii=".applesystemui" w:hAnsi=".applesystemui"/>
          <w:color w:val="EE0000"/>
        </w:rPr>
        <w:t>infringement</w:t>
      </w:r>
      <w:r w:rsidRPr="02E5645B" w:rsidR="001D3189">
        <w:rPr>
          <w:rFonts w:ascii=".applesystemui" w:hAnsi=".applesystemui"/>
        </w:rPr>
        <w:t xml:space="preserve"> of directly reprinting an article. </w:t>
      </w:r>
      <w:del w:author="Rachel St. John" w:date="2025-08-18T04:13:45.275Z" w:id="372724277">
        <w:r w:rsidRPr="02E5645B" w:rsidDel="00667BFC">
          <w:rPr>
            <w:rFonts w:ascii=".applesystemui" w:hAnsi=".applesystemui"/>
            <w:color w:val="7030A0"/>
          </w:rPr>
          <w:delText>What kind of</w:delText>
        </w:r>
      </w:del>
      <w:ins w:author="Rachel St. John" w:date="2025-08-18T04:13:45.707Z" w:id="960975774">
        <w:r w:rsidRPr="02E5645B" w:rsidR="0C4FDE8A">
          <w:rPr>
            <w:rFonts w:ascii=".applesystemui" w:hAnsi=".applesystemui"/>
            <w:color w:val="7030A0"/>
          </w:rPr>
          <w:t>The</w:t>
        </w:r>
      </w:ins>
      <w:r w:rsidRPr="02E5645B" w:rsidR="00667BFC">
        <w:rPr>
          <w:rFonts w:ascii=".applesystemui" w:hAnsi=".applesystemui"/>
          <w:color w:val="7030A0"/>
        </w:rPr>
        <w:t xml:space="preserve"> legal principles</w:t>
      </w:r>
      <w:ins w:author="Rachel St. John" w:date="2025-08-18T04:13:51.71Z" w:id="763810154">
        <w:r w:rsidRPr="02E5645B" w:rsidR="48277E17">
          <w:rPr>
            <w:rFonts w:ascii=".applesystemui" w:hAnsi=".applesystemui"/>
            <w:color w:val="7030A0"/>
          </w:rPr>
          <w:t xml:space="preserve"> that</w:t>
        </w:r>
      </w:ins>
      <w:r w:rsidRPr="02E5645B" w:rsidR="00667BFC">
        <w:rPr>
          <w:rFonts w:ascii=".applesystemui" w:hAnsi=".applesystemui"/>
          <w:color w:val="7030A0"/>
        </w:rPr>
        <w:t xml:space="preserve"> should be followed </w:t>
      </w:r>
      <w:del w:author="Rachel St. John" w:date="2025-08-18T04:13:54.469Z" w:id="389309004">
        <w:r w:rsidRPr="02E5645B" w:rsidDel="00667BFC">
          <w:rPr>
            <w:rFonts w:ascii=".applesystemui" w:hAnsi=".applesystemui"/>
            <w:color w:val="7030A0"/>
          </w:rPr>
          <w:delText xml:space="preserve">is </w:delText>
        </w:r>
      </w:del>
      <w:ins w:author="Rachel St. John" w:date="2025-08-18T04:13:55.833Z" w:id="1879918276">
        <w:r w:rsidRPr="02E5645B" w:rsidR="5576FFD0">
          <w:rPr>
            <w:rFonts w:ascii=".applesystemui" w:hAnsi=".applesystemui"/>
            <w:color w:val="7030A0"/>
          </w:rPr>
          <w:t xml:space="preserve">are </w:t>
        </w:r>
      </w:ins>
      <w:r w:rsidRPr="02E5645B" w:rsidR="00667BFC">
        <w:rPr>
          <w:rFonts w:ascii=".applesystemui" w:hAnsi=".applesystemui"/>
          <w:color w:val="7030A0"/>
        </w:rPr>
        <w:t>still undecided</w:t>
      </w:r>
      <w:r w:rsidRPr="02E5645B" w:rsidR="001D3189">
        <w:rPr>
          <w:rFonts w:ascii=".applesystemui" w:hAnsi=".applesystemui"/>
        </w:rPr>
        <w:t>.</w:t>
      </w:r>
    </w:p>
    <w:p w:rsidRPr="009C4FCC" w:rsidR="001D3189" w:rsidP="001D3189" w:rsidRDefault="001D3189" w14:paraId="3AA08612" w14:textId="77777777">
      <w:pPr>
        <w:rPr>
          <w:rFonts w:ascii=".applesystemui" w:hAnsi=".applesystemui"/>
        </w:rPr>
      </w:pPr>
      <w:r w:rsidRPr="009C4FCC">
        <w:rPr>
          <w:rFonts w:ascii=".applesystemui" w:hAnsi=".applesystemui"/>
          <w:b/>
          <w:bCs/>
        </w:rPr>
        <w:t>4. Infringement Issues of Forged Videos</w:t>
      </w:r>
    </w:p>
    <w:p w:rsidRPr="009C4FCC" w:rsidR="001D3189" w:rsidP="001D3189" w:rsidRDefault="001D3189" w14:paraId="3B443BCD" w14:textId="63480BBE">
      <w:pPr>
        <w:rPr>
          <w:rFonts w:ascii=".applesystemui" w:hAnsi=".applesystemui"/>
        </w:rPr>
      </w:pPr>
      <w:r w:rsidRPr="02E5645B" w:rsidR="001D3189">
        <w:rPr>
          <w:rFonts w:ascii=".applesystemui" w:hAnsi=".applesystemui"/>
        </w:rPr>
        <w:t xml:space="preserve">As </w:t>
      </w:r>
      <w:r w:rsidRPr="02E5645B" w:rsidR="00B33166">
        <w:rPr>
          <w:rFonts w:ascii=".applesystemui" w:hAnsi=".applesystemui"/>
          <w:color w:val="EE0000"/>
        </w:rPr>
        <w:t>artificial intelligence</w:t>
      </w:r>
      <w:r w:rsidRPr="02E5645B" w:rsidR="001D3189">
        <w:rPr>
          <w:rFonts w:ascii=".applesystemui" w:hAnsi=".applesystemui"/>
        </w:rPr>
        <w:t xml:space="preserve"> technology advances, AI can alter video content so realistically that </w:t>
      </w:r>
      <w:r w:rsidRPr="02E5645B" w:rsidR="001D3189">
        <w:rPr>
          <w:rFonts w:ascii=".applesystemui" w:hAnsi=".applesystemui"/>
        </w:rPr>
        <w:t>it's</w:t>
      </w:r>
      <w:r w:rsidRPr="02E5645B" w:rsidR="001D3189">
        <w:rPr>
          <w:rFonts w:ascii=".applesystemui" w:hAnsi=".applesystemui"/>
        </w:rPr>
        <w:t xml:space="preserve"> hard to </w:t>
      </w:r>
      <w:r w:rsidRPr="02E5645B" w:rsidR="001D3189">
        <w:rPr>
          <w:rFonts w:ascii=".applesystemui" w:hAnsi=".applesystemui"/>
        </w:rPr>
        <w:t>tell</w:t>
      </w:r>
      <w:r w:rsidRPr="02E5645B" w:rsidR="001D3189">
        <w:rPr>
          <w:rFonts w:ascii=".applesystemui" w:hAnsi=".applesystemui"/>
        </w:rPr>
        <w:t xml:space="preserve"> </w:t>
      </w:r>
      <w:r w:rsidRPr="02E5645B" w:rsidR="001D3189">
        <w:rPr>
          <w:rFonts w:ascii=".applesystemui" w:hAnsi=".applesystemui"/>
        </w:rPr>
        <w:t>it's</w:t>
      </w:r>
      <w:r w:rsidRPr="02E5645B" w:rsidR="001D3189">
        <w:rPr>
          <w:rFonts w:ascii=".applesystemui" w:hAnsi=".applesystemui"/>
        </w:rPr>
        <w:t xml:space="preserve"> fake. This technology is called </w:t>
      </w:r>
      <w:r w:rsidRPr="02E5645B" w:rsidR="00B33166">
        <w:rPr>
          <w:rFonts w:ascii=".applesystemui" w:hAnsi=".applesystemui"/>
          <w:color w:val="EE0000"/>
        </w:rPr>
        <w:t>deepfake</w:t>
      </w:r>
      <w:r w:rsidRPr="02E5645B" w:rsidR="001D3189">
        <w:rPr>
          <w:rFonts w:ascii=".applesystemui" w:hAnsi=".applesystemui"/>
        </w:rPr>
        <w:t xml:space="preserve">. Fake videos can be used to create false information or manipulate public opinion, raising concerns about personal privacy and the authenticity of information. For example, someone used this technology to forge a speech by a political figure, which called on the public to give up resisting a foreign invasion, causing a major impact. The same technology could also be used to synthesize private photos of public figures, making them look real </w:t>
      </w:r>
      <w:del w:author="Rachel St. John" w:date="2025-08-18T04:15:05.443Z" w:id="1617055126">
        <w:r w:rsidRPr="02E5645B" w:rsidDel="001D3189">
          <w:rPr>
            <w:rFonts w:ascii=".applesystemui" w:hAnsi=".applesystemui"/>
          </w:rPr>
          <w:delText xml:space="preserve">and </w:delText>
        </w:r>
      </w:del>
      <w:ins w:author="Rachel St. John" w:date="2025-08-18T04:15:05.653Z" w:id="1339355004">
        <w:r w:rsidRPr="02E5645B" w:rsidR="13B59505">
          <w:rPr>
            <w:rFonts w:ascii=".applesystemui" w:hAnsi=".applesystemui"/>
          </w:rPr>
          <w:t xml:space="preserve">to </w:t>
        </w:r>
      </w:ins>
      <w:r w:rsidRPr="02E5645B" w:rsidR="001D3189">
        <w:rPr>
          <w:rFonts w:ascii=".applesystemui" w:hAnsi=".applesystemui"/>
        </w:rPr>
        <w:t>caus</w:t>
      </w:r>
      <w:del w:author="Rachel St. John" w:date="2025-08-18T04:15:13.438Z" w:id="1307895415">
        <w:r w:rsidRPr="02E5645B" w:rsidDel="001D3189">
          <w:rPr>
            <w:rFonts w:ascii=".applesystemui" w:hAnsi=".applesystemui"/>
          </w:rPr>
          <w:delText>ing</w:delText>
        </w:r>
      </w:del>
      <w:ins w:author="Rachel St. John" w:date="2025-08-18T04:15:13.56Z" w:id="878128603">
        <w:r w:rsidRPr="02E5645B" w:rsidR="089F8E72">
          <w:rPr>
            <w:rFonts w:ascii=".applesystemui" w:hAnsi=".applesystemui"/>
          </w:rPr>
          <w:t>e</w:t>
        </w:r>
      </w:ins>
      <w:r w:rsidRPr="02E5645B" w:rsidR="001D3189">
        <w:rPr>
          <w:rFonts w:ascii=".applesystemui" w:hAnsi=".applesystemui"/>
        </w:rPr>
        <w:t xml:space="preserve"> damage to the victim's reputation and emotional harm.</w:t>
      </w:r>
    </w:p>
    <w:p w:rsidRPr="009C4FCC" w:rsidR="001D3189" w:rsidP="001D3189" w:rsidRDefault="001D3189" w14:paraId="43B70A74" w14:textId="4D22B05A">
      <w:pPr>
        <w:rPr>
          <w:rFonts w:ascii=".applesystemui" w:hAnsi=".applesystemui"/>
        </w:rPr>
      </w:pPr>
      <w:r w:rsidRPr="009C4FCC">
        <w:rPr>
          <w:rFonts w:ascii=".applesystemui" w:hAnsi=".applesystemui"/>
        </w:rPr>
        <w:t xml:space="preserve">Generally speaking, the rights of </w:t>
      </w:r>
      <w:r w:rsidRPr="009C4FCC" w:rsidR="00B33166">
        <w:rPr>
          <w:rFonts w:ascii=".applesystemui" w:hAnsi=".applesystemui"/>
          <w:color w:val="EE0000"/>
        </w:rPr>
        <w:t>public figures</w:t>
      </w:r>
      <w:r w:rsidRPr="009C4FCC">
        <w:rPr>
          <w:rFonts w:ascii=".applesystemui" w:hAnsi=".applesystemui"/>
        </w:rPr>
        <w:t xml:space="preserve"> are subject to certain limitations compared to ordinary citizens, so impersonating </w:t>
      </w:r>
      <w:r w:rsidRPr="009C4FCC" w:rsidR="00B33166">
        <w:rPr>
          <w:rFonts w:ascii=".applesystemui" w:hAnsi=".applesystemui"/>
          <w:color w:val="EE0000"/>
        </w:rPr>
        <w:t>public figures</w:t>
      </w:r>
      <w:r w:rsidRPr="009C4FCC">
        <w:rPr>
          <w:rFonts w:ascii=".applesystemui" w:hAnsi=".applesystemui"/>
        </w:rPr>
        <w:t xml:space="preserve"> is tolerated to a higher degree in some countries. However, this does not mean there are no limits. How to determine whether a forged video breaks the law is a question that needs serious consideration.</w:t>
      </w:r>
    </w:p>
    <w:p w:rsidRPr="009C4FCC" w:rsidR="001D3189" w:rsidP="001D3189" w:rsidRDefault="001D3189" w14:paraId="6018DBF4" w14:textId="77777777">
      <w:pPr>
        <w:rPr>
          <w:rFonts w:ascii=".applesystemui" w:hAnsi=".applesystemui"/>
        </w:rPr>
      </w:pPr>
      <w:r w:rsidRPr="009C4FCC">
        <w:rPr>
          <w:rFonts w:ascii=".applesystemui" w:hAnsi=".applesystemui"/>
          <w:b/>
          <w:bCs/>
        </w:rPr>
        <w:t>5. Summary</w:t>
      </w:r>
    </w:p>
    <w:p w:rsidRPr="009C4FCC" w:rsidR="001D3189" w:rsidP="001D3189" w:rsidRDefault="001D3189" w14:paraId="34BB1B59" w14:textId="5B7A219F">
      <w:pPr>
        <w:rPr>
          <w:rFonts w:ascii=".applesystemui" w:hAnsi=".applesystemui"/>
        </w:rPr>
      </w:pPr>
      <w:r w:rsidRPr="009C4FCC">
        <w:rPr>
          <w:rFonts w:ascii=".applesystemui" w:hAnsi=".applesystemui"/>
        </w:rPr>
        <w:t xml:space="preserve">With the rapid development of </w:t>
      </w:r>
      <w:r w:rsidRPr="009C4FCC" w:rsidR="00B33166">
        <w:rPr>
          <w:rFonts w:ascii=".applesystemui" w:hAnsi=".applesystemui"/>
          <w:color w:val="EE0000"/>
        </w:rPr>
        <w:t>artificial intelligence</w:t>
      </w:r>
      <w:r w:rsidRPr="009C4FCC">
        <w:rPr>
          <w:rFonts w:ascii=".applesystemui" w:hAnsi=".applesystemui"/>
        </w:rPr>
        <w:t xml:space="preserve"> technology, its widespread use in life and work has brought many legal problems. This section discussed the issue of responsibility for self-driving cars, </w:t>
      </w:r>
      <w:r w:rsidRPr="009C4FCC" w:rsidR="00B33166">
        <w:rPr>
          <w:rFonts w:ascii=".applesystemui" w:hAnsi=".applesystemui"/>
          <w:color w:val="EE0000"/>
        </w:rPr>
        <w:t>copyright</w:t>
      </w:r>
      <w:r w:rsidRPr="009C4FCC">
        <w:rPr>
          <w:rFonts w:ascii=".applesystemui" w:hAnsi=".applesystemui"/>
        </w:rPr>
        <w:t xml:space="preserve"> issues of AI-generated content, </w:t>
      </w:r>
      <w:r w:rsidRPr="009C4FCC" w:rsidR="00B33166">
        <w:rPr>
          <w:rFonts w:ascii=".applesystemui" w:hAnsi=".applesystemui"/>
          <w:color w:val="EE0000"/>
        </w:rPr>
        <w:t>copyright</w:t>
      </w:r>
      <w:r w:rsidRPr="009C4FCC">
        <w:rPr>
          <w:rFonts w:ascii=".applesystemui" w:hAnsi=".applesystemui"/>
        </w:rPr>
        <w:t xml:space="preserve"> issues of AI </w:t>
      </w:r>
      <w:r w:rsidRPr="009C4FCC" w:rsidR="00B33166">
        <w:rPr>
          <w:rFonts w:ascii=".applesystemui" w:hAnsi=".applesystemui"/>
          <w:color w:val="EE0000"/>
        </w:rPr>
        <w:t>training data</w:t>
      </w:r>
      <w:r w:rsidRPr="009C4FCC">
        <w:rPr>
          <w:rFonts w:ascii=".applesystemui" w:hAnsi=".applesystemui"/>
        </w:rPr>
        <w:t xml:space="preserve">, and </w:t>
      </w:r>
      <w:r w:rsidRPr="009C4FCC" w:rsidR="00B33166">
        <w:rPr>
          <w:rFonts w:ascii=".applesystemui" w:hAnsi=".applesystemui"/>
          <w:color w:val="EE0000"/>
        </w:rPr>
        <w:t>infringement</w:t>
      </w:r>
      <w:r w:rsidRPr="009C4FCC">
        <w:rPr>
          <w:rFonts w:ascii=".applesystemui" w:hAnsi=".applesystemui"/>
        </w:rPr>
        <w:t xml:space="preserve"> issues of AI-forged videos. These problems touch on a series of fundamental principles, such as the legal standing of AI, the transfer </w:t>
      </w:r>
      <w:r w:rsidRPr="009C4FCC">
        <w:rPr>
          <w:rFonts w:ascii=".applesystemui" w:hAnsi=".applesystemui"/>
        </w:rPr>
        <w:lastRenderedPageBreak/>
        <w:t xml:space="preserve">of </w:t>
      </w:r>
      <w:r w:rsidRPr="009C4FCC" w:rsidR="00B33166">
        <w:rPr>
          <w:rFonts w:ascii=".applesystemui" w:hAnsi=".applesystemui"/>
          <w:color w:val="EE0000"/>
        </w:rPr>
        <w:t>copyright</w:t>
      </w:r>
      <w:r w:rsidRPr="009C4FCC">
        <w:rPr>
          <w:rFonts w:ascii=".applesystemui" w:hAnsi=".applesystemui"/>
        </w:rPr>
        <w:t xml:space="preserve"> in derivative works, and the boundaries of the rights of </w:t>
      </w:r>
      <w:r w:rsidRPr="009C4FCC" w:rsidR="00B33166">
        <w:rPr>
          <w:rFonts w:ascii=".applesystemui" w:hAnsi=".applesystemui"/>
          <w:color w:val="EE0000"/>
        </w:rPr>
        <w:t>public figures</w:t>
      </w:r>
      <w:r w:rsidRPr="009C4FCC">
        <w:rPr>
          <w:rFonts w:ascii=".applesystemui" w:hAnsi=".applesystemui"/>
        </w:rPr>
        <w:t xml:space="preserve">. Currently, the issue of </w:t>
      </w:r>
      <w:r w:rsidRPr="009C4FCC" w:rsidR="00B33166">
        <w:rPr>
          <w:rFonts w:ascii=".applesystemui" w:hAnsi=".applesystemui"/>
          <w:color w:val="EE0000"/>
        </w:rPr>
        <w:t>legal liability</w:t>
      </w:r>
      <w:r w:rsidRPr="009C4FCC">
        <w:rPr>
          <w:rFonts w:ascii=".applesystemui" w:hAnsi=".applesystemui"/>
        </w:rPr>
        <w:t xml:space="preserve"> for AI is still under discussion.</w:t>
      </w:r>
    </w:p>
    <w:p w:rsidR="0009046C" w:rsidP="001D3189" w:rsidRDefault="0009046C" w14:paraId="77B00766" w14:textId="77777777">
      <w:pPr>
        <w:rPr>
          <w:rFonts w:ascii=".applesystemui" w:hAnsi=".applesystemui"/>
          <w:b/>
          <w:bCs/>
        </w:rPr>
      </w:pPr>
    </w:p>
    <w:p w:rsidRPr="009C4FCC" w:rsidR="001D3189" w:rsidP="001D3189" w:rsidRDefault="001D3189" w14:paraId="0914FAE7" w14:textId="5E442799">
      <w:pPr>
        <w:rPr>
          <w:rFonts w:ascii=".applesystemui" w:hAnsi=".applesystemui"/>
          <w:b/>
          <w:bCs/>
        </w:rPr>
      </w:pPr>
      <w:r w:rsidRPr="009C4FCC">
        <w:rPr>
          <w:rFonts w:ascii=".applesystemui" w:hAnsi=".applesystemui"/>
          <w:b/>
          <w:bCs/>
        </w:rPr>
        <w:t>Reflection and Discussion</w:t>
      </w:r>
    </w:p>
    <w:p w:rsidRPr="009C4FCC" w:rsidR="001D3189" w:rsidP="001D3189" w:rsidRDefault="001D3189" w14:paraId="04EA3408" w14:textId="1FAFEB8F">
      <w:pPr>
        <w:rPr>
          <w:rFonts w:ascii=".applesystemui" w:hAnsi=".applesystemui"/>
        </w:rPr>
      </w:pPr>
      <w:r w:rsidRPr="009C4FCC">
        <w:rPr>
          <w:rFonts w:ascii=".applesystemui" w:hAnsi=".applesystemui"/>
        </w:rPr>
        <w:t>An organization called the Ethical AI Training Organization (</w:t>
      </w:r>
      <w:hyperlink w:tgtFrame="_blank" w:history="1" r:id="rId7">
        <w:r w:rsidRPr="009C4FCC">
          <w:rPr>
            <w:rStyle w:val="af2"/>
            <w:rFonts w:ascii=".applesystemui" w:hAnsi=".applesystemui"/>
          </w:rPr>
          <w:t>https://ethicalaitraining.org/</w:t>
        </w:r>
      </w:hyperlink>
      <w:r w:rsidRPr="009C4FCC">
        <w:rPr>
          <w:rFonts w:ascii=".applesystemui" w:hAnsi=".applesystemui"/>
        </w:rPr>
        <w:t xml:space="preserve">) has proposed that companies profiting from AI should give a portion of their earnings to the providers of the </w:t>
      </w:r>
      <w:r w:rsidRPr="009C4FCC" w:rsidR="00B33166">
        <w:rPr>
          <w:rFonts w:ascii=".applesystemui" w:hAnsi=".applesystemui"/>
          <w:color w:val="EE0000"/>
        </w:rPr>
        <w:t>training data</w:t>
      </w:r>
      <w:r w:rsidRPr="009C4FCC">
        <w:rPr>
          <w:rFonts w:ascii=".applesystemui" w:hAnsi=".applesystemui"/>
        </w:rPr>
        <w:t xml:space="preserve">. Just as shareholders who invest in a company should receive dividends from its profits, data providers make a similar "investment" through the AI model and therefore deserve a return. Opponents argue that the </w:t>
      </w:r>
      <w:r w:rsidRPr="009C4FCC" w:rsidR="00B33166">
        <w:rPr>
          <w:rFonts w:ascii=".applesystemui" w:hAnsi=".applesystemui"/>
          <w:color w:val="EE0000"/>
        </w:rPr>
        <w:t>copyright</w:t>
      </w:r>
      <w:r w:rsidRPr="009C4FCC">
        <w:rPr>
          <w:rFonts w:ascii=".applesystemui" w:hAnsi=".applesystemui"/>
        </w:rPr>
        <w:t xml:space="preserve"> for the data was already paid for when training the AI model, so there is no reason to pass on profits to the AI service company. What are your thoughts?</w:t>
      </w:r>
    </w:p>
    <w:p w:rsidR="0009046C" w:rsidP="001D3189" w:rsidRDefault="0009046C" w14:paraId="49208133" w14:textId="77777777">
      <w:pPr>
        <w:rPr>
          <w:rFonts w:ascii=".applesystemui" w:hAnsi=".applesystemui"/>
          <w:b/>
          <w:bCs/>
        </w:rPr>
      </w:pPr>
    </w:p>
    <w:p w:rsidRPr="009C4FCC" w:rsidR="001D3189" w:rsidP="001D3189" w:rsidRDefault="001D3189" w14:paraId="27DACEA8" w14:textId="617B0FF8">
      <w:pPr>
        <w:rPr>
          <w:rFonts w:ascii=".applesystemui" w:hAnsi=".applesystemui"/>
          <w:b/>
          <w:bCs/>
        </w:rPr>
      </w:pPr>
      <w:r w:rsidRPr="009C4FCC">
        <w:rPr>
          <w:rFonts w:ascii=".applesystemui" w:hAnsi=".applesystemui"/>
          <w:b/>
          <w:bCs/>
        </w:rPr>
        <w:t>Hands-on Exploration</w:t>
      </w:r>
    </w:p>
    <w:p w:rsidRPr="009C4FCC" w:rsidR="001D3189" w:rsidP="001D3189" w:rsidRDefault="001D3189" w14:paraId="1036BBE8" w14:textId="77777777">
      <w:pPr>
        <w:rPr>
          <w:rFonts w:ascii=".applesystemui" w:hAnsi=".applesystemui"/>
        </w:rPr>
      </w:pPr>
      <w:r w:rsidRPr="009C4FCC">
        <w:rPr>
          <w:rFonts w:ascii=".applesystemui" w:hAnsi=".applesystemui"/>
        </w:rPr>
        <w:t>The question of legal responsibility for AI ultimately comes down to whether AI can be considered an independent responsible party. If it cannot, then how should we determine who is responsible for it? Using the example of assigning responsibility after a medical accident involving an intelligent surgical knife, write an essay of about 400 words sharing your views.</w:t>
      </w:r>
    </w:p>
    <w:p w:rsidRPr="009C4FCC" w:rsidR="001D3189" w:rsidP="001D3189" w:rsidRDefault="00323617" w14:paraId="1ED36197" w14:textId="77777777">
      <w:pPr>
        <w:rPr>
          <w:rFonts w:ascii=".applesystemui" w:hAnsi=".applesystemui"/>
        </w:rPr>
      </w:pPr>
      <w:r w:rsidRPr="009C4FCC">
        <w:rPr>
          <w:rFonts w:ascii=".applesystemui" w:hAnsi=".applesystemui"/>
        </w:rPr>
        <w:pict w14:anchorId="2EF10790">
          <v:rect id="_x0000_i1025" style="width:0;height:1.5pt" o:hr="t" o:hrstd="t" o:hrnoshade="t" o:hralign="center" fillcolor="#1b1c1d" stroked="f"/>
        </w:pict>
      </w:r>
    </w:p>
    <w:p w:rsidRPr="009C4FCC" w:rsidR="001D3189" w:rsidP="001D3189" w:rsidRDefault="001D3189" w14:paraId="2E539B13" w14:textId="4A40B5A7">
      <w:pPr>
        <w:rPr>
          <w:rFonts w:ascii=".applesystemui" w:hAnsi=".applesystemui"/>
        </w:rPr>
      </w:pPr>
      <w:r w:rsidRPr="009C4FCC">
        <w:rPr>
          <w:rFonts w:ascii=".applesystemui" w:hAnsi=".applesystemui"/>
          <w:b/>
          <w:bCs/>
        </w:rPr>
        <w:t>Figure Captions:</w:t>
      </w:r>
    </w:p>
    <w:p w:rsidR="001D3189" w:rsidP="00A86BB0" w:rsidRDefault="001D3189" w14:paraId="5870EABD" w14:textId="08C6EE9E">
      <w:pPr>
        <w:rPr>
          <w:rFonts w:ascii=".applesystemui" w:hAnsi=".applesystemui"/>
        </w:rPr>
      </w:pPr>
      <w:r w:rsidRPr="009C4FCC">
        <w:rPr>
          <w:rFonts w:ascii=".applesystemui" w:hAnsi=".applesystemui"/>
          <w:b/>
          <w:bCs/>
        </w:rPr>
        <w:t>Figure 5-18:</w:t>
      </w:r>
      <w:r w:rsidRPr="009C4FCC">
        <w:rPr>
          <w:rFonts w:ascii=".applesystemui" w:hAnsi=".applesystemui"/>
        </w:rPr>
        <w:t xml:space="preserve"> </w:t>
      </w:r>
      <w:proofErr w:type="spellStart"/>
      <w:r w:rsidRPr="009C4FCC">
        <w:rPr>
          <w:rFonts w:ascii=".applesystemui" w:hAnsi=".applesystemui"/>
        </w:rPr>
        <w:t>T</w:t>
      </w:r>
      <w:r w:rsidR="002235C8">
        <w:rPr>
          <w:rFonts w:hint="eastAsia" w:ascii=".applesystemui" w:hAnsi=".applesystemui"/>
        </w:rPr>
        <w:t>T</w:t>
      </w:r>
      <w:r w:rsidRPr="009C4FCC">
        <w:rPr>
          <w:rFonts w:ascii=".applesystemui" w:hAnsi=".applesystemui"/>
        </w:rPr>
        <w:t>he</w:t>
      </w:r>
      <w:proofErr w:type="spellEnd"/>
      <w:r w:rsidRPr="009C4FCC">
        <w:rPr>
          <w:rFonts w:ascii=".applesystemui" w:hAnsi=".applesystemui"/>
        </w:rPr>
        <w:t xml:space="preserve"> AI-created artwork "Théâtre </w:t>
      </w:r>
      <w:proofErr w:type="spellStart"/>
      <w:r w:rsidRPr="009C4FCC">
        <w:rPr>
          <w:rFonts w:ascii=".applesystemui" w:hAnsi=".applesystemui"/>
        </w:rPr>
        <w:t>D'opéra</w:t>
      </w:r>
      <w:proofErr w:type="spellEnd"/>
      <w:r w:rsidRPr="009C4FCC">
        <w:rPr>
          <w:rFonts w:ascii=".applesystemui" w:hAnsi=".applesystemui"/>
        </w:rPr>
        <w:t xml:space="preserve"> Spatial"</w:t>
      </w:r>
      <w:r w:rsidR="002235C8">
        <w:rPr>
          <w:rFonts w:hint="eastAsia" w:ascii=".applesystemui" w:hAnsi=".applesystemui"/>
        </w:rPr>
        <w:t>.</w:t>
      </w:r>
    </w:p>
    <w:p w:rsidRPr="009C4FCC" w:rsidR="002235C8" w:rsidP="00A86BB0" w:rsidRDefault="002235C8" w14:paraId="317AE1D3" w14:textId="5777D9E9">
      <w:pPr>
        <w:rPr>
          <w:rFonts w:hint="eastAsia" w:ascii=".applesystemui" w:hAnsi=".applesystemui"/>
        </w:rPr>
      </w:pPr>
      <w:r w:rsidRPr="002235C8">
        <w:rPr>
          <w:rFonts w:hint="eastAsia" w:ascii=".applesystemui" w:hAnsi=".applesystemui"/>
        </w:rPr>
        <w:t>Left</w:t>
      </w:r>
      <w:r>
        <w:rPr>
          <w:rFonts w:hint="eastAsia" w:ascii=".applesystemui" w:hAnsi=".applesystemui"/>
          <w:b/>
          <w:bCs/>
        </w:rPr>
        <w:t>:</w:t>
      </w:r>
      <w:r>
        <w:rPr>
          <w:rFonts w:hint="eastAsia" w:ascii=".applesystemui" w:hAnsi=".applesystemui"/>
        </w:rPr>
        <w:t xml:space="preserve"> The image generated by AI painter Midjourney. Right: The final image.</w:t>
      </w:r>
    </w:p>
    <w:p w:rsidRPr="009C4FCC" w:rsidR="00140271" w:rsidRDefault="00140271" w14:paraId="2584A4C0" w14:textId="77777777">
      <w:pPr>
        <w:rPr>
          <w:rFonts w:ascii=".applesystemui" w:hAnsi=".applesystemui"/>
        </w:rPr>
      </w:pPr>
    </w:p>
    <w:sectPr w:rsidRPr="009C4FCC" w:rsidR="00140271">
      <w:pgSz w:w="11906" w:h="16838" w:orient="portrait"/>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1CB9" w:rsidP="00B06079" w:rsidRDefault="00F41CB9" w14:paraId="092882B2" w14:textId="77777777">
      <w:pPr>
        <w:spacing w:after="0" w:line="240" w:lineRule="auto"/>
      </w:pPr>
      <w:r>
        <w:separator/>
      </w:r>
    </w:p>
  </w:endnote>
  <w:endnote w:type="continuationSeparator" w:id="0">
    <w:p w:rsidR="00F41CB9" w:rsidP="00B06079" w:rsidRDefault="00F41CB9" w14:paraId="6A8D048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1CB9" w:rsidP="00B06079" w:rsidRDefault="00F41CB9" w14:paraId="0B75D18B" w14:textId="77777777">
      <w:pPr>
        <w:spacing w:after="0" w:line="240" w:lineRule="auto"/>
      </w:pPr>
      <w:r>
        <w:separator/>
      </w:r>
    </w:p>
  </w:footnote>
  <w:footnote w:type="continuationSeparator" w:id="0">
    <w:p w:rsidR="00F41CB9" w:rsidP="00B06079" w:rsidRDefault="00F41CB9" w14:paraId="57E820C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64B86"/>
    <w:multiLevelType w:val="multilevel"/>
    <w:tmpl w:val="3656CE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CB4029"/>
    <w:multiLevelType w:val="multilevel"/>
    <w:tmpl w:val="48962F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9807D1A"/>
    <w:multiLevelType w:val="multilevel"/>
    <w:tmpl w:val="456A4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560C6B"/>
    <w:multiLevelType w:val="hybridMultilevel"/>
    <w:tmpl w:val="A9E43982"/>
    <w:lvl w:ilvl="0" w:tplc="EE3E87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11831283">
    <w:abstractNumId w:val="2"/>
  </w:num>
  <w:num w:numId="2" w16cid:durableId="1199975040">
    <w:abstractNumId w:val="0"/>
  </w:num>
  <w:num w:numId="3" w16cid:durableId="1221939662">
    <w:abstractNumId w:val="1"/>
  </w:num>
  <w:num w:numId="4" w16cid:durableId="18438558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trackRevisions w:val="true"/>
  <w:defaultTabStop w:val="420"/>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271"/>
    <w:rsid w:val="0009046C"/>
    <w:rsid w:val="00140271"/>
    <w:rsid w:val="001D3189"/>
    <w:rsid w:val="002235C8"/>
    <w:rsid w:val="00323617"/>
    <w:rsid w:val="0036314E"/>
    <w:rsid w:val="004A0046"/>
    <w:rsid w:val="00525F03"/>
    <w:rsid w:val="00667BFC"/>
    <w:rsid w:val="00786E63"/>
    <w:rsid w:val="009C4FCC"/>
    <w:rsid w:val="00A86BB0"/>
    <w:rsid w:val="00AF7488"/>
    <w:rsid w:val="00B06079"/>
    <w:rsid w:val="00B33166"/>
    <w:rsid w:val="00D2172C"/>
    <w:rsid w:val="00D82059"/>
    <w:rsid w:val="00F41CB9"/>
    <w:rsid w:val="02E5645B"/>
    <w:rsid w:val="056D88B6"/>
    <w:rsid w:val="089F8E72"/>
    <w:rsid w:val="0C4FDE8A"/>
    <w:rsid w:val="13B59505"/>
    <w:rsid w:val="1DFDC734"/>
    <w:rsid w:val="37BC5800"/>
    <w:rsid w:val="48277E17"/>
    <w:rsid w:val="5576FF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3EFF242"/>
  <w15:chartTrackingRefBased/>
  <w15:docId w15:val="{26D422EE-2F80-4E1A-9B25-6D65340BE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140271"/>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2">
    <w:name w:val="heading 2"/>
    <w:basedOn w:val="a"/>
    <w:next w:val="a"/>
    <w:link w:val="20"/>
    <w:uiPriority w:val="9"/>
    <w:semiHidden/>
    <w:unhideWhenUsed/>
    <w:qFormat/>
    <w:rsid w:val="00140271"/>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3">
    <w:name w:val="heading 3"/>
    <w:basedOn w:val="a"/>
    <w:next w:val="a"/>
    <w:link w:val="30"/>
    <w:uiPriority w:val="9"/>
    <w:semiHidden/>
    <w:unhideWhenUsed/>
    <w:qFormat/>
    <w:rsid w:val="00140271"/>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14027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4027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4027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4027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4027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40271"/>
    <w:pPr>
      <w:keepNext/>
      <w:keepLines/>
      <w:spacing w:after="0"/>
      <w:outlineLvl w:val="8"/>
    </w:pPr>
    <w:rPr>
      <w:rFonts w:eastAsiaTheme="majorEastAsia" w:cstheme="majorBidi"/>
      <w:color w:val="595959" w:themeColor="text1" w:themeTint="A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basedOn w:val="a0"/>
    <w:link w:val="1"/>
    <w:uiPriority w:val="9"/>
    <w:rsid w:val="00140271"/>
    <w:rPr>
      <w:rFonts w:asciiTheme="majorHAnsi" w:hAnsiTheme="majorHAnsi" w:eastAsiaTheme="majorEastAsia" w:cstheme="majorBidi"/>
      <w:color w:val="0F4761" w:themeColor="accent1" w:themeShade="BF"/>
      <w:sz w:val="48"/>
      <w:szCs w:val="48"/>
    </w:rPr>
  </w:style>
  <w:style w:type="character" w:styleId="20" w:customStyle="1">
    <w:name w:val="标题 2 字符"/>
    <w:basedOn w:val="a0"/>
    <w:link w:val="2"/>
    <w:uiPriority w:val="9"/>
    <w:semiHidden/>
    <w:rsid w:val="00140271"/>
    <w:rPr>
      <w:rFonts w:asciiTheme="majorHAnsi" w:hAnsiTheme="majorHAnsi" w:eastAsiaTheme="majorEastAsia" w:cstheme="majorBidi"/>
      <w:color w:val="0F4761" w:themeColor="accent1" w:themeShade="BF"/>
      <w:sz w:val="40"/>
      <w:szCs w:val="40"/>
    </w:rPr>
  </w:style>
  <w:style w:type="character" w:styleId="30" w:customStyle="1">
    <w:name w:val="标题 3 字符"/>
    <w:basedOn w:val="a0"/>
    <w:link w:val="3"/>
    <w:uiPriority w:val="9"/>
    <w:semiHidden/>
    <w:rsid w:val="00140271"/>
    <w:rPr>
      <w:rFonts w:asciiTheme="majorHAnsi" w:hAnsiTheme="majorHAnsi" w:eastAsiaTheme="majorEastAsia" w:cstheme="majorBidi"/>
      <w:color w:val="0F4761" w:themeColor="accent1" w:themeShade="BF"/>
      <w:sz w:val="32"/>
      <w:szCs w:val="32"/>
    </w:rPr>
  </w:style>
  <w:style w:type="character" w:styleId="40" w:customStyle="1">
    <w:name w:val="标题 4 字符"/>
    <w:basedOn w:val="a0"/>
    <w:link w:val="4"/>
    <w:uiPriority w:val="9"/>
    <w:semiHidden/>
    <w:rsid w:val="00140271"/>
    <w:rPr>
      <w:rFonts w:cstheme="majorBidi"/>
      <w:color w:val="0F4761" w:themeColor="accent1" w:themeShade="BF"/>
      <w:sz w:val="28"/>
      <w:szCs w:val="28"/>
    </w:rPr>
  </w:style>
  <w:style w:type="character" w:styleId="50" w:customStyle="1">
    <w:name w:val="标题 5 字符"/>
    <w:basedOn w:val="a0"/>
    <w:link w:val="5"/>
    <w:uiPriority w:val="9"/>
    <w:semiHidden/>
    <w:rsid w:val="00140271"/>
    <w:rPr>
      <w:rFonts w:cstheme="majorBidi"/>
      <w:color w:val="0F4761" w:themeColor="accent1" w:themeShade="BF"/>
      <w:sz w:val="24"/>
    </w:rPr>
  </w:style>
  <w:style w:type="character" w:styleId="60" w:customStyle="1">
    <w:name w:val="标题 6 字符"/>
    <w:basedOn w:val="a0"/>
    <w:link w:val="6"/>
    <w:uiPriority w:val="9"/>
    <w:semiHidden/>
    <w:rsid w:val="00140271"/>
    <w:rPr>
      <w:rFonts w:cstheme="majorBidi"/>
      <w:b/>
      <w:bCs/>
      <w:color w:val="0F4761" w:themeColor="accent1" w:themeShade="BF"/>
    </w:rPr>
  </w:style>
  <w:style w:type="character" w:styleId="70" w:customStyle="1">
    <w:name w:val="标题 7 字符"/>
    <w:basedOn w:val="a0"/>
    <w:link w:val="7"/>
    <w:uiPriority w:val="9"/>
    <w:semiHidden/>
    <w:rsid w:val="00140271"/>
    <w:rPr>
      <w:rFonts w:cstheme="majorBidi"/>
      <w:b/>
      <w:bCs/>
      <w:color w:val="595959" w:themeColor="text1" w:themeTint="A6"/>
    </w:rPr>
  </w:style>
  <w:style w:type="character" w:styleId="80" w:customStyle="1">
    <w:name w:val="标题 8 字符"/>
    <w:basedOn w:val="a0"/>
    <w:link w:val="8"/>
    <w:uiPriority w:val="9"/>
    <w:semiHidden/>
    <w:rsid w:val="00140271"/>
    <w:rPr>
      <w:rFonts w:cstheme="majorBidi"/>
      <w:color w:val="595959" w:themeColor="text1" w:themeTint="A6"/>
    </w:rPr>
  </w:style>
  <w:style w:type="character" w:styleId="90" w:customStyle="1">
    <w:name w:val="标题 9 字符"/>
    <w:basedOn w:val="a0"/>
    <w:link w:val="9"/>
    <w:uiPriority w:val="9"/>
    <w:semiHidden/>
    <w:rsid w:val="00140271"/>
    <w:rPr>
      <w:rFonts w:eastAsiaTheme="majorEastAsia" w:cstheme="majorBidi"/>
      <w:color w:val="595959" w:themeColor="text1" w:themeTint="A6"/>
    </w:rPr>
  </w:style>
  <w:style w:type="paragraph" w:styleId="a3">
    <w:name w:val="Title"/>
    <w:basedOn w:val="a"/>
    <w:next w:val="a"/>
    <w:link w:val="a4"/>
    <w:uiPriority w:val="10"/>
    <w:qFormat/>
    <w:rsid w:val="00140271"/>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a4" w:customStyle="1">
    <w:name w:val="标题 字符"/>
    <w:basedOn w:val="a0"/>
    <w:link w:val="a3"/>
    <w:uiPriority w:val="10"/>
    <w:rsid w:val="00140271"/>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140271"/>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标题 字符"/>
    <w:basedOn w:val="a0"/>
    <w:link w:val="a5"/>
    <w:uiPriority w:val="11"/>
    <w:rsid w:val="00140271"/>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140271"/>
    <w:pPr>
      <w:spacing w:before="160"/>
      <w:jc w:val="center"/>
    </w:pPr>
    <w:rPr>
      <w:i/>
      <w:iCs/>
      <w:color w:val="404040" w:themeColor="text1" w:themeTint="BF"/>
    </w:rPr>
  </w:style>
  <w:style w:type="character" w:styleId="a8" w:customStyle="1">
    <w:name w:val="引用 字符"/>
    <w:basedOn w:val="a0"/>
    <w:link w:val="a7"/>
    <w:uiPriority w:val="29"/>
    <w:rsid w:val="00140271"/>
    <w:rPr>
      <w:i/>
      <w:iCs/>
      <w:color w:val="404040" w:themeColor="text1" w:themeTint="BF"/>
    </w:rPr>
  </w:style>
  <w:style w:type="paragraph" w:styleId="a9">
    <w:name w:val="List Paragraph"/>
    <w:basedOn w:val="a"/>
    <w:uiPriority w:val="34"/>
    <w:qFormat/>
    <w:rsid w:val="00140271"/>
    <w:pPr>
      <w:ind w:left="720"/>
      <w:contextualSpacing/>
    </w:pPr>
  </w:style>
  <w:style w:type="character" w:styleId="aa">
    <w:name w:val="Intense Emphasis"/>
    <w:basedOn w:val="a0"/>
    <w:uiPriority w:val="21"/>
    <w:qFormat/>
    <w:rsid w:val="00140271"/>
    <w:rPr>
      <w:i/>
      <w:iCs/>
      <w:color w:val="0F4761" w:themeColor="accent1" w:themeShade="BF"/>
    </w:rPr>
  </w:style>
  <w:style w:type="paragraph" w:styleId="ab">
    <w:name w:val="Intense Quote"/>
    <w:basedOn w:val="a"/>
    <w:next w:val="a"/>
    <w:link w:val="ac"/>
    <w:uiPriority w:val="30"/>
    <w:qFormat/>
    <w:rsid w:val="0014027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1">
    <w:name w:val="明显引用 字符"/>
    <w:basedOn w:val="a0"/>
    <w:link w:val="ab"/>
    <w:uiPriority w:val="30"/>
    <w:rsid w:val="00140271"/>
    <w:rPr>
      <w:i/>
      <w:iCs/>
      <w:color w:val="0F4761" w:themeColor="accent1" w:themeShade="BF"/>
    </w:rPr>
  </w:style>
  <w:style w:type="character" w:styleId="ad">
    <w:name w:val="Intense Reference"/>
    <w:basedOn w:val="a0"/>
    <w:uiPriority w:val="32"/>
    <w:qFormat/>
    <w:rsid w:val="00140271"/>
    <w:rPr>
      <w:b/>
      <w:bCs/>
      <w:smallCaps/>
      <w:color w:val="0F4761" w:themeColor="accent1" w:themeShade="BF"/>
      <w:spacing w:val="5"/>
    </w:rPr>
  </w:style>
  <w:style w:type="paragraph" w:styleId="ae">
    <w:name w:val="header"/>
    <w:basedOn w:val="a"/>
    <w:link w:val="af"/>
    <w:uiPriority w:val="99"/>
    <w:unhideWhenUsed/>
    <w:rsid w:val="00B06079"/>
    <w:pPr>
      <w:tabs>
        <w:tab w:val="center" w:pos="4153"/>
        <w:tab w:val="right" w:pos="8306"/>
      </w:tabs>
      <w:snapToGrid w:val="0"/>
      <w:spacing w:line="240" w:lineRule="auto"/>
      <w:jc w:val="center"/>
    </w:pPr>
    <w:rPr>
      <w:sz w:val="18"/>
      <w:szCs w:val="18"/>
    </w:rPr>
  </w:style>
  <w:style w:type="character" w:styleId="af" w:customStyle="1">
    <w:name w:val="页眉 字符"/>
    <w:basedOn w:val="a0"/>
    <w:link w:val="ae"/>
    <w:uiPriority w:val="99"/>
    <w:rsid w:val="00B06079"/>
    <w:rPr>
      <w:sz w:val="18"/>
      <w:szCs w:val="18"/>
    </w:rPr>
  </w:style>
  <w:style w:type="paragraph" w:styleId="af0">
    <w:name w:val="footer"/>
    <w:basedOn w:val="a"/>
    <w:link w:val="af1"/>
    <w:uiPriority w:val="99"/>
    <w:unhideWhenUsed/>
    <w:rsid w:val="00B06079"/>
    <w:pPr>
      <w:tabs>
        <w:tab w:val="center" w:pos="4153"/>
        <w:tab w:val="right" w:pos="8306"/>
      </w:tabs>
      <w:snapToGrid w:val="0"/>
      <w:spacing w:line="240" w:lineRule="auto"/>
    </w:pPr>
    <w:rPr>
      <w:sz w:val="18"/>
      <w:szCs w:val="18"/>
    </w:rPr>
  </w:style>
  <w:style w:type="character" w:styleId="af1" w:customStyle="1">
    <w:name w:val="页脚 字符"/>
    <w:basedOn w:val="a0"/>
    <w:link w:val="af0"/>
    <w:uiPriority w:val="99"/>
    <w:rsid w:val="00B06079"/>
    <w:rPr>
      <w:sz w:val="18"/>
      <w:szCs w:val="18"/>
    </w:rPr>
  </w:style>
  <w:style w:type="character" w:styleId="af2">
    <w:name w:val="Hyperlink"/>
    <w:basedOn w:val="a0"/>
    <w:uiPriority w:val="99"/>
    <w:unhideWhenUsed/>
    <w:rsid w:val="001D3189"/>
    <w:rPr>
      <w:color w:val="467886" w:themeColor="hyperlink"/>
      <w:u w:val="single"/>
    </w:rPr>
  </w:style>
  <w:style w:type="character" w:styleId="af3">
    <w:name w:val="Unresolved Mention"/>
    <w:basedOn w:val="a0"/>
    <w:uiPriority w:val="99"/>
    <w:semiHidden/>
    <w:unhideWhenUsed/>
    <w:rsid w:val="001D31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yperlink" Target="https://ethicalaitraining.org/"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Yuqing Long</dc:creator>
  <keywords/>
  <dc:description/>
  <lastModifiedBy>Rachel St. John</lastModifiedBy>
  <revision>14</revision>
  <dcterms:created xsi:type="dcterms:W3CDTF">2025-08-15T09:25:00.0000000Z</dcterms:created>
  <dcterms:modified xsi:type="dcterms:W3CDTF">2025-08-18T04:15:46.3914016Z</dcterms:modified>
</coreProperties>
</file>