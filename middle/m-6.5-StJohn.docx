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8247E" w:rsidR="00C15F41" w:rsidP="00C15F41" w:rsidRDefault="00C15F41" w14:paraId="41A73CD6" w14:textId="77777777">
      <w:pPr>
        <w:rPr>
          <w:rFonts w:ascii=".applesystemui" w:hAnsi=".applesystemui"/>
          <w:b/>
          <w:bCs/>
        </w:rPr>
      </w:pPr>
      <w:r w:rsidRPr="0088247E">
        <w:rPr>
          <w:rFonts w:ascii=".applesystemui" w:hAnsi=".applesystemui"/>
          <w:b/>
          <w:bCs/>
        </w:rPr>
        <w:t>6.5 Schools of Machine Learning</w:t>
      </w:r>
    </w:p>
    <w:p w:rsidRPr="0088247E" w:rsidR="00C15F41" w:rsidP="00C15F41" w:rsidRDefault="00C15F41" w14:paraId="47D5A227" w14:textId="77777777">
      <w:pPr>
        <w:rPr>
          <w:rFonts w:ascii=".applesystemui" w:hAnsi=".applesystemui"/>
          <w:b/>
          <w:bCs/>
        </w:rPr>
      </w:pPr>
      <w:r w:rsidRPr="0088247E">
        <w:rPr>
          <w:rFonts w:ascii=".applesystemui" w:hAnsi=".applesystemui"/>
          <w:b/>
          <w:bCs/>
        </w:rPr>
        <w:t>1. Learning Objectives</w:t>
      </w:r>
    </w:p>
    <w:p w:rsidRPr="0088247E" w:rsidR="00C15F41" w:rsidP="00C15F41" w:rsidRDefault="00C15F41" w14:paraId="69BA85C9" w14:textId="7A7F81CC">
      <w:pPr>
        <w:rPr>
          <w:rFonts w:ascii=".applesystemui" w:hAnsi=".applesystemui"/>
        </w:rPr>
      </w:pPr>
      <w:r w:rsidRPr="0088247E">
        <w:rPr>
          <w:rFonts w:ascii=".applesystemui" w:hAnsi=".applesystemui"/>
        </w:rPr>
        <w:t xml:space="preserve">(1) Understand the core concepts and representative methods of the four major schools of </w:t>
      </w:r>
      <w:r w:rsidRPr="0088247E" w:rsidR="00A70012">
        <w:rPr>
          <w:rFonts w:ascii=".applesystemui" w:hAnsi=".applesystemui"/>
          <w:color w:val="EE0000"/>
        </w:rPr>
        <w:t>machine learning</w:t>
      </w:r>
      <w:r w:rsidRPr="0088247E">
        <w:rPr>
          <w:rFonts w:ascii=".applesystemui" w:hAnsi=".applesystemui"/>
        </w:rPr>
        <w:t>.</w:t>
      </w:r>
    </w:p>
    <w:p w:rsidRPr="0088247E" w:rsidR="00C15F41" w:rsidP="00C15F41" w:rsidRDefault="00C15F41" w14:paraId="33AB6522" w14:textId="77777777">
      <w:pPr>
        <w:rPr>
          <w:rFonts w:ascii=".applesystemui" w:hAnsi=".applesystemui"/>
        </w:rPr>
      </w:pPr>
      <w:r w:rsidRPr="0088247E">
        <w:rPr>
          <w:rFonts w:ascii=".applesystemui" w:hAnsi=".applesystemui"/>
        </w:rPr>
        <w:t>(2) Recognize the advantages and limitations of each school.</w:t>
      </w:r>
    </w:p>
    <w:p w:rsidRPr="0088247E" w:rsidR="00C15F41" w:rsidP="00C15F41" w:rsidRDefault="00C15F41" w14:paraId="51539F85" w14:textId="64D55C20">
      <w:pPr>
        <w:rPr>
          <w:rFonts w:ascii=".applesystemui" w:hAnsi=".applesystemui"/>
        </w:rPr>
      </w:pPr>
      <w:r w:rsidRPr="0088247E">
        <w:rPr>
          <w:rFonts w:ascii=".applesystemui" w:hAnsi=".applesystemui"/>
        </w:rPr>
        <w:t xml:space="preserve">(3) Explore the historical trends in the development of </w:t>
      </w:r>
      <w:r w:rsidRPr="0088247E" w:rsidR="00A70012">
        <w:rPr>
          <w:rFonts w:ascii=".applesystemui" w:hAnsi=".applesystemui"/>
          <w:color w:val="EE0000"/>
        </w:rPr>
        <w:t>machine learning</w:t>
      </w:r>
      <w:r w:rsidRPr="0088247E">
        <w:rPr>
          <w:rFonts w:ascii=".applesystemui" w:hAnsi=".applesystemui"/>
        </w:rPr>
        <w:t>.</w:t>
      </w:r>
    </w:p>
    <w:p w:rsidR="0088247E" w:rsidP="00C15F41" w:rsidRDefault="0088247E" w14:paraId="1A11CA77" w14:textId="77777777">
      <w:pPr>
        <w:rPr>
          <w:rFonts w:ascii=".applesystemui" w:hAnsi=".applesystemui"/>
          <w:b/>
          <w:bCs/>
        </w:rPr>
      </w:pPr>
    </w:p>
    <w:p w:rsidRPr="0088247E" w:rsidR="00C15F41" w:rsidP="00C15F41" w:rsidRDefault="00C15F41" w14:paraId="0B0F96B5" w14:textId="6869F58B">
      <w:pPr>
        <w:rPr>
          <w:rFonts w:ascii=".applesystemui" w:hAnsi=".applesystemui"/>
        </w:rPr>
      </w:pPr>
      <w:r w:rsidRPr="0088247E">
        <w:rPr>
          <w:rFonts w:ascii=".applesystemui" w:hAnsi=".applesystemui"/>
        </w:rPr>
        <w:t xml:space="preserve">Gaining powerful abilities by learning from data is the basic idea of modern </w:t>
      </w:r>
      <w:r w:rsidRPr="0088247E" w:rsidR="00A70012">
        <w:rPr>
          <w:rFonts w:ascii=".applesystemui" w:hAnsi=".applesystemui"/>
          <w:color w:val="EE0000"/>
        </w:rPr>
        <w:t>artificial intelligence</w:t>
      </w:r>
      <w:r w:rsidRPr="0088247E">
        <w:rPr>
          <w:rFonts w:ascii=".applesystemui" w:hAnsi=".applesystemui"/>
        </w:rPr>
        <w:t xml:space="preserve">. Historically, many researchers have explored how to make machines learn on their own and have proposed many interesting ideas and methods. To sum up, these methods can be categorized into four major schools: the </w:t>
      </w:r>
      <w:r w:rsidRPr="0045192C" w:rsidR="0045192C">
        <w:rPr>
          <w:rFonts w:ascii=".applesystemui" w:hAnsi=".applesystemui"/>
          <w:color w:val="EE0000"/>
        </w:rPr>
        <w:t>Symbolic school</w:t>
      </w:r>
      <w:r w:rsidRPr="0088247E">
        <w:rPr>
          <w:rFonts w:ascii=".applesystemui" w:hAnsi=".applesystemui"/>
        </w:rPr>
        <w:t xml:space="preserve">, the </w:t>
      </w:r>
      <w:r w:rsidRPr="00A2038D" w:rsidR="00A2038D">
        <w:rPr>
          <w:rFonts w:ascii=".applesystemui" w:hAnsi=".applesystemui"/>
          <w:color w:val="EE0000"/>
        </w:rPr>
        <w:t>Bayesian school</w:t>
      </w:r>
      <w:r w:rsidRPr="0088247E">
        <w:rPr>
          <w:rFonts w:ascii=".applesystemui" w:hAnsi=".applesystemui"/>
        </w:rPr>
        <w:t xml:space="preserve">, the </w:t>
      </w:r>
      <w:r w:rsidRPr="00A2038D" w:rsidR="00A2038D">
        <w:rPr>
          <w:rFonts w:ascii=".applesystemui" w:hAnsi=".applesystemui"/>
          <w:color w:val="EE0000"/>
        </w:rPr>
        <w:t>Connectionist school</w:t>
      </w:r>
      <w:r w:rsidRPr="0088247E">
        <w:rPr>
          <w:rFonts w:ascii=".applesystemui" w:hAnsi=".applesystemui"/>
        </w:rPr>
        <w:t xml:space="preserve">, and the </w:t>
      </w:r>
      <w:r w:rsidRPr="00A2038D" w:rsidR="00A2038D">
        <w:rPr>
          <w:rFonts w:ascii=".applesystemui" w:hAnsi=".applesystemui"/>
          <w:color w:val="EE0000"/>
        </w:rPr>
        <w:t>Evolutionary school</w:t>
      </w:r>
      <w:r w:rsidRPr="0088247E">
        <w:rPr>
          <w:rFonts w:ascii=".applesystemui" w:hAnsi=".applesystemui"/>
        </w:rPr>
        <w:t>. Each school has its unique core ideas and representative methods. This section will briefly introduce the basic ideas of each of these four schools.</w:t>
      </w:r>
    </w:p>
    <w:p w:rsidRPr="0088247E" w:rsidR="00C15F41" w:rsidP="0088247E" w:rsidRDefault="00C15F41" w14:paraId="7015599E" w14:textId="5E9A9823">
      <w:pPr>
        <w:pStyle w:val="a9"/>
        <w:numPr>
          <w:ilvl w:val="0"/>
          <w:numId w:val="2"/>
        </w:numPr>
        <w:rPr>
          <w:rFonts w:ascii=".applesystemui" w:hAnsi=".applesystemui"/>
        </w:rPr>
      </w:pPr>
      <w:r w:rsidRPr="0088247E">
        <w:rPr>
          <w:rFonts w:ascii=".applesystemui" w:hAnsi=".applesystemui"/>
          <w:b/>
          <w:bCs/>
        </w:rPr>
        <w:t>Symboli</w:t>
      </w:r>
      <w:r w:rsidR="0088247E">
        <w:rPr>
          <w:rFonts w:hint="eastAsia" w:ascii=".applesystemui" w:hAnsi=".applesystemui"/>
          <w:b/>
          <w:bCs/>
        </w:rPr>
        <w:t>c</w:t>
      </w:r>
      <w:r w:rsidRPr="0088247E">
        <w:rPr>
          <w:rFonts w:ascii=".applesystemui" w:hAnsi=".applesystemui"/>
          <w:b/>
          <w:bCs/>
        </w:rPr>
        <w:t xml:space="preserve"> School</w:t>
      </w:r>
    </w:p>
    <w:p w:rsidRPr="0088247E" w:rsidR="00C15F41" w:rsidP="00C15F41" w:rsidRDefault="00C15F41" w14:paraId="7E1C079E" w14:textId="2BB784E8">
      <w:pPr>
        <w:rPr>
          <w:rFonts w:ascii=".applesystemui" w:hAnsi=".applesystemui"/>
        </w:rPr>
      </w:pPr>
      <w:r w:rsidRPr="0088247E">
        <w:rPr>
          <w:rFonts w:ascii=".applesystemui" w:hAnsi=".applesystemui"/>
        </w:rPr>
        <w:t xml:space="preserve">The </w:t>
      </w:r>
      <w:r w:rsidRPr="0045192C" w:rsidR="0045192C">
        <w:rPr>
          <w:rFonts w:ascii=".applesystemui" w:hAnsi=".applesystemui"/>
          <w:color w:val="EE0000"/>
        </w:rPr>
        <w:t>Symbolic school</w:t>
      </w:r>
      <w:r w:rsidRPr="0088247E">
        <w:rPr>
          <w:rFonts w:ascii=".applesystemui" w:hAnsi=".applesystemui"/>
        </w:rPr>
        <w:t xml:space="preserve"> is one of the oldest schools in the field of </w:t>
      </w:r>
      <w:r w:rsidRPr="0088247E" w:rsidR="00A70012">
        <w:rPr>
          <w:rFonts w:ascii=".applesystemui" w:hAnsi=".applesystemui"/>
          <w:color w:val="EE0000"/>
        </w:rPr>
        <w:t>machine learning</w:t>
      </w:r>
      <w:r w:rsidRPr="0088247E">
        <w:rPr>
          <w:rFonts w:ascii=".applesystemui" w:hAnsi=".applesystemui"/>
        </w:rPr>
        <w:t>. It believes that the basic unit of human cognition and thought is the symbol, and the cognitive process is a kind of computational process based on symbols. In theory, human thought processes can be simulated through symbolic computation.</w:t>
      </w:r>
    </w:p>
    <w:p w:rsidRPr="0088247E" w:rsidR="00C15F41" w:rsidP="00C15F41" w:rsidRDefault="00C15F41" w14:paraId="145D371B" w14:textId="13485D2E">
      <w:pPr>
        <w:rPr>
          <w:rFonts w:ascii=".applesystemui" w:hAnsi=".applesystemui"/>
        </w:rPr>
      </w:pPr>
      <w:r w:rsidRPr="0088247E">
        <w:rPr>
          <w:rFonts w:ascii=".applesystemui" w:hAnsi=".applesystemui"/>
        </w:rPr>
        <w:t xml:space="preserve">Allen Newell and Herbert Simon were representative figures of the early </w:t>
      </w:r>
      <w:r w:rsidRPr="0045192C" w:rsidR="0045192C">
        <w:rPr>
          <w:rFonts w:ascii=".applesystemui" w:hAnsi=".applesystemui"/>
          <w:color w:val="EE0000"/>
        </w:rPr>
        <w:t>Symbolic school</w:t>
      </w:r>
      <w:r w:rsidRPr="0088247E">
        <w:rPr>
          <w:rFonts w:ascii=".applesystemui" w:hAnsi=".applesystemui"/>
        </w:rPr>
        <w:t xml:space="preserve">. Their "Logic Theorist" program, which could prove mathematical theorems, was one of the important early achievements in the field of </w:t>
      </w:r>
      <w:r w:rsidRPr="0088247E" w:rsidR="00A70012">
        <w:rPr>
          <w:rFonts w:ascii=".applesystemui" w:hAnsi=".applesystemui"/>
          <w:color w:val="EE0000"/>
        </w:rPr>
        <w:t>artificial intelligence</w:t>
      </w:r>
      <w:r w:rsidRPr="0088247E">
        <w:rPr>
          <w:rFonts w:ascii=".applesystemui" w:hAnsi=".applesystemui"/>
        </w:rPr>
        <w:t xml:space="preserve">. The </w:t>
      </w:r>
      <w:r w:rsidRPr="0088247E" w:rsidR="00A70012">
        <w:rPr>
          <w:rFonts w:ascii=".applesystemui" w:hAnsi=".applesystemui"/>
          <w:color w:val="EE0000"/>
        </w:rPr>
        <w:t>expert system</w:t>
      </w:r>
      <w:r w:rsidRPr="0088247E">
        <w:rPr>
          <w:rFonts w:ascii=".applesystemui" w:hAnsi=".applesystemui"/>
        </w:rPr>
        <w:t xml:space="preserve"> is another representative achievement of the </w:t>
      </w:r>
      <w:r w:rsidRPr="0045192C" w:rsidR="0045192C">
        <w:rPr>
          <w:rFonts w:ascii=".applesystemui" w:hAnsi=".applesystemui"/>
          <w:color w:val="EE0000"/>
        </w:rPr>
        <w:t>Symbolic school</w:t>
      </w:r>
      <w:r w:rsidRPr="0088247E">
        <w:rPr>
          <w:rFonts w:ascii=".applesystemui" w:hAnsi=".applesystemui"/>
        </w:rPr>
        <w:t xml:space="preserve">, which was widely used in the 1980s in fields such as medical diagnosis, financial risk assessment, and fault diagnosis. The </w:t>
      </w:r>
      <w:r w:rsidRPr="0045192C" w:rsidR="0045192C">
        <w:rPr>
          <w:rFonts w:ascii=".applesystemui" w:hAnsi=".applesystemui"/>
          <w:color w:val="EE0000"/>
        </w:rPr>
        <w:t>Symbolic school</w:t>
      </w:r>
      <w:r w:rsidRPr="0088247E">
        <w:rPr>
          <w:rFonts w:ascii=".applesystemui" w:hAnsi=".applesystemui"/>
        </w:rPr>
        <w:t xml:space="preserve"> also achieved significant success in human-computer game competitions. The most influential achievement was in 1997 when IBM's Deep Blue computer defeated world champion Garry Kasparov in a chess match.</w:t>
      </w:r>
    </w:p>
    <w:p w:rsidRPr="0088247E" w:rsidR="00C15F41" w:rsidP="00C15F41" w:rsidRDefault="00C15F41" w14:paraId="5717C047" w14:textId="4736480B">
      <w:pPr>
        <w:rPr>
          <w:rFonts w:ascii=".applesystemui" w:hAnsi=".applesystemui"/>
        </w:rPr>
      </w:pPr>
      <w:r w:rsidRPr="3EE6D415" w:rsidR="00C15F41">
        <w:rPr>
          <w:rFonts w:ascii=".applesystemui" w:hAnsi=".applesystemui"/>
        </w:rPr>
        <w:t>Knowledge in a symbol system is usually defined by humans. However, in real-world scenarios, new</w:t>
      </w:r>
      <w:ins w:author="Rachel St. John" w:date="2025-08-21T06:37:25.282Z" w:id="594898363">
        <w:r w:rsidRPr="3EE6D415" w:rsidR="5CE9EAAD">
          <w:rPr>
            <w:rFonts w:ascii=".applesystemui" w:hAnsi=".applesystemui"/>
          </w:rPr>
          <w:t>, unexpected</w:t>
        </w:r>
      </w:ins>
      <w:r w:rsidRPr="3EE6D415" w:rsidR="00C15F41">
        <w:rPr>
          <w:rFonts w:ascii=".applesystemui" w:hAnsi=".applesystemui"/>
        </w:rPr>
        <w:t xml:space="preserve"> situations</w:t>
      </w:r>
      <w:del w:author="Rachel St. John" w:date="2025-08-21T06:37:31.629Z" w:id="1727405857">
        <w:r w:rsidRPr="3EE6D415" w:rsidDel="00C15F41">
          <w:rPr>
            <w:rFonts w:ascii=".applesystemui" w:hAnsi=".applesystemui"/>
          </w:rPr>
          <w:delText xml:space="preserve"> that were not considered in advance</w:delText>
        </w:r>
      </w:del>
      <w:r w:rsidRPr="3EE6D415" w:rsidR="00C15F41">
        <w:rPr>
          <w:rFonts w:ascii=".applesystemui" w:hAnsi=".applesystemui"/>
        </w:rPr>
        <w:t xml:space="preserve"> may arise. In such cases, learning is </w:t>
      </w:r>
      <w:r w:rsidRPr="3EE6D415" w:rsidR="00C15F41">
        <w:rPr>
          <w:rFonts w:ascii=".applesystemui" w:hAnsi=".applesystemui"/>
        </w:rPr>
        <w:t>required</w:t>
      </w:r>
      <w:r w:rsidRPr="3EE6D415" w:rsidR="00C15F41">
        <w:rPr>
          <w:rFonts w:ascii=".applesystemui" w:hAnsi=".applesystemui"/>
        </w:rPr>
        <w:t xml:space="preserve"> to cope with these new situations and summarize new knowledge. For example, when we </w:t>
      </w:r>
      <w:r w:rsidRPr="3EE6D415" w:rsidR="00C15F41">
        <w:rPr>
          <w:rFonts w:ascii=".applesystemui" w:hAnsi=".applesystemui"/>
        </w:rPr>
        <w:t>observe</w:t>
      </w:r>
      <w:r w:rsidRPr="3EE6D415" w:rsidR="00C15F41">
        <w:rPr>
          <w:rFonts w:ascii=".applesystemui" w:hAnsi=".applesystemui"/>
        </w:rPr>
        <w:t xml:space="preserve"> that "there are clouds in the sky" and "the humidity is high," it is often accompanied by "rain"</w:t>
      </w:r>
      <w:r w:rsidRPr="3EE6D415" w:rsidR="005D59F3">
        <w:rPr>
          <w:rFonts w:ascii=".applesystemui" w:hAnsi=".applesystemui"/>
        </w:rPr>
        <w:t xml:space="preserve"> (Figure 6-24).</w:t>
      </w:r>
      <w:r w:rsidRPr="3EE6D415" w:rsidR="00C15F41">
        <w:rPr>
          <w:rFonts w:ascii=".applesystemui" w:hAnsi=".applesystemui"/>
        </w:rPr>
        <w:t xml:space="preserve"> Based on these observations, the </w:t>
      </w:r>
      <w:r w:rsidRPr="3EE6D415" w:rsidR="0045192C">
        <w:rPr>
          <w:rFonts w:ascii=".applesystemui" w:hAnsi=".applesystemui"/>
          <w:color w:val="EE0000"/>
        </w:rPr>
        <w:t>Symbolic school</w:t>
      </w:r>
      <w:r w:rsidRPr="3EE6D415" w:rsidR="00C15F41">
        <w:rPr>
          <w:rFonts w:ascii=".applesystemui" w:hAnsi=".applesystemui"/>
        </w:rPr>
        <w:t xml:space="preserve"> can summarize a new piece of knowledge, such as "If there are clouds in the sky and the humidity is &gt;80%, then it will rain." This new piece of knowledge can be </w:t>
      </w:r>
      <w:r w:rsidRPr="3EE6D415" w:rsidR="00C15F41">
        <w:rPr>
          <w:rFonts w:ascii=".applesystemui" w:hAnsi=".applesystemui"/>
        </w:rPr>
        <w:t xml:space="preserve">used for </w:t>
      </w:r>
      <w:r w:rsidRPr="3EE6D415" w:rsidR="00C15F41">
        <w:rPr>
          <w:rFonts w:ascii=".applesystemui" w:hAnsi=".applesystemui"/>
        </w:rPr>
        <w:t>subsequent</w:t>
      </w:r>
      <w:r w:rsidRPr="3EE6D415" w:rsidR="00C15F41">
        <w:rPr>
          <w:rFonts w:ascii=".applesystemui" w:hAnsi=".applesystemui"/>
        </w:rPr>
        <w:t xml:space="preserve"> reasoning and prediction, just like human-defined knowledge.</w:t>
      </w:r>
    </w:p>
    <w:p w:rsidRPr="0088247E" w:rsidR="00C15F41" w:rsidP="00C15F41" w:rsidRDefault="00C15F41" w14:paraId="453849D8" w14:textId="5F631731">
      <w:pPr>
        <w:rPr>
          <w:rFonts w:ascii=".applesystemui" w:hAnsi=".applesystemui"/>
        </w:rPr>
      </w:pPr>
      <w:r w:rsidRPr="3EE6D415" w:rsidR="00C15F41">
        <w:rPr>
          <w:rFonts w:ascii=".applesystemui" w:hAnsi=".applesystemui"/>
        </w:rPr>
        <w:t xml:space="preserve">The </w:t>
      </w:r>
      <w:r w:rsidRPr="3EE6D415" w:rsidR="0045192C">
        <w:rPr>
          <w:rFonts w:ascii=".applesystemui" w:hAnsi=".applesystemui"/>
          <w:color w:val="EE0000"/>
        </w:rPr>
        <w:t>Symbolic school</w:t>
      </w:r>
      <w:r w:rsidRPr="3EE6D415" w:rsidR="00C15F41">
        <w:rPr>
          <w:rFonts w:ascii=".applesystemui" w:hAnsi=".applesystemui"/>
        </w:rPr>
        <w:t xml:space="preserve"> focuses on reasoning and has a </w:t>
      </w:r>
      <w:r w:rsidRPr="3EE6D415" w:rsidR="00C15F41">
        <w:rPr>
          <w:rFonts w:ascii=".applesystemui" w:hAnsi=".applesystemui"/>
        </w:rPr>
        <w:t>relatively weak</w:t>
      </w:r>
      <w:r w:rsidRPr="3EE6D415" w:rsidR="00C15F41">
        <w:rPr>
          <w:rFonts w:ascii=".applesystemui" w:hAnsi=".applesystemui"/>
        </w:rPr>
        <w:t xml:space="preserve"> learning ability. It </w:t>
      </w:r>
      <w:r w:rsidRPr="3EE6D415" w:rsidR="00C15F41">
        <w:rPr>
          <w:rFonts w:ascii=".applesystemui" w:hAnsi=".applesystemui"/>
        </w:rPr>
        <w:t>generally does</w:t>
      </w:r>
      <w:r w:rsidRPr="3EE6D415" w:rsidR="00C15F41">
        <w:rPr>
          <w:rFonts w:ascii=".applesystemui" w:hAnsi=".applesystemui"/>
        </w:rPr>
        <w:t xml:space="preserve"> not allow for large-scale changes </w:t>
      </w:r>
      <w:r w:rsidRPr="3EE6D415" w:rsidR="00C15F41">
        <w:rPr>
          <w:rFonts w:ascii=".applesystemui" w:hAnsi=".applesystemui"/>
        </w:rPr>
        <w:t>to</w:t>
      </w:r>
      <w:r w:rsidRPr="3EE6D415" w:rsidR="00C15F41">
        <w:rPr>
          <w:rFonts w:ascii=".applesystemui" w:hAnsi=".applesystemui"/>
        </w:rPr>
        <w:t xml:space="preserve"> the main body of knowledge, as this could easily lead to chaos. In recent years, with the rise of </w:t>
      </w:r>
      <w:r w:rsidRPr="3EE6D415" w:rsidR="00A70012">
        <w:rPr>
          <w:rFonts w:ascii=".applesystemui" w:hAnsi=".applesystemui"/>
          <w:color w:val="EE0000"/>
        </w:rPr>
        <w:t>Connectionism</w:t>
      </w:r>
      <w:r w:rsidRPr="3EE6D415" w:rsidR="00C15F41">
        <w:rPr>
          <w:rFonts w:ascii=".applesystemui" w:hAnsi=".applesystemui"/>
        </w:rPr>
        <w:t xml:space="preserve"> and </w:t>
      </w:r>
      <w:r w:rsidRPr="3EE6D415" w:rsidR="00A70012">
        <w:rPr>
          <w:rFonts w:ascii=".applesystemui" w:hAnsi=".applesystemui"/>
          <w:color w:val="EE0000"/>
        </w:rPr>
        <w:t>deep learning</w:t>
      </w:r>
      <w:r w:rsidRPr="3EE6D415" w:rsidR="00C15F41">
        <w:rPr>
          <w:rFonts w:ascii=".applesystemui" w:hAnsi=".applesystemui"/>
        </w:rPr>
        <w:t xml:space="preserve">, </w:t>
      </w:r>
      <w:r w:rsidRPr="3EE6D415" w:rsidR="00C15F41">
        <w:rPr>
          <w:rFonts w:ascii=".applesystemui" w:hAnsi=".applesystemui"/>
        </w:rPr>
        <w:t xml:space="preserve">the </w:t>
      </w:r>
      <w:r w:rsidRPr="3EE6D415" w:rsidR="0045192C">
        <w:rPr>
          <w:rFonts w:ascii=".applesystemui" w:hAnsi=".applesystemui"/>
          <w:color w:val="EE0000"/>
        </w:rPr>
        <w:t>Symbolic school</w:t>
      </w:r>
      <w:r w:rsidRPr="3EE6D415" w:rsidR="00C15F41">
        <w:rPr>
          <w:rFonts w:ascii=".applesystemui" w:hAnsi=".applesystemui"/>
        </w:rPr>
        <w:t xml:space="preserve"> has</w:t>
      </w:r>
      <w:r w:rsidRPr="3EE6D415" w:rsidR="00C15F41">
        <w:rPr>
          <w:rFonts w:ascii=".applesystemui" w:hAnsi=".applesystemui"/>
        </w:rPr>
        <w:t xml:space="preserve"> been challenged. However, some of its ideas in knowledge representation, reasoning, and decision-making are still </w:t>
      </w:r>
      <w:r w:rsidRPr="3EE6D415" w:rsidR="00C15F41">
        <w:rPr>
          <w:rFonts w:ascii=".applesystemui" w:hAnsi=".applesystemui"/>
        </w:rPr>
        <w:t>very important</w:t>
      </w:r>
      <w:r w:rsidRPr="3EE6D415" w:rsidR="00C15F41">
        <w:rPr>
          <w:rFonts w:ascii=".applesystemui" w:hAnsi=".applesystemui"/>
        </w:rPr>
        <w:t>, especially in knowledge-intensive fields that require high reliability, such as medicine, aerospace, and finance</w:t>
      </w:r>
      <w:del w:author="Rachel St. John" w:date="2025-08-21T06:38:43.563Z" w:id="1133897342">
        <w:r w:rsidRPr="3EE6D415" w:rsidDel="00C15F41">
          <w:rPr>
            <w:rFonts w:ascii=".applesystemui" w:hAnsi=".applesystemui"/>
          </w:rPr>
          <w:delText xml:space="preserve">, where some methods from the </w:delText>
        </w:r>
        <w:r w:rsidRPr="3EE6D415" w:rsidDel="0045192C">
          <w:rPr>
            <w:rFonts w:ascii=".applesystemui" w:hAnsi=".applesystemui"/>
            <w:color w:val="EE0000"/>
          </w:rPr>
          <w:delText>Symbolic school</w:delText>
        </w:r>
        <w:r w:rsidRPr="3EE6D415" w:rsidDel="00C15F41">
          <w:rPr>
            <w:rFonts w:ascii=".applesystemui" w:hAnsi=".applesystemui"/>
          </w:rPr>
          <w:delText xml:space="preserve"> remain important</w:delText>
        </w:r>
      </w:del>
      <w:r w:rsidRPr="3EE6D415" w:rsidR="00C15F41">
        <w:rPr>
          <w:rFonts w:ascii=".applesystemui" w:hAnsi=".applesystemui"/>
        </w:rPr>
        <w:t>.</w:t>
      </w:r>
    </w:p>
    <w:p w:rsidRPr="00934682" w:rsidR="00C15F41" w:rsidP="00934682" w:rsidRDefault="00A2038D" w14:paraId="1B75CC72" w14:textId="653D41C8">
      <w:pPr>
        <w:pStyle w:val="a9"/>
        <w:numPr>
          <w:ilvl w:val="0"/>
          <w:numId w:val="2"/>
        </w:numPr>
        <w:rPr>
          <w:rFonts w:ascii=".applesystemui" w:hAnsi=".applesystemui"/>
        </w:rPr>
      </w:pPr>
      <w:r w:rsidRPr="00934682">
        <w:rPr>
          <w:rFonts w:ascii=".applesystemui" w:hAnsi=".applesystemui"/>
          <w:b/>
          <w:bCs/>
          <w:color w:val="EE0000"/>
        </w:rPr>
        <w:t>Bayesian school</w:t>
      </w:r>
    </w:p>
    <w:p w:rsidRPr="0088247E" w:rsidR="00C15F41" w:rsidP="00C15F41" w:rsidRDefault="00C15F41" w14:paraId="1130F740" w14:textId="28141BAE">
      <w:pPr>
        <w:rPr>
          <w:rFonts w:ascii=".applesystemui" w:hAnsi=".applesystemui"/>
        </w:rPr>
      </w:pPr>
      <w:r w:rsidRPr="0088247E">
        <w:rPr>
          <w:rFonts w:ascii=".applesystemui" w:hAnsi=".applesystemui"/>
        </w:rPr>
        <w:t xml:space="preserve">The </w:t>
      </w:r>
      <w:r w:rsidRPr="00A2038D" w:rsidR="00A2038D">
        <w:rPr>
          <w:rFonts w:ascii=".applesystemui" w:hAnsi=".applesystemui"/>
          <w:color w:val="EE0000"/>
        </w:rPr>
        <w:t>Bayesian school</w:t>
      </w:r>
      <w:r w:rsidRPr="0088247E">
        <w:rPr>
          <w:rFonts w:ascii=".applesystemui" w:hAnsi=".applesystemui"/>
        </w:rPr>
        <w:t xml:space="preserve"> is another major school of </w:t>
      </w:r>
      <w:r w:rsidRPr="0088247E" w:rsidR="00A70012">
        <w:rPr>
          <w:rFonts w:ascii=".applesystemui" w:hAnsi=".applesystemui"/>
          <w:color w:val="EE0000"/>
        </w:rPr>
        <w:t>machine learning</w:t>
      </w:r>
      <w:r w:rsidRPr="0088247E">
        <w:rPr>
          <w:rFonts w:ascii=".applesystemui" w:hAnsi=".applesystemui"/>
        </w:rPr>
        <w:t xml:space="preserve">. It builds </w:t>
      </w:r>
      <w:r w:rsidRPr="00245AAB" w:rsidR="00245AAB">
        <w:rPr>
          <w:rFonts w:ascii=".applesystemui" w:hAnsi=".applesystemui"/>
          <w:color w:val="EE0000"/>
        </w:rPr>
        <w:t>probabilistic model</w:t>
      </w:r>
      <w:r w:rsidRPr="0088247E">
        <w:rPr>
          <w:rFonts w:ascii=".applesystemui" w:hAnsi=".applesystemui"/>
        </w:rPr>
        <w:t xml:space="preserve">s based on the probabilistic relationships between events. Through these models, one can make inferences, predict the </w:t>
      </w:r>
      <w:r w:rsidRPr="00245AAB" w:rsidR="00245AAB">
        <w:rPr>
          <w:rFonts w:ascii=".applesystemui" w:hAnsi=".applesystemui"/>
          <w:color w:val="EE0000"/>
        </w:rPr>
        <w:t>likelihood</w:t>
      </w:r>
      <w:r w:rsidRPr="0088247E">
        <w:rPr>
          <w:rFonts w:ascii=".applesystemui" w:hAnsi=".applesystemui"/>
        </w:rPr>
        <w:t xml:space="preserve"> of a certain event occurring under specific conditions, or trace back the causes of an event after it has occurred.</w:t>
      </w:r>
    </w:p>
    <w:p w:rsidRPr="0088247E" w:rsidR="00C15F41" w:rsidP="00C15F41" w:rsidRDefault="00C15F41" w14:paraId="1E8A10D1" w14:textId="32E57E3C">
      <w:pPr>
        <w:rPr>
          <w:rFonts w:ascii=".applesystemui" w:hAnsi=".applesystemui"/>
        </w:rPr>
      </w:pPr>
      <w:r w:rsidRPr="0088247E">
        <w:rPr>
          <w:rFonts w:ascii=".applesystemui" w:hAnsi=".applesystemui"/>
        </w:rPr>
        <w:t xml:space="preserve">Taking a weather forecasting system as an example, we know that rainfall is related to both cloud cover and humidity: the greater the cloud cover and the higher the humidity, the greater the </w:t>
      </w:r>
      <w:r w:rsidRPr="00245AAB" w:rsidR="00245AAB">
        <w:rPr>
          <w:rFonts w:ascii=".applesystemui" w:hAnsi=".applesystemui"/>
          <w:color w:val="EE0000"/>
        </w:rPr>
        <w:t>likelihood</w:t>
      </w:r>
      <w:r w:rsidRPr="0088247E">
        <w:rPr>
          <w:rFonts w:ascii=".applesystemui" w:hAnsi=".applesystemui"/>
        </w:rPr>
        <w:t xml:space="preserve"> of rain. Based on this experience, a simple </w:t>
      </w:r>
      <w:r w:rsidRPr="00245AAB" w:rsidR="00245AAB">
        <w:rPr>
          <w:rFonts w:ascii=".applesystemui" w:hAnsi=".applesystemui"/>
          <w:color w:val="EE0000"/>
        </w:rPr>
        <w:t>probabilistic model</w:t>
      </w:r>
      <w:r w:rsidRPr="0088247E">
        <w:rPr>
          <w:rFonts w:ascii=".applesystemui" w:hAnsi=".applesystemui"/>
        </w:rPr>
        <w:t xml:space="preserve"> can be established, and the parameters within the model can be learned. Once the model is trained, it can be used to predict the probability of rain for the day</w:t>
      </w:r>
      <w:r w:rsidR="00934682">
        <w:rPr>
          <w:rFonts w:hint="eastAsia" w:ascii=".applesystemui" w:hAnsi=".applesystemui"/>
        </w:rPr>
        <w:t xml:space="preserve"> (Figure 6-25)</w:t>
      </w:r>
      <w:r w:rsidRPr="0088247E">
        <w:rPr>
          <w:rFonts w:ascii=".applesystemui" w:hAnsi=".applesystemui"/>
        </w:rPr>
        <w:t>.</w:t>
      </w:r>
    </w:p>
    <w:p w:rsidRPr="0088247E" w:rsidR="00C15F41" w:rsidP="00C15F41" w:rsidRDefault="00C15F41" w14:paraId="31B3EF1A" w14:textId="77777777">
      <w:pPr>
        <w:rPr>
          <w:rFonts w:ascii=".applesystemui" w:hAnsi=".applesystemui"/>
        </w:rPr>
      </w:pPr>
      <w:r w:rsidRPr="0088247E">
        <w:rPr>
          <w:rFonts w:ascii=".applesystemui" w:hAnsi=".applesystemui"/>
        </w:rPr>
        <w:t>Compared to symbol systems, the advantage of a Bayesian model is that it can handle uncertainty in the form of probabilities and perform reasoning while acknowledging this uncertainty. For example, after knowing the cloud cover and humidity, the model will not give a definite conclusion about whether it will rain but will provide a probability of rain. People can then make their own choices based on this probability, such as whether to bring an umbrella.</w:t>
      </w:r>
    </w:p>
    <w:p w:rsidRPr="0088247E" w:rsidR="00C15F41" w:rsidP="00C15F41" w:rsidRDefault="00C15F41" w14:paraId="5EE895BB" w14:textId="77777777">
      <w:pPr>
        <w:rPr>
          <w:rFonts w:ascii=".applesystemui" w:hAnsi=".applesystemui"/>
        </w:rPr>
      </w:pPr>
      <w:r w:rsidRPr="0088247E">
        <w:rPr>
          <w:rFonts w:ascii=".applesystemui" w:hAnsi=".applesystemui"/>
        </w:rPr>
        <w:t>Another advantage of Bayesian models is their ability to handle complex probabilistic systems. For instance, in a weather forecasting system, many factors affect the weather, such as altitude, season, historical weather conditions for the same period, and weather in neighboring areas. All these factors can be incorporated into the probabilistic system, and the rigorous mathematical foundation of Bayesian models ensures that we can still perform effective reasoning within such complex systems.</w:t>
      </w:r>
    </w:p>
    <w:p w:rsidRPr="0088247E" w:rsidR="00C15F41" w:rsidP="00C15F41" w:rsidRDefault="00C15F41" w14:paraId="1BC5063F" w14:textId="77777777">
      <w:pPr>
        <w:rPr>
          <w:rFonts w:ascii=".applesystemui" w:hAnsi=".applesystemui"/>
        </w:rPr>
      </w:pPr>
      <w:r w:rsidRPr="0088247E">
        <w:rPr>
          <w:rFonts w:ascii=".applesystemui" w:hAnsi=".applesystemui"/>
        </w:rPr>
        <w:t xml:space="preserve">Furthermore, Bayesian models can effectively combine prior knowledge with data to achieve dynamic model updates. Using the weather system as an example again, initially, we might believe the probability of rain in Beijing during the summer is 20%. This is "prior knowledge." However, as observational data increases, we notice that it has </w:t>
      </w:r>
      <w:r w:rsidRPr="0088247E">
        <w:rPr>
          <w:rFonts w:ascii=".applesystemui" w:hAnsi=".applesystemui"/>
        </w:rPr>
        <w:lastRenderedPageBreak/>
        <w:t>frequently rained in the afternoon in Beijing for the past two months. The model will then update itself based on this observation, increasing the probability of afternoon rain. This is effectively merging new observational data with prior knowledge to obtain a new model that better reflects the actual situation.</w:t>
      </w:r>
    </w:p>
    <w:p w:rsidRPr="0088247E" w:rsidR="00C15F41" w:rsidP="00C15F41" w:rsidRDefault="00C15F41" w14:paraId="708D5428" w14:textId="380F1947">
      <w:pPr>
        <w:rPr>
          <w:rFonts w:ascii=".applesystemui" w:hAnsi=".applesystemui"/>
        </w:rPr>
      </w:pPr>
      <w:r w:rsidRPr="0088247E">
        <w:rPr>
          <w:rFonts w:ascii=".applesystemui" w:hAnsi=".applesystemui"/>
        </w:rPr>
        <w:t xml:space="preserve">Building a Bayesian model requires some expert knowledge. This expert knowledge can guide the design of the model but also limits its learning ability, preventing it from quickly learning new knowledge from data. Even so, the ideas and methods of the </w:t>
      </w:r>
      <w:r w:rsidRPr="00A2038D" w:rsidR="00A2038D">
        <w:rPr>
          <w:rFonts w:ascii=".applesystemui" w:hAnsi=".applesystemui"/>
          <w:color w:val="EE0000"/>
        </w:rPr>
        <w:t>Bayesian school</w:t>
      </w:r>
      <w:r w:rsidRPr="0088247E">
        <w:rPr>
          <w:rFonts w:ascii=".applesystemui" w:hAnsi=".applesystemui"/>
        </w:rPr>
        <w:t xml:space="preserve"> are still of great value in the field of </w:t>
      </w:r>
      <w:r w:rsidRPr="0088247E" w:rsidR="00A70012">
        <w:rPr>
          <w:rFonts w:ascii=".applesystemui" w:hAnsi=".applesystemui"/>
          <w:color w:val="EE0000"/>
        </w:rPr>
        <w:t>machine learning</w:t>
      </w:r>
      <w:r w:rsidRPr="0088247E">
        <w:rPr>
          <w:rFonts w:ascii=".applesystemui" w:hAnsi=".applesystemui"/>
        </w:rPr>
        <w:t>.</w:t>
      </w:r>
    </w:p>
    <w:p w:rsidRPr="00245AAB" w:rsidR="00C15F41" w:rsidP="00245AAB" w:rsidRDefault="00A2038D" w14:paraId="78E2885A" w14:textId="0679A20E">
      <w:pPr>
        <w:pStyle w:val="a9"/>
        <w:numPr>
          <w:ilvl w:val="0"/>
          <w:numId w:val="2"/>
        </w:numPr>
        <w:rPr>
          <w:rFonts w:ascii=".applesystemui" w:hAnsi=".applesystemui"/>
        </w:rPr>
      </w:pPr>
      <w:r w:rsidRPr="00245AAB">
        <w:rPr>
          <w:rFonts w:ascii=".applesystemui" w:hAnsi=".applesystemui"/>
          <w:b/>
          <w:bCs/>
          <w:color w:val="EE0000"/>
        </w:rPr>
        <w:t>Connectionist school</w:t>
      </w:r>
    </w:p>
    <w:p w:rsidRPr="0088247E" w:rsidR="00C15F41" w:rsidP="00C15F41" w:rsidRDefault="00C15F41" w14:paraId="2595CE6C" w14:textId="70185864">
      <w:pPr>
        <w:rPr>
          <w:rFonts w:ascii=".applesystemui" w:hAnsi=".applesystemui"/>
        </w:rPr>
      </w:pPr>
      <w:r w:rsidRPr="0088247E">
        <w:rPr>
          <w:rFonts w:ascii=".applesystemui" w:hAnsi=".applesystemui"/>
        </w:rPr>
        <w:t xml:space="preserve">The </w:t>
      </w:r>
      <w:r w:rsidRPr="00A2038D" w:rsidR="00A2038D">
        <w:rPr>
          <w:rFonts w:ascii=".applesystemui" w:hAnsi=".applesystemui"/>
          <w:color w:val="EE0000"/>
        </w:rPr>
        <w:t>Connectionist school</w:t>
      </w:r>
      <w:r w:rsidRPr="0088247E">
        <w:rPr>
          <w:rFonts w:ascii=".applesystemui" w:hAnsi=".applesystemui"/>
        </w:rPr>
        <w:t xml:space="preserve"> is another important school of </w:t>
      </w:r>
      <w:r w:rsidRPr="0088247E" w:rsidR="00A70012">
        <w:rPr>
          <w:rFonts w:ascii=".applesystemui" w:hAnsi=".applesystemui"/>
          <w:color w:val="EE0000"/>
        </w:rPr>
        <w:t>machine learning</w:t>
      </w:r>
      <w:r w:rsidRPr="0088247E">
        <w:rPr>
          <w:rFonts w:ascii=".applesystemui" w:hAnsi=".applesystemui"/>
        </w:rPr>
        <w:t>. Its basic idea is to imitate the working mechanism of the human brain, thereby enabling machines to acquire human-like thinking abilities.</w:t>
      </w:r>
    </w:p>
    <w:p w:rsidRPr="0088247E" w:rsidR="00C15F41" w:rsidP="00C15F41" w:rsidRDefault="00C15F41" w14:paraId="7F1CC418" w14:textId="770D566C">
      <w:pPr>
        <w:rPr>
          <w:rFonts w:ascii=".applesystemui" w:hAnsi=".applesystemui"/>
        </w:rPr>
      </w:pPr>
      <w:r w:rsidRPr="3EE6D415" w:rsidR="00C15F41">
        <w:rPr>
          <w:rFonts w:ascii=".applesystemui" w:hAnsi=".applesystemui"/>
        </w:rPr>
        <w:t xml:space="preserve">Our brains </w:t>
      </w:r>
      <w:r w:rsidRPr="3EE6D415" w:rsidR="00C15F41">
        <w:rPr>
          <w:rFonts w:ascii=".applesystemui" w:hAnsi=".applesystemui"/>
        </w:rPr>
        <w:t>contain</w:t>
      </w:r>
      <w:r w:rsidRPr="3EE6D415" w:rsidR="00C15F41">
        <w:rPr>
          <w:rFonts w:ascii=".applesystemui" w:hAnsi=".applesystemui"/>
        </w:rPr>
        <w:t xml:space="preserve"> hundreds of billions of neurons. These neurons all look quite similar and have </w:t>
      </w:r>
      <w:r w:rsidRPr="3EE6D415" w:rsidR="00C15F41">
        <w:rPr>
          <w:rFonts w:ascii=".applesystemui" w:hAnsi=".applesystemui"/>
        </w:rPr>
        <w:t>relatively simple</w:t>
      </w:r>
      <w:r w:rsidRPr="3EE6D415" w:rsidR="00C15F41">
        <w:rPr>
          <w:rFonts w:ascii=".applesystemui" w:hAnsi=".applesystemui"/>
        </w:rPr>
        <w:t xml:space="preserve"> functions. However, when these simple neurons are interconnected, they produce complex intelligence</w:t>
      </w:r>
      <w:ins w:author="Rachel St. John" w:date="2025-08-21T06:41:50.303Z" w:id="933088360">
        <w:r w:rsidRPr="3EE6D415" w:rsidR="147609DB">
          <w:rPr>
            <w:rFonts w:ascii=".applesystemui" w:hAnsi=".applesystemui"/>
          </w:rPr>
          <w:t xml:space="preserve"> with features</w:t>
        </w:r>
      </w:ins>
      <w:r w:rsidRPr="3EE6D415" w:rsidR="00C15F41">
        <w:rPr>
          <w:rFonts w:ascii=".applesystemui" w:hAnsi=".applesystemui"/>
        </w:rPr>
        <w:t xml:space="preserve"> such as perception, cognition, memory, and imagination. In particular, the connections between these neurons are not fixed. When we learn new knowledge or gain new experiences, the connections between these neurons change, forming new memories and skills.</w:t>
      </w:r>
    </w:p>
    <w:p w:rsidRPr="0088247E" w:rsidR="00C15F41" w:rsidP="00C15F41" w:rsidRDefault="00C15F41" w14:paraId="0D9BDC23" w14:textId="5EB85E55">
      <w:pPr>
        <w:rPr>
          <w:rFonts w:ascii=".applesystemui" w:hAnsi=".applesystemui"/>
        </w:rPr>
      </w:pPr>
      <w:r w:rsidRPr="0088247E">
        <w:rPr>
          <w:rFonts w:ascii=".applesystemui" w:hAnsi=".applesystemui"/>
        </w:rPr>
        <w:t xml:space="preserve">These characteristics of the human nervous system sparked a question among scientists: Is it possible to simulate the brain's neural structure with circuits to reproduce human intelligence? In short, the idea is to achieve various forms of complex intelligence by interconnecting simple, homogeneous computational units. </w:t>
      </w:r>
      <w:r w:rsidRPr="0088247E" w:rsidR="000223D8">
        <w:rPr>
          <w:rFonts w:ascii=".applesystemui" w:hAnsi=".applesystemui"/>
          <w:color w:val="7030A0"/>
        </w:rPr>
        <w:t>Because it emphasizes that "connections produce function,"</w:t>
      </w:r>
      <w:r w:rsidRPr="0088247E">
        <w:rPr>
          <w:rFonts w:ascii=".applesystemui" w:hAnsi=".applesystemui"/>
        </w:rPr>
        <w:t xml:space="preserve"> this school is called the "</w:t>
      </w:r>
      <w:r w:rsidRPr="00A2038D" w:rsidR="00A2038D">
        <w:rPr>
          <w:rFonts w:ascii=".applesystemui" w:hAnsi=".applesystemui"/>
          <w:color w:val="EE0000"/>
        </w:rPr>
        <w:t>Connectionist school</w:t>
      </w:r>
      <w:r w:rsidRPr="0088247E">
        <w:rPr>
          <w:rFonts w:ascii=".applesystemui" w:hAnsi=".applesystemui"/>
        </w:rPr>
        <w:t>." As shown in Figure 6-26(a), circles represent neurons. Each neuron can receive input from other neurons, perform a simple weighted sum of these inputs, and then pass the result through an activation function to form the neuron's output. Figure 6-26(b) shows a model formed by connecting individual neurons in sequence, which is called an "</w:t>
      </w:r>
      <w:r w:rsidRPr="0088247E" w:rsidR="00A70012">
        <w:rPr>
          <w:rFonts w:ascii=".applesystemui" w:hAnsi=".applesystemui"/>
          <w:color w:val="EE0000"/>
        </w:rPr>
        <w:t>artificial neural network</w:t>
      </w:r>
      <w:r w:rsidRPr="0088247E">
        <w:rPr>
          <w:rFonts w:ascii=".applesystemui" w:hAnsi=".applesystemui"/>
        </w:rPr>
        <w:t xml:space="preserve">." Researchers of the </w:t>
      </w:r>
      <w:r w:rsidRPr="00A2038D" w:rsidR="00A2038D">
        <w:rPr>
          <w:rFonts w:ascii=".applesystemui" w:hAnsi=".applesystemui"/>
          <w:color w:val="EE0000"/>
        </w:rPr>
        <w:t>Connectionist school</w:t>
      </w:r>
      <w:r w:rsidRPr="0088247E">
        <w:rPr>
          <w:rFonts w:ascii=".applesystemui" w:hAnsi=".applesystemui"/>
        </w:rPr>
        <w:t xml:space="preserve"> believe that as long as this network is large enough, it can one day simulate human intelligence.</w:t>
      </w:r>
    </w:p>
    <w:p w:rsidRPr="0088247E" w:rsidR="00C15F41" w:rsidP="00C15F41" w:rsidRDefault="00C15F41" w14:paraId="2F58D14E" w14:textId="21AB85ED">
      <w:pPr>
        <w:rPr>
          <w:rFonts w:ascii=".applesystemui" w:hAnsi=".applesystemui"/>
        </w:rPr>
      </w:pPr>
      <w:r w:rsidRPr="0088247E">
        <w:rPr>
          <w:rFonts w:ascii=".applesystemui" w:hAnsi=".applesystemui"/>
        </w:rPr>
        <w:t xml:space="preserve">The idea of the </w:t>
      </w:r>
      <w:r w:rsidRPr="00A2038D" w:rsidR="00A2038D">
        <w:rPr>
          <w:rFonts w:ascii=".applesystemui" w:hAnsi=".applesystemui"/>
          <w:color w:val="EE0000"/>
        </w:rPr>
        <w:t>Connectionist school</w:t>
      </w:r>
      <w:r w:rsidRPr="0088247E">
        <w:rPr>
          <w:rFonts w:ascii=".applesystemui" w:hAnsi=".applesystemui"/>
        </w:rPr>
        <w:t xml:space="preserve"> may seem simple, but its development has been full of twists and turns, and it was on the fringes for a long time. This is because the human brain is so complex that most researchers found it hard to believe that human intelligence could be simulated by simply combining simple computational units. This bias was not broken until 2006, when Geoffrey Hinton proposed </w:t>
      </w:r>
      <w:r w:rsidRPr="0088247E" w:rsidR="00A70012">
        <w:rPr>
          <w:rFonts w:ascii=".applesystemui" w:hAnsi=".applesystemui"/>
          <w:color w:val="EE0000"/>
        </w:rPr>
        <w:t>deep learning</w:t>
      </w:r>
      <w:r w:rsidRPr="0088247E">
        <w:rPr>
          <w:rFonts w:ascii=".applesystemui" w:hAnsi=".applesystemui"/>
        </w:rPr>
        <w:t xml:space="preserve"> methods. Scientists suddenly realized that a sufficiently complex </w:t>
      </w:r>
      <w:r w:rsidRPr="0088247E" w:rsidR="00A70012">
        <w:rPr>
          <w:rFonts w:ascii=".applesystemui" w:hAnsi=".applesystemui"/>
          <w:color w:val="EE0000"/>
        </w:rPr>
        <w:t>artificial neural network</w:t>
      </w:r>
      <w:r w:rsidRPr="0088247E">
        <w:rPr>
          <w:rFonts w:ascii=".applesystemui" w:hAnsi=".applesystemui"/>
        </w:rPr>
        <w:t xml:space="preserve"> has powerful learning capabilities. When there is enough training data, the neural network </w:t>
      </w:r>
      <w:r w:rsidRPr="0088247E">
        <w:rPr>
          <w:rFonts w:ascii=".applesystemui" w:hAnsi=".applesystemui"/>
        </w:rPr>
        <w:lastRenderedPageBreak/>
        <w:t xml:space="preserve">can learn powerful skills from the data. Moreover, the larger the amount of data, the stronger the neural network's ability becomes. Today, </w:t>
      </w:r>
      <w:r w:rsidRPr="0088247E" w:rsidR="00A70012">
        <w:rPr>
          <w:rFonts w:ascii=".applesystemui" w:hAnsi=".applesystemui"/>
          <w:color w:val="EE0000"/>
        </w:rPr>
        <w:t>neural networks</w:t>
      </w:r>
      <w:r w:rsidRPr="0088247E">
        <w:rPr>
          <w:rFonts w:ascii=".applesystemui" w:hAnsi=".applesystemui"/>
        </w:rPr>
        <w:t xml:space="preserve"> have been widely applied in fields such as image recognition, speech recognition, and natural language processing. The </w:t>
      </w:r>
      <w:r w:rsidRPr="00A2038D" w:rsidR="00A2038D">
        <w:rPr>
          <w:rFonts w:ascii=".applesystemui" w:hAnsi=".applesystemui"/>
          <w:color w:val="EE0000"/>
        </w:rPr>
        <w:t>Connectionist school</w:t>
      </w:r>
      <w:r w:rsidRPr="0088247E">
        <w:rPr>
          <w:rFonts w:ascii=".applesystemui" w:hAnsi=".applesystemui"/>
        </w:rPr>
        <w:t xml:space="preserve"> has finally taken center stage in </w:t>
      </w:r>
      <w:r w:rsidRPr="0088247E" w:rsidR="00A70012">
        <w:rPr>
          <w:rFonts w:ascii=".applesystemui" w:hAnsi=".applesystemui"/>
          <w:color w:val="EE0000"/>
        </w:rPr>
        <w:t>artificial intelligence</w:t>
      </w:r>
      <w:r w:rsidRPr="0088247E">
        <w:rPr>
          <w:rFonts w:ascii=".applesystemui" w:hAnsi=".applesystemui"/>
        </w:rPr>
        <w:t>.</w:t>
      </w:r>
    </w:p>
    <w:p w:rsidRPr="0088247E" w:rsidR="00C15F41" w:rsidP="00C15F41" w:rsidRDefault="00C15F41" w14:paraId="7D6265B7" w14:textId="6FC9FFC7">
      <w:pPr>
        <w:rPr>
          <w:rFonts w:ascii=".applesystemui" w:hAnsi=".applesystemui"/>
        </w:rPr>
      </w:pPr>
      <w:r w:rsidRPr="0088247E">
        <w:rPr>
          <w:rFonts w:ascii=".applesystemui" w:hAnsi=".applesystemui"/>
        </w:rPr>
        <w:t xml:space="preserve">Overall, the advantage of the </w:t>
      </w:r>
      <w:r w:rsidRPr="00A2038D" w:rsidR="00A2038D">
        <w:rPr>
          <w:rFonts w:ascii=".applesystemui" w:hAnsi=".applesystemui"/>
          <w:color w:val="EE0000"/>
        </w:rPr>
        <w:t>Connectionist school</w:t>
      </w:r>
      <w:r w:rsidRPr="0088247E">
        <w:rPr>
          <w:rFonts w:ascii=".applesystemui" w:hAnsi=".applesystemui"/>
        </w:rPr>
        <w:t xml:space="preserve"> lies in its primary tool—the </w:t>
      </w:r>
      <w:r w:rsidRPr="0088247E" w:rsidR="00A70012">
        <w:rPr>
          <w:rFonts w:ascii=".applesystemui" w:hAnsi=".applesystemui"/>
          <w:color w:val="EE0000"/>
        </w:rPr>
        <w:t>artificial neural network</w:t>
      </w:r>
      <w:r w:rsidRPr="0088247E">
        <w:rPr>
          <w:rFonts w:ascii=".applesystemui" w:hAnsi=".applesystemui"/>
        </w:rPr>
        <w:t xml:space="preserve">. </w:t>
      </w:r>
      <w:r w:rsidRPr="0088247E" w:rsidR="00A70012">
        <w:rPr>
          <w:rFonts w:ascii=".applesystemui" w:hAnsi=".applesystemui"/>
          <w:color w:val="EE0000"/>
        </w:rPr>
        <w:t>Artificial neural networks</w:t>
      </w:r>
      <w:r w:rsidRPr="0088247E">
        <w:rPr>
          <w:rFonts w:ascii=".applesystemui" w:hAnsi=".applesystemui"/>
        </w:rPr>
        <w:t xml:space="preserve"> have extremely strong learning abilities but require a large amount of data to train the network and consume a vast amount of computational resources. This method is not suitable for fields with insufficient data. Additionally, as the network scale increases, the behavior of the </w:t>
      </w:r>
      <w:r w:rsidRPr="0088247E" w:rsidR="00A70012">
        <w:rPr>
          <w:rFonts w:ascii=".applesystemui" w:hAnsi=".applesystemui"/>
          <w:color w:val="EE0000"/>
        </w:rPr>
        <w:t>neural network</w:t>
      </w:r>
      <w:r w:rsidRPr="0088247E">
        <w:rPr>
          <w:rFonts w:ascii=".applesystemui" w:hAnsi=".applesystemui"/>
        </w:rPr>
        <w:t xml:space="preserve"> becomes difficult to explain, posing some uncontrollable risks.</w:t>
      </w:r>
    </w:p>
    <w:p w:rsidRPr="00EC6FD0" w:rsidR="00C15F41" w:rsidP="00EC6FD0" w:rsidRDefault="00A2038D" w14:paraId="42E50927" w14:textId="06D98F2D">
      <w:pPr>
        <w:pStyle w:val="a9"/>
        <w:numPr>
          <w:ilvl w:val="0"/>
          <w:numId w:val="2"/>
        </w:numPr>
        <w:rPr>
          <w:rFonts w:ascii=".applesystemui" w:hAnsi=".applesystemui"/>
        </w:rPr>
      </w:pPr>
      <w:r w:rsidRPr="00EC6FD0">
        <w:rPr>
          <w:rFonts w:ascii=".applesystemui" w:hAnsi=".applesystemui"/>
          <w:b/>
          <w:bCs/>
          <w:color w:val="EE0000"/>
        </w:rPr>
        <w:t>Evolutionary school</w:t>
      </w:r>
    </w:p>
    <w:p w:rsidRPr="0088247E" w:rsidR="00C15F41" w:rsidP="00C15F41" w:rsidRDefault="00C15F41" w14:paraId="679CF7C1" w14:textId="12C01CDA">
      <w:pPr>
        <w:rPr>
          <w:rFonts w:ascii=".applesystemui" w:hAnsi=".applesystemui"/>
        </w:rPr>
      </w:pPr>
      <w:r w:rsidRPr="0088247E">
        <w:rPr>
          <w:rFonts w:ascii=".applesystemui" w:hAnsi=".applesystemui"/>
        </w:rPr>
        <w:t xml:space="preserve">The </w:t>
      </w:r>
      <w:r w:rsidRPr="00A2038D" w:rsidR="00A2038D">
        <w:rPr>
          <w:rFonts w:ascii=".applesystemui" w:hAnsi=".applesystemui"/>
          <w:color w:val="EE0000"/>
        </w:rPr>
        <w:t>Evolutionary school</w:t>
      </w:r>
      <w:r w:rsidRPr="0088247E">
        <w:rPr>
          <w:rFonts w:ascii=".applesystemui" w:hAnsi=".applesystemui"/>
        </w:rPr>
        <w:t xml:space="preserve"> believes that human intelligence is the result of long-term biological evolution</w:t>
      </w:r>
      <w:r w:rsidR="00572368">
        <w:rPr>
          <w:rFonts w:hint="eastAsia" w:ascii=".applesystemui" w:hAnsi=".applesystemui"/>
        </w:rPr>
        <w:t xml:space="preserve"> (Figure 6-27)</w:t>
      </w:r>
      <w:r w:rsidRPr="0088247E">
        <w:rPr>
          <w:rFonts w:ascii=".applesystemui" w:hAnsi=".applesystemui"/>
        </w:rPr>
        <w:t xml:space="preserve">, including the processes of reproduction and survival of the fittest. Since this evolutionary process can produce intelligence in the biological realm, simulating this process with a computer can also achieve human-like intelligence. The </w:t>
      </w:r>
      <w:r w:rsidRPr="0088247E" w:rsidR="00A70012">
        <w:rPr>
          <w:rFonts w:ascii=".applesystemui" w:hAnsi=".applesystemui"/>
          <w:color w:val="EE0000"/>
        </w:rPr>
        <w:t>genetic algorithm</w:t>
      </w:r>
      <w:r w:rsidRPr="0088247E">
        <w:rPr>
          <w:rFonts w:ascii=".applesystemui" w:hAnsi=".applesystemui"/>
        </w:rPr>
        <w:t xml:space="preserve"> is a representative algorithm of the </w:t>
      </w:r>
      <w:r w:rsidRPr="00A2038D" w:rsidR="00A2038D">
        <w:rPr>
          <w:rFonts w:ascii=".applesystemui" w:hAnsi=".applesystemui"/>
          <w:color w:val="EE0000"/>
        </w:rPr>
        <w:t>Evolutionary school</w:t>
      </w:r>
      <w:r w:rsidRPr="0088247E">
        <w:rPr>
          <w:rFonts w:ascii=".applesystemui" w:hAnsi=".applesystemui"/>
        </w:rPr>
        <w:t>. Its basic idea is to reproduce the process of biological evolution through iterative cycles: each iteration selects from the newly generated individuals, preserving high-quality (more intelligent) individuals for the next round of iteration. After many rounds of iteration, powerful intelligent agents can be produced.</w:t>
      </w:r>
    </w:p>
    <w:p w:rsidRPr="0088247E" w:rsidR="00C15F41" w:rsidP="00C15F41" w:rsidRDefault="00C15F41" w14:paraId="0BD9981C" w14:textId="2D46ED8A">
      <w:pPr>
        <w:rPr>
          <w:rFonts w:ascii=".applesystemui" w:hAnsi=".applesystemui"/>
        </w:rPr>
      </w:pPr>
      <w:r w:rsidRPr="0088247E">
        <w:rPr>
          <w:rFonts w:ascii=".applesystemui" w:hAnsi=".applesystemui"/>
        </w:rPr>
        <w:t xml:space="preserve">Currently, the </w:t>
      </w:r>
      <w:r w:rsidRPr="00A2038D" w:rsidR="00A2038D">
        <w:rPr>
          <w:rFonts w:ascii=".applesystemui" w:hAnsi=".applesystemui"/>
          <w:color w:val="EE0000"/>
        </w:rPr>
        <w:t>Evolutionary school</w:t>
      </w:r>
      <w:r w:rsidRPr="0088247E">
        <w:rPr>
          <w:rFonts w:ascii=".applesystemui" w:hAnsi=".applesystemui"/>
        </w:rPr>
        <w:t xml:space="preserve"> is mainly used for model optimization, which means simulating the process of natural selection to pick higher-quality models. This method can be used to optimize symbol systems, </w:t>
      </w:r>
      <w:r w:rsidRPr="00245AAB" w:rsidR="00245AAB">
        <w:rPr>
          <w:rFonts w:ascii=".applesystemui" w:hAnsi=".applesystemui"/>
          <w:color w:val="EE0000"/>
        </w:rPr>
        <w:t>probabilistic model</w:t>
      </w:r>
      <w:r w:rsidRPr="0088247E">
        <w:rPr>
          <w:rFonts w:ascii=".applesystemui" w:hAnsi=".applesystemui"/>
        </w:rPr>
        <w:t xml:space="preserve">s, or </w:t>
      </w:r>
      <w:r w:rsidRPr="0088247E" w:rsidR="00A70012">
        <w:rPr>
          <w:rFonts w:ascii=".applesystemui" w:hAnsi=".applesystemui"/>
          <w:color w:val="EE0000"/>
        </w:rPr>
        <w:t>artificial neural networks</w:t>
      </w:r>
      <w:r w:rsidRPr="0088247E">
        <w:rPr>
          <w:rFonts w:ascii=".applesystemui" w:hAnsi=".applesystemui"/>
        </w:rPr>
        <w:t>. It can also be used to solve general problems that do not have a clear model structure.</w:t>
      </w:r>
    </w:p>
    <w:p w:rsidR="00E230B2" w:rsidP="00C15F41" w:rsidRDefault="00E230B2" w14:paraId="1C6ED411" w14:textId="77777777">
      <w:pPr>
        <w:rPr>
          <w:rFonts w:ascii=".applesystemui" w:hAnsi=".applesystemui"/>
          <w:b/>
          <w:bCs/>
        </w:rPr>
      </w:pPr>
    </w:p>
    <w:p w:rsidRPr="0088247E" w:rsidR="00C15F41" w:rsidP="00C15F41" w:rsidRDefault="00C15F41" w14:paraId="35AD1A5A" w14:textId="4EC95280">
      <w:pPr>
        <w:rPr>
          <w:rFonts w:ascii=".applesystemui" w:hAnsi=".applesystemui"/>
        </w:rPr>
      </w:pPr>
      <w:r w:rsidRPr="0088247E">
        <w:rPr>
          <w:rFonts w:ascii=".applesystemui" w:hAnsi=".applesystemui"/>
          <w:b/>
          <w:bCs/>
        </w:rPr>
        <w:t>Summary</w:t>
      </w:r>
    </w:p>
    <w:p w:rsidRPr="0088247E" w:rsidR="00C15F41" w:rsidP="3EE6D415" w:rsidRDefault="00C15F41" w14:paraId="4CD8C0AB" w14:textId="46C9985B">
      <w:pPr>
        <w:pStyle w:val="a"/>
        <w:suppressLineNumbers w:val="0"/>
        <w:bidi w:val="0"/>
        <w:spacing w:before="0" w:beforeAutospacing="off" w:after="160" w:afterAutospacing="off" w:line="278" w:lineRule="auto"/>
        <w:ind w:left="0" w:right="0"/>
        <w:jc w:val="left"/>
        <w:rPr>
          <w:rFonts w:ascii=".applesystemui" w:hAnsi=".applesystemui"/>
        </w:rPr>
        <w:pPrChange w:author="Rachel St. John" w:date="2025-08-21T06:46:32.16Z">
          <w:pPr>
            <w:pStyle w:val="a"/>
            <w:spacing w:before="0" w:beforeAutospacing="off" w:after="160" w:afterAutospacing="off"/>
          </w:pPr>
        </w:pPrChange>
      </w:pPr>
      <w:r w:rsidRPr="3EE6D415" w:rsidR="00C15F41">
        <w:rPr>
          <w:rFonts w:ascii=".applesystemui" w:hAnsi=".applesystemui"/>
        </w:rPr>
        <w:t xml:space="preserve">There are four major schools of </w:t>
      </w:r>
      <w:r w:rsidRPr="3EE6D415" w:rsidR="00A70012">
        <w:rPr>
          <w:rFonts w:ascii=".applesystemui" w:hAnsi=".applesystemui"/>
          <w:color w:val="EE0000"/>
        </w:rPr>
        <w:t>machine learning</w:t>
      </w:r>
      <w:r w:rsidRPr="3EE6D415" w:rsidR="00C15F41">
        <w:rPr>
          <w:rFonts w:ascii=".applesystemui" w:hAnsi=".applesystemui"/>
        </w:rPr>
        <w:t xml:space="preserve">. Different schools are based on different ideas and use different tools, data, and computational resources. The tool of the </w:t>
      </w:r>
      <w:r w:rsidRPr="3EE6D415" w:rsidR="0045192C">
        <w:rPr>
          <w:rFonts w:ascii=".applesystemui" w:hAnsi=".applesystemui"/>
          <w:color w:val="EE0000"/>
        </w:rPr>
        <w:t>Symbolic school</w:t>
      </w:r>
      <w:r w:rsidRPr="3EE6D415" w:rsidR="00C15F41">
        <w:rPr>
          <w:rFonts w:ascii=".applesystemui" w:hAnsi=".applesystemui"/>
        </w:rPr>
        <w:t xml:space="preserve"> is symbolic calculus, which achieves learning by discovering new rules from data. The tool of the </w:t>
      </w:r>
      <w:r w:rsidRPr="3EE6D415" w:rsidR="00A2038D">
        <w:rPr>
          <w:rFonts w:ascii=".applesystemui" w:hAnsi=".applesystemui"/>
          <w:color w:val="EE0000"/>
        </w:rPr>
        <w:t>Bayesian school</w:t>
      </w:r>
      <w:r w:rsidRPr="3EE6D415" w:rsidR="00C15F41">
        <w:rPr>
          <w:rFonts w:ascii=".applesystemui" w:hAnsi=".applesystemui"/>
        </w:rPr>
        <w:t xml:space="preserve"> is probability, which achieves learning by updating the probabilistic relationships between different events. The tool of the </w:t>
      </w:r>
      <w:r w:rsidRPr="3EE6D415" w:rsidR="00A2038D">
        <w:rPr>
          <w:rFonts w:ascii=".applesystemui" w:hAnsi=".applesystemui"/>
          <w:color w:val="EE0000"/>
        </w:rPr>
        <w:t>Connectionist school</w:t>
      </w:r>
      <w:r w:rsidRPr="3EE6D415" w:rsidR="00C15F41">
        <w:rPr>
          <w:rFonts w:ascii=".applesystemui" w:hAnsi=".applesystemui"/>
        </w:rPr>
        <w:t xml:space="preserve"> is the </w:t>
      </w:r>
      <w:r w:rsidRPr="3EE6D415" w:rsidR="00A70012">
        <w:rPr>
          <w:rFonts w:ascii=".applesystemui" w:hAnsi=".applesystemui"/>
          <w:color w:val="EE0000"/>
        </w:rPr>
        <w:t>neural network</w:t>
      </w:r>
      <w:r w:rsidRPr="3EE6D415" w:rsidR="00C15F41">
        <w:rPr>
          <w:rFonts w:ascii=".applesystemui" w:hAnsi=".applesystemui"/>
        </w:rPr>
        <w:t xml:space="preserve">, which achieves learning by updating the connection weights between neurons. The tool of the </w:t>
      </w:r>
      <w:r w:rsidRPr="3EE6D415" w:rsidR="00A2038D">
        <w:rPr>
          <w:rFonts w:ascii=".applesystemui" w:hAnsi=".applesystemui"/>
          <w:color w:val="EE0000"/>
        </w:rPr>
        <w:t>Evolutionary school</w:t>
      </w:r>
      <w:r w:rsidRPr="3EE6D415" w:rsidR="00C15F41">
        <w:rPr>
          <w:rFonts w:ascii=".applesystemui" w:hAnsi=".applesystemui"/>
        </w:rPr>
        <w:t xml:space="preserve"> is trial and </w:t>
      </w:r>
      <w:r w:rsidRPr="3EE6D415" w:rsidR="00C15F41">
        <w:rPr>
          <w:rFonts w:ascii=".applesystemui" w:hAnsi=".applesystemui"/>
        </w:rPr>
        <w:t xml:space="preserve">selection, which achieves model optimization through survival of the fittest. </w:t>
      </w:r>
      <w:r w:rsidRPr="3EE6D415" w:rsidR="00C15F41">
        <w:rPr>
          <w:rFonts w:ascii=".applesystemui" w:hAnsi=".applesystemui"/>
        </w:rPr>
        <w:t xml:space="preserve">Generally speaking, the </w:t>
      </w:r>
      <w:r w:rsidRPr="3EE6D415" w:rsidR="0045192C">
        <w:rPr>
          <w:rFonts w:ascii=".applesystemui" w:hAnsi=".applesystemui"/>
          <w:color w:val="EE0000"/>
        </w:rPr>
        <w:t>Symbolic school</w:t>
      </w:r>
      <w:r w:rsidRPr="3EE6D415" w:rsidR="00C15F41">
        <w:rPr>
          <w:rFonts w:ascii=".applesystemui" w:hAnsi=".applesystemui"/>
        </w:rPr>
        <w:t xml:space="preserve"> was dominant in the early stages of </w:t>
      </w:r>
      <w:r w:rsidRPr="3EE6D415" w:rsidR="00A70012">
        <w:rPr>
          <w:rFonts w:ascii=".applesystemui" w:hAnsi=".applesystemui"/>
          <w:color w:val="EE0000"/>
        </w:rPr>
        <w:t>artificial intelligence</w:t>
      </w:r>
      <w:r w:rsidRPr="3EE6D415" w:rsidR="00C15F41">
        <w:rPr>
          <w:rFonts w:ascii=".applesystemui" w:hAnsi=".applesystemui"/>
        </w:rPr>
        <w:t xml:space="preserve"> development.</w:t>
      </w:r>
      <w:r w:rsidRPr="3EE6D415" w:rsidR="00C15F41">
        <w:rPr>
          <w:rFonts w:ascii=".applesystemui" w:hAnsi=".applesystemui"/>
        </w:rPr>
        <w:t xml:space="preserve"> The </w:t>
      </w:r>
      <w:r w:rsidRPr="3EE6D415" w:rsidR="00A2038D">
        <w:rPr>
          <w:rFonts w:ascii=".applesystemui" w:hAnsi=".applesystemui"/>
          <w:color w:val="EE0000"/>
        </w:rPr>
        <w:t>Bayesian school</w:t>
      </w:r>
      <w:r w:rsidRPr="3EE6D415" w:rsidR="00C15F41">
        <w:rPr>
          <w:rFonts w:ascii=".applesystemui" w:hAnsi=".applesystemui"/>
        </w:rPr>
        <w:t xml:space="preserve"> developed rapidly from 1990 to 2010, while the </w:t>
      </w:r>
      <w:r w:rsidRPr="3EE6D415" w:rsidR="00A2038D">
        <w:rPr>
          <w:rFonts w:ascii=".applesystemui" w:hAnsi=".applesystemui"/>
          <w:color w:val="EE0000"/>
        </w:rPr>
        <w:t>Connectionist school</w:t>
      </w:r>
      <w:r w:rsidRPr="3EE6D415" w:rsidR="00C15F41">
        <w:rPr>
          <w:rFonts w:ascii=".applesystemui" w:hAnsi=".applesystemui"/>
        </w:rPr>
        <w:t xml:space="preserve"> started to become mainstream after 2010. This trend is not surprising. In the </w:t>
      </w:r>
      <w:r w:rsidRPr="3EE6D415" w:rsidR="00C15F41">
        <w:rPr>
          <w:rFonts w:ascii=".applesystemui" w:hAnsi=".applesystemui"/>
        </w:rPr>
        <w:t>early stages</w:t>
      </w:r>
      <w:r w:rsidRPr="3EE6D415" w:rsidR="00C15F41">
        <w:rPr>
          <w:rFonts w:ascii=".applesystemui" w:hAnsi=".applesystemui"/>
        </w:rPr>
        <w:t xml:space="preserve"> of development, there was not much data, and the </w:t>
      </w:r>
      <w:r w:rsidRPr="3EE6D415" w:rsidR="0045192C">
        <w:rPr>
          <w:rFonts w:ascii=".applesystemui" w:hAnsi=".applesystemui"/>
          <w:color w:val="EE0000"/>
        </w:rPr>
        <w:t>Symbolic school</w:t>
      </w:r>
      <w:r w:rsidRPr="3EE6D415" w:rsidR="00C15F41">
        <w:rPr>
          <w:rFonts w:ascii=".applesystemui" w:hAnsi=".applesystemui"/>
        </w:rPr>
        <w:t xml:space="preserve"> relied the least on data, making it the most logical choice. Later, as people began to build independent databases, machines had more room to learn. Therefore, the Bayesian approach, which emphasizes combining prior knowledge with data, began to gain importance. In recent years, data resources have become </w:t>
      </w:r>
      <w:del w:author="Rachel St. John" w:date="2025-08-21T06:45:57.556Z" w:id="1576707215">
        <w:r w:rsidRPr="3EE6D415" w:rsidDel="00C15F41">
          <w:rPr>
            <w:rFonts w:ascii=".applesystemui" w:hAnsi=".applesystemui"/>
          </w:rPr>
          <w:delText xml:space="preserve">extremely </w:delText>
        </w:r>
      </w:del>
      <w:r w:rsidRPr="3EE6D415" w:rsidR="00C15F41">
        <w:rPr>
          <w:rFonts w:ascii=".applesystemui" w:hAnsi=".applesystemui"/>
        </w:rPr>
        <w:t xml:space="preserve">abundant, and learning from big data has become </w:t>
      </w:r>
      <w:r w:rsidRPr="3EE6D415" w:rsidR="00C15F41">
        <w:rPr>
          <w:rFonts w:ascii=".applesystemui" w:hAnsi=".applesystemui"/>
        </w:rPr>
        <w:t>the mainstream</w:t>
      </w:r>
      <w:r w:rsidRPr="3EE6D415" w:rsidR="00C15F41">
        <w:rPr>
          <w:rFonts w:ascii=".applesystemui" w:hAnsi=".applesystemui"/>
        </w:rPr>
        <w:t xml:space="preserve">. Since </w:t>
      </w:r>
      <w:r w:rsidRPr="3EE6D415" w:rsidR="00A70012">
        <w:rPr>
          <w:rFonts w:ascii=".applesystemui" w:hAnsi=".applesystemui"/>
          <w:color w:val="EE0000"/>
        </w:rPr>
        <w:t>artificial neural networks</w:t>
      </w:r>
      <w:r w:rsidRPr="3EE6D415" w:rsidR="00C15F41">
        <w:rPr>
          <w:rFonts w:ascii=".applesystemui" w:hAnsi=".applesystemui"/>
        </w:rPr>
        <w:t xml:space="preserve"> have a powerful ability to learn from data, they have </w:t>
      </w:r>
      <w:del w:author="Rachel St. John" w:date="2025-08-21T06:46:31.92Z" w:id="1790478960">
        <w:r w:rsidRPr="3EE6D415" w:rsidDel="00C15F41">
          <w:rPr>
            <w:rFonts w:ascii=".applesystemui" w:hAnsi=".applesystemui"/>
          </w:rPr>
          <w:delText xml:space="preserve">become the protagonist </w:delText>
        </w:r>
      </w:del>
      <w:ins w:author="Rachel St. John" w:date="2025-08-21T06:46:35.852Z" w:id="1933093154">
        <w:r w:rsidRPr="3EE6D415" w:rsidR="0825D9C0">
          <w:rPr>
            <w:rFonts w:ascii=".applesystemui" w:hAnsi=".applesystemui"/>
          </w:rPr>
          <w:t xml:space="preserve">taken the forefront </w:t>
        </w:r>
      </w:ins>
      <w:r w:rsidRPr="3EE6D415" w:rsidR="00C15F41">
        <w:rPr>
          <w:rFonts w:ascii=".applesystemui" w:hAnsi=".applesystemui"/>
        </w:rPr>
        <w:t>in the era of big data.</w:t>
      </w:r>
    </w:p>
    <w:p w:rsidRPr="0088247E" w:rsidR="00C15F41" w:rsidP="00C15F41" w:rsidRDefault="00056311" w14:paraId="32642F06" w14:textId="77777777">
      <w:pPr>
        <w:rPr>
          <w:rFonts w:ascii=".applesystemui" w:hAnsi=".applesystemui"/>
        </w:rPr>
      </w:pPr>
      <w:r w:rsidRPr="0088247E">
        <w:rPr>
          <w:rFonts w:ascii=".applesystemui" w:hAnsi=".applesystemui"/>
        </w:rPr>
        <w:pict w14:anchorId="18564BD1">
          <v:rect id="_x0000_i1025" style="width:0;height:1.5pt" o:hr="t" o:hrstd="t" o:hrnoshade="t" o:hralign="center" fillcolor="#1b1c1d" stroked="f"/>
        </w:pict>
      </w:r>
    </w:p>
    <w:p w:rsidRPr="0088247E" w:rsidR="00C15F41" w:rsidP="00C15F41" w:rsidRDefault="00C15F41" w14:paraId="486CB6EC" w14:textId="4C5E2040">
      <w:pPr>
        <w:rPr>
          <w:rFonts w:ascii=".applesystemui" w:hAnsi=".applesystemui"/>
          <w:b/>
          <w:bCs/>
        </w:rPr>
      </w:pPr>
      <w:r w:rsidRPr="0088247E">
        <w:rPr>
          <w:rFonts w:ascii=".applesystemui" w:hAnsi=".applesystemui"/>
          <w:b/>
          <w:bCs/>
        </w:rPr>
        <w:t>Figure Captions</w:t>
      </w:r>
    </w:p>
    <w:p w:rsidRPr="0088247E" w:rsidR="00C15F41" w:rsidP="000523D9" w:rsidRDefault="00C15F41" w14:paraId="0DB248FD" w14:textId="00B95239">
      <w:pPr>
        <w:rPr>
          <w:rFonts w:ascii=".applesystemui" w:hAnsi=".applesystemui"/>
        </w:rPr>
      </w:pPr>
      <w:r w:rsidRPr="0088247E">
        <w:rPr>
          <w:rFonts w:ascii=".applesystemui" w:hAnsi=".applesystemui"/>
          <w:b/>
          <w:bCs/>
        </w:rPr>
        <w:t>Figure 6-24:</w:t>
      </w:r>
      <w:r w:rsidRPr="0088247E">
        <w:rPr>
          <w:rFonts w:ascii=".applesystemui" w:hAnsi=".applesystemui"/>
        </w:rPr>
        <w:t xml:space="preserve"> </w:t>
      </w:r>
      <w:r w:rsidR="000523D9">
        <w:rPr>
          <w:rFonts w:hint="eastAsia" w:ascii=".applesystemui" w:hAnsi=".applesystemui"/>
        </w:rPr>
        <w:t>T</w:t>
      </w:r>
      <w:r w:rsidRPr="0088247E">
        <w:rPr>
          <w:rFonts w:ascii=".applesystemui" w:hAnsi=".applesystemui"/>
        </w:rPr>
        <w:t xml:space="preserve">he </w:t>
      </w:r>
      <w:r w:rsidRPr="0045192C" w:rsidR="0045192C">
        <w:rPr>
          <w:rFonts w:ascii=".applesystemui" w:hAnsi=".applesystemui"/>
          <w:color w:val="EE0000"/>
        </w:rPr>
        <w:t>Symbolic school</w:t>
      </w:r>
      <w:r w:rsidRPr="0088247E">
        <w:rPr>
          <w:rFonts w:ascii=".applesystemui" w:hAnsi=".applesystemui"/>
        </w:rPr>
        <w:t>'s approach of summarizing a new rule from empirical observations.</w:t>
      </w:r>
    </w:p>
    <w:p w:rsidRPr="0088247E" w:rsidR="00C15F41" w:rsidP="000523D9" w:rsidRDefault="00C15F41" w14:paraId="0BA6CFCE" w14:textId="320B57C7">
      <w:pPr>
        <w:rPr>
          <w:rFonts w:hint="eastAsia" w:ascii=".applesystemui" w:hAnsi=".applesystemui"/>
        </w:rPr>
      </w:pPr>
      <w:r w:rsidRPr="0088247E">
        <w:rPr>
          <w:rFonts w:ascii=".applesystemui" w:hAnsi=".applesystemui"/>
          <w:b/>
          <w:bCs/>
        </w:rPr>
        <w:t>Figure 6-25:</w:t>
      </w:r>
      <w:r w:rsidRPr="0088247E">
        <w:rPr>
          <w:rFonts w:ascii=".applesystemui" w:hAnsi=".applesystemui"/>
        </w:rPr>
        <w:t xml:space="preserve"> </w:t>
      </w:r>
      <w:r w:rsidR="00D82ACD">
        <w:rPr>
          <w:rFonts w:hint="eastAsia" w:ascii=".applesystemui" w:hAnsi=".applesystemui"/>
        </w:rPr>
        <w:t>T</w:t>
      </w:r>
      <w:r w:rsidRPr="0088247E">
        <w:rPr>
          <w:rFonts w:ascii=".applesystemui" w:hAnsi=".applesystemui"/>
        </w:rPr>
        <w:t xml:space="preserve">he </w:t>
      </w:r>
      <w:r w:rsidRPr="00A2038D" w:rsidR="00A2038D">
        <w:rPr>
          <w:rFonts w:ascii=".applesystemui" w:hAnsi=".applesystemui"/>
          <w:color w:val="EE0000"/>
        </w:rPr>
        <w:t>Bayesian school</w:t>
      </w:r>
      <w:r w:rsidRPr="0088247E">
        <w:rPr>
          <w:rFonts w:ascii=".applesystemui" w:hAnsi=".applesystemui"/>
        </w:rPr>
        <w:t>'s method of establishing a probabilistic relationship between events</w:t>
      </w:r>
      <w:r w:rsidR="00D82ACD">
        <w:rPr>
          <w:rFonts w:hint="eastAsia" w:ascii=".applesystemui" w:hAnsi=".applesystemui"/>
        </w:rPr>
        <w:t>.</w:t>
      </w:r>
    </w:p>
    <w:p w:rsidRPr="0088247E" w:rsidR="00C15F41" w:rsidP="00D82ACD" w:rsidRDefault="00C15F41" w14:paraId="197EC6AA" w14:textId="5A408EBB">
      <w:pPr>
        <w:rPr>
          <w:rFonts w:ascii=".applesystemui" w:hAnsi=".applesystemui"/>
        </w:rPr>
      </w:pPr>
      <w:r w:rsidRPr="0088247E">
        <w:rPr>
          <w:rFonts w:ascii=".applesystemui" w:hAnsi=".applesystemui"/>
          <w:b/>
          <w:bCs/>
        </w:rPr>
        <w:t>Figure 6-26:</w:t>
      </w:r>
      <w:r w:rsidRPr="0088247E">
        <w:rPr>
          <w:rFonts w:ascii=".applesystemui" w:hAnsi=".applesystemui"/>
        </w:rPr>
        <w:t xml:space="preserve"> The left side shows a diagram of a single artificial neuron, while the right side shows an </w:t>
      </w:r>
      <w:r w:rsidRPr="0088247E" w:rsidR="00A70012">
        <w:rPr>
          <w:rFonts w:ascii=".applesystemui" w:hAnsi=".applesystemui"/>
          <w:color w:val="EE0000"/>
        </w:rPr>
        <w:t>artificial neural network</w:t>
      </w:r>
      <w:r w:rsidRPr="0088247E">
        <w:rPr>
          <w:rFonts w:ascii=".applesystemui" w:hAnsi=".applesystemui"/>
        </w:rPr>
        <w:t xml:space="preserve"> formed by interconnecting these neurons.</w:t>
      </w:r>
    </w:p>
    <w:p w:rsidRPr="0088247E" w:rsidR="00C15F41" w:rsidP="00D82ACD" w:rsidRDefault="00C15F41" w14:paraId="2F981D68" w14:textId="77777777">
      <w:pPr>
        <w:rPr>
          <w:rFonts w:ascii=".applesystemui" w:hAnsi=".applesystemui"/>
        </w:rPr>
      </w:pPr>
      <w:r w:rsidRPr="0088247E">
        <w:rPr>
          <w:rFonts w:ascii=".applesystemui" w:hAnsi=".applesystemui"/>
          <w:b/>
          <w:bCs/>
        </w:rPr>
        <w:t>Figure 6-27:</w:t>
      </w:r>
      <w:r w:rsidRPr="0088247E">
        <w:rPr>
          <w:rFonts w:ascii=".applesystemui" w:hAnsi=".applesystemui"/>
        </w:rPr>
        <w:t xml:space="preserve"> Depicts a timeline of primate evolution.</w:t>
      </w:r>
    </w:p>
    <w:p w:rsidRPr="0088247E" w:rsidR="00A75CA8" w:rsidRDefault="00A75CA8" w14:paraId="1DE8F38B" w14:textId="77777777">
      <w:pPr>
        <w:rPr>
          <w:rFonts w:ascii=".applesystemui" w:hAnsi=".applesystemui"/>
        </w:rPr>
      </w:pPr>
    </w:p>
    <w:sectPr w:rsidRPr="0088247E" w:rsidR="00A75CA8">
      <w:pgSz w:w="11906" w:h="16838" w:orient="portrait"/>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7450" w:rsidP="00D33516" w:rsidRDefault="00D77450" w14:paraId="09FA7FB5" w14:textId="77777777">
      <w:pPr>
        <w:spacing w:after="0" w:line="240" w:lineRule="auto"/>
      </w:pPr>
      <w:r>
        <w:separator/>
      </w:r>
    </w:p>
  </w:endnote>
  <w:endnote w:type="continuationSeparator" w:id="0">
    <w:p w:rsidR="00D77450" w:rsidP="00D33516" w:rsidRDefault="00D77450" w14:paraId="660E411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7450" w:rsidP="00D33516" w:rsidRDefault="00D77450" w14:paraId="7B4564F3" w14:textId="77777777">
      <w:pPr>
        <w:spacing w:after="0" w:line="240" w:lineRule="auto"/>
      </w:pPr>
      <w:r>
        <w:separator/>
      </w:r>
    </w:p>
  </w:footnote>
  <w:footnote w:type="continuationSeparator" w:id="0">
    <w:p w:rsidR="00D77450" w:rsidP="00D33516" w:rsidRDefault="00D77450" w14:paraId="6F1BE916"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C6729"/>
    <w:multiLevelType w:val="multilevel"/>
    <w:tmpl w:val="999EC3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F430238"/>
    <w:multiLevelType w:val="hybridMultilevel"/>
    <w:tmpl w:val="C1E87EF0"/>
    <w:lvl w:ilvl="0" w:tplc="9ACADEEC">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4466494">
    <w:abstractNumId w:val="0"/>
  </w:num>
  <w:num w:numId="2" w16cid:durableId="1093354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CA8"/>
    <w:rsid w:val="000223D8"/>
    <w:rsid w:val="000523D9"/>
    <w:rsid w:val="00056311"/>
    <w:rsid w:val="00245AAB"/>
    <w:rsid w:val="0045192C"/>
    <w:rsid w:val="004A0046"/>
    <w:rsid w:val="005674B7"/>
    <w:rsid w:val="00572368"/>
    <w:rsid w:val="005D59F3"/>
    <w:rsid w:val="00786E63"/>
    <w:rsid w:val="0088247E"/>
    <w:rsid w:val="008B1ABF"/>
    <w:rsid w:val="00934682"/>
    <w:rsid w:val="00A2038D"/>
    <w:rsid w:val="00A70012"/>
    <w:rsid w:val="00A75CA8"/>
    <w:rsid w:val="00C15F41"/>
    <w:rsid w:val="00D2172C"/>
    <w:rsid w:val="00D33516"/>
    <w:rsid w:val="00D77450"/>
    <w:rsid w:val="00D82ACD"/>
    <w:rsid w:val="00E230B2"/>
    <w:rsid w:val="00EC6FD0"/>
    <w:rsid w:val="0825D9C0"/>
    <w:rsid w:val="147609DB"/>
    <w:rsid w:val="171BC2B0"/>
    <w:rsid w:val="3EE6D415"/>
    <w:rsid w:val="44382C2D"/>
    <w:rsid w:val="5CE9EAAD"/>
    <w:rsid w:val="672B61A2"/>
    <w:rsid w:val="6AE911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7CA89C5"/>
  <w15:chartTrackingRefBased/>
  <w15:docId w15:val="{C0BA820B-FE01-449A-A7DB-8060F9BA7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A75CA8"/>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2">
    <w:name w:val="heading 2"/>
    <w:basedOn w:val="a"/>
    <w:next w:val="a"/>
    <w:link w:val="20"/>
    <w:uiPriority w:val="9"/>
    <w:semiHidden/>
    <w:unhideWhenUsed/>
    <w:qFormat/>
    <w:rsid w:val="00A75CA8"/>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3">
    <w:name w:val="heading 3"/>
    <w:basedOn w:val="a"/>
    <w:next w:val="a"/>
    <w:link w:val="30"/>
    <w:uiPriority w:val="9"/>
    <w:semiHidden/>
    <w:unhideWhenUsed/>
    <w:qFormat/>
    <w:rsid w:val="00A75CA8"/>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75CA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75CA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75CA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75CA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75CA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75CA8"/>
    <w:pPr>
      <w:keepNext/>
      <w:keepLines/>
      <w:spacing w:after="0"/>
      <w:outlineLvl w:val="8"/>
    </w:pPr>
    <w:rPr>
      <w:rFonts w:eastAsiaTheme="majorEastAsia" w:cstheme="majorBidi"/>
      <w:color w:val="595959" w:themeColor="text1" w:themeTint="A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uiPriority w:val="9"/>
    <w:rsid w:val="00A75CA8"/>
    <w:rPr>
      <w:rFonts w:asciiTheme="majorHAnsi" w:hAnsiTheme="majorHAnsi" w:eastAsiaTheme="majorEastAsia" w:cstheme="majorBidi"/>
      <w:color w:val="0F4761" w:themeColor="accent1" w:themeShade="BF"/>
      <w:sz w:val="48"/>
      <w:szCs w:val="48"/>
    </w:rPr>
  </w:style>
  <w:style w:type="character" w:styleId="20" w:customStyle="1">
    <w:name w:val="标题 2 字符"/>
    <w:basedOn w:val="a0"/>
    <w:link w:val="2"/>
    <w:uiPriority w:val="9"/>
    <w:semiHidden/>
    <w:rsid w:val="00A75CA8"/>
    <w:rPr>
      <w:rFonts w:asciiTheme="majorHAnsi" w:hAnsiTheme="majorHAnsi" w:eastAsiaTheme="majorEastAsia" w:cstheme="majorBidi"/>
      <w:color w:val="0F4761" w:themeColor="accent1" w:themeShade="BF"/>
      <w:sz w:val="40"/>
      <w:szCs w:val="40"/>
    </w:rPr>
  </w:style>
  <w:style w:type="character" w:styleId="30" w:customStyle="1">
    <w:name w:val="标题 3 字符"/>
    <w:basedOn w:val="a0"/>
    <w:link w:val="3"/>
    <w:uiPriority w:val="9"/>
    <w:semiHidden/>
    <w:rsid w:val="00A75CA8"/>
    <w:rPr>
      <w:rFonts w:asciiTheme="majorHAnsi" w:hAnsiTheme="majorHAnsi" w:eastAsiaTheme="majorEastAsia" w:cstheme="majorBidi"/>
      <w:color w:val="0F4761" w:themeColor="accent1" w:themeShade="BF"/>
      <w:sz w:val="32"/>
      <w:szCs w:val="32"/>
    </w:rPr>
  </w:style>
  <w:style w:type="character" w:styleId="40" w:customStyle="1">
    <w:name w:val="标题 4 字符"/>
    <w:basedOn w:val="a0"/>
    <w:link w:val="4"/>
    <w:uiPriority w:val="9"/>
    <w:semiHidden/>
    <w:rsid w:val="00A75CA8"/>
    <w:rPr>
      <w:rFonts w:cstheme="majorBidi"/>
      <w:color w:val="0F4761" w:themeColor="accent1" w:themeShade="BF"/>
      <w:sz w:val="28"/>
      <w:szCs w:val="28"/>
    </w:rPr>
  </w:style>
  <w:style w:type="character" w:styleId="50" w:customStyle="1">
    <w:name w:val="标题 5 字符"/>
    <w:basedOn w:val="a0"/>
    <w:link w:val="5"/>
    <w:uiPriority w:val="9"/>
    <w:semiHidden/>
    <w:rsid w:val="00A75CA8"/>
    <w:rPr>
      <w:rFonts w:cstheme="majorBidi"/>
      <w:color w:val="0F4761" w:themeColor="accent1" w:themeShade="BF"/>
      <w:sz w:val="24"/>
    </w:rPr>
  </w:style>
  <w:style w:type="character" w:styleId="60" w:customStyle="1">
    <w:name w:val="标题 6 字符"/>
    <w:basedOn w:val="a0"/>
    <w:link w:val="6"/>
    <w:uiPriority w:val="9"/>
    <w:semiHidden/>
    <w:rsid w:val="00A75CA8"/>
    <w:rPr>
      <w:rFonts w:cstheme="majorBidi"/>
      <w:b/>
      <w:bCs/>
      <w:color w:val="0F4761" w:themeColor="accent1" w:themeShade="BF"/>
    </w:rPr>
  </w:style>
  <w:style w:type="character" w:styleId="70" w:customStyle="1">
    <w:name w:val="标题 7 字符"/>
    <w:basedOn w:val="a0"/>
    <w:link w:val="7"/>
    <w:uiPriority w:val="9"/>
    <w:semiHidden/>
    <w:rsid w:val="00A75CA8"/>
    <w:rPr>
      <w:rFonts w:cstheme="majorBidi"/>
      <w:b/>
      <w:bCs/>
      <w:color w:val="595959" w:themeColor="text1" w:themeTint="A6"/>
    </w:rPr>
  </w:style>
  <w:style w:type="character" w:styleId="80" w:customStyle="1">
    <w:name w:val="标题 8 字符"/>
    <w:basedOn w:val="a0"/>
    <w:link w:val="8"/>
    <w:uiPriority w:val="9"/>
    <w:semiHidden/>
    <w:rsid w:val="00A75CA8"/>
    <w:rPr>
      <w:rFonts w:cstheme="majorBidi"/>
      <w:color w:val="595959" w:themeColor="text1" w:themeTint="A6"/>
    </w:rPr>
  </w:style>
  <w:style w:type="character" w:styleId="90" w:customStyle="1">
    <w:name w:val="标题 9 字符"/>
    <w:basedOn w:val="a0"/>
    <w:link w:val="9"/>
    <w:uiPriority w:val="9"/>
    <w:semiHidden/>
    <w:rsid w:val="00A75CA8"/>
    <w:rPr>
      <w:rFonts w:eastAsiaTheme="majorEastAsia" w:cstheme="majorBidi"/>
      <w:color w:val="595959" w:themeColor="text1" w:themeTint="A6"/>
    </w:rPr>
  </w:style>
  <w:style w:type="paragraph" w:styleId="a3">
    <w:name w:val="Title"/>
    <w:basedOn w:val="a"/>
    <w:next w:val="a"/>
    <w:link w:val="a4"/>
    <w:uiPriority w:val="10"/>
    <w:qFormat/>
    <w:rsid w:val="00A75CA8"/>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a4" w:customStyle="1">
    <w:name w:val="标题 字符"/>
    <w:basedOn w:val="a0"/>
    <w:link w:val="a3"/>
    <w:uiPriority w:val="10"/>
    <w:rsid w:val="00A75CA8"/>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A75CA8"/>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标题 字符"/>
    <w:basedOn w:val="a0"/>
    <w:link w:val="a5"/>
    <w:uiPriority w:val="11"/>
    <w:rsid w:val="00A75CA8"/>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A75CA8"/>
    <w:pPr>
      <w:spacing w:before="160"/>
      <w:jc w:val="center"/>
    </w:pPr>
    <w:rPr>
      <w:i/>
      <w:iCs/>
      <w:color w:val="404040" w:themeColor="text1" w:themeTint="BF"/>
    </w:rPr>
  </w:style>
  <w:style w:type="character" w:styleId="a8" w:customStyle="1">
    <w:name w:val="引用 字符"/>
    <w:basedOn w:val="a0"/>
    <w:link w:val="a7"/>
    <w:uiPriority w:val="29"/>
    <w:rsid w:val="00A75CA8"/>
    <w:rPr>
      <w:i/>
      <w:iCs/>
      <w:color w:val="404040" w:themeColor="text1" w:themeTint="BF"/>
    </w:rPr>
  </w:style>
  <w:style w:type="paragraph" w:styleId="a9">
    <w:name w:val="List Paragraph"/>
    <w:basedOn w:val="a"/>
    <w:uiPriority w:val="34"/>
    <w:qFormat/>
    <w:rsid w:val="00A75CA8"/>
    <w:pPr>
      <w:ind w:left="720"/>
      <w:contextualSpacing/>
    </w:pPr>
  </w:style>
  <w:style w:type="character" w:styleId="aa">
    <w:name w:val="Intense Emphasis"/>
    <w:basedOn w:val="a0"/>
    <w:uiPriority w:val="21"/>
    <w:qFormat/>
    <w:rsid w:val="00A75CA8"/>
    <w:rPr>
      <w:i/>
      <w:iCs/>
      <w:color w:val="0F4761" w:themeColor="accent1" w:themeShade="BF"/>
    </w:rPr>
  </w:style>
  <w:style w:type="paragraph" w:styleId="ab">
    <w:name w:val="Intense Quote"/>
    <w:basedOn w:val="a"/>
    <w:next w:val="a"/>
    <w:link w:val="ac"/>
    <w:uiPriority w:val="30"/>
    <w:qFormat/>
    <w:rsid w:val="00A75CA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1">
    <w:name w:val="明显引用 字符"/>
    <w:basedOn w:val="a0"/>
    <w:link w:val="ab"/>
    <w:uiPriority w:val="30"/>
    <w:rsid w:val="00A75CA8"/>
    <w:rPr>
      <w:i/>
      <w:iCs/>
      <w:color w:val="0F4761" w:themeColor="accent1" w:themeShade="BF"/>
    </w:rPr>
  </w:style>
  <w:style w:type="character" w:styleId="ad">
    <w:name w:val="Intense Reference"/>
    <w:basedOn w:val="a0"/>
    <w:uiPriority w:val="32"/>
    <w:qFormat/>
    <w:rsid w:val="00A75CA8"/>
    <w:rPr>
      <w:b/>
      <w:bCs/>
      <w:smallCaps/>
      <w:color w:val="0F4761" w:themeColor="accent1" w:themeShade="BF"/>
      <w:spacing w:val="5"/>
    </w:rPr>
  </w:style>
  <w:style w:type="paragraph" w:styleId="ae">
    <w:name w:val="header"/>
    <w:basedOn w:val="a"/>
    <w:link w:val="af"/>
    <w:uiPriority w:val="99"/>
    <w:unhideWhenUsed/>
    <w:rsid w:val="00D33516"/>
    <w:pPr>
      <w:tabs>
        <w:tab w:val="center" w:pos="4153"/>
        <w:tab w:val="right" w:pos="8306"/>
      </w:tabs>
      <w:snapToGrid w:val="0"/>
      <w:spacing w:line="240" w:lineRule="auto"/>
      <w:jc w:val="center"/>
    </w:pPr>
    <w:rPr>
      <w:sz w:val="18"/>
      <w:szCs w:val="18"/>
    </w:rPr>
  </w:style>
  <w:style w:type="character" w:styleId="af" w:customStyle="1">
    <w:name w:val="页眉 字符"/>
    <w:basedOn w:val="a0"/>
    <w:link w:val="ae"/>
    <w:uiPriority w:val="99"/>
    <w:rsid w:val="00D33516"/>
    <w:rPr>
      <w:sz w:val="18"/>
      <w:szCs w:val="18"/>
    </w:rPr>
  </w:style>
  <w:style w:type="paragraph" w:styleId="af0">
    <w:name w:val="footer"/>
    <w:basedOn w:val="a"/>
    <w:link w:val="af1"/>
    <w:uiPriority w:val="99"/>
    <w:unhideWhenUsed/>
    <w:rsid w:val="00D33516"/>
    <w:pPr>
      <w:tabs>
        <w:tab w:val="center" w:pos="4153"/>
        <w:tab w:val="right" w:pos="8306"/>
      </w:tabs>
      <w:snapToGrid w:val="0"/>
      <w:spacing w:line="240" w:lineRule="auto"/>
    </w:pPr>
    <w:rPr>
      <w:sz w:val="18"/>
      <w:szCs w:val="18"/>
    </w:rPr>
  </w:style>
  <w:style w:type="character" w:styleId="af1" w:customStyle="1">
    <w:name w:val="页脚 字符"/>
    <w:basedOn w:val="a0"/>
    <w:link w:val="af0"/>
    <w:uiPriority w:val="99"/>
    <w:rsid w:val="00D3351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Yuqing Long</dc:creator>
  <keywords/>
  <dc:description/>
  <lastModifiedBy>Rachel St. John</lastModifiedBy>
  <revision>19</revision>
  <dcterms:created xsi:type="dcterms:W3CDTF">2025-08-15T09:33:00.0000000Z</dcterms:created>
  <dcterms:modified xsi:type="dcterms:W3CDTF">2025-08-21T06:46:37.5936899Z</dcterms:modified>
</coreProperties>
</file>