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11D6B" w:rsidR="00760F59" w:rsidP="00760F59" w:rsidRDefault="00760F59" w14:paraId="001B6179" w14:textId="77777777">
      <w:pPr>
        <w:rPr>
          <w:rFonts w:ascii=".applesystemui" w:hAnsi=".applesystemui"/>
          <w:b/>
          <w:bCs/>
        </w:rPr>
      </w:pPr>
      <w:r w:rsidRPr="00611D6B">
        <w:rPr>
          <w:rFonts w:ascii=".applesystemui" w:hAnsi=".applesystemui"/>
          <w:b/>
          <w:bCs/>
        </w:rPr>
        <w:t>4.4 Artificial Intelligence and Astronomy</w:t>
      </w:r>
    </w:p>
    <w:p w:rsidRPr="00611D6B" w:rsidR="00760F59" w:rsidP="00760F59" w:rsidRDefault="00760F59" w14:paraId="35770CAA" w14:textId="16B4C5D1">
      <w:pPr>
        <w:rPr>
          <w:rFonts w:ascii=".applesystemui" w:hAnsi=".applesystemui"/>
        </w:rPr>
      </w:pPr>
      <w:r w:rsidRPr="00611D6B">
        <w:rPr>
          <w:rFonts w:ascii=".applesystemui" w:hAnsi=".applesystemui"/>
          <w:b/>
          <w:bCs/>
        </w:rPr>
        <w:t>Learning objectives</w:t>
      </w:r>
    </w:p>
    <w:p w:rsidRPr="00611D6B" w:rsidR="00760F59" w:rsidP="00760F59" w:rsidRDefault="00760F59" w14:paraId="332DA7F5" w14:textId="223AD780">
      <w:pPr>
        <w:rPr>
          <w:rFonts w:ascii=".applesystemui" w:hAnsi=".applesystemui"/>
        </w:rPr>
      </w:pPr>
      <w:r w:rsidRPr="00611D6B">
        <w:rPr>
          <w:rFonts w:ascii=".applesystemui" w:hAnsi=".applesystemui"/>
        </w:rPr>
        <w:t xml:space="preserve">(1) Understand the history of astronomy and the important role of </w:t>
      </w:r>
      <w:r w:rsidRPr="00611D6B" w:rsidR="00495FC3">
        <w:rPr>
          <w:rFonts w:ascii=".applesystemui" w:hAnsi=".applesystemui"/>
          <w:color w:val="EE0000"/>
        </w:rPr>
        <w:t>artificial intelligence</w:t>
      </w:r>
      <w:r w:rsidRPr="00611D6B">
        <w:rPr>
          <w:rFonts w:ascii=".applesystemui" w:hAnsi=".applesystemui"/>
        </w:rPr>
        <w:t xml:space="preserve"> in handling astronomical </w:t>
      </w:r>
      <w:r w:rsidRPr="00611D6B" w:rsidR="00495FC3">
        <w:rPr>
          <w:rFonts w:ascii=".applesystemui" w:hAnsi=".applesystemui"/>
          <w:color w:val="EE0000"/>
        </w:rPr>
        <w:t>big data</w:t>
      </w:r>
      <w:r w:rsidRPr="00611D6B">
        <w:rPr>
          <w:rFonts w:ascii=".applesystemui" w:hAnsi=".applesystemui"/>
        </w:rPr>
        <w:t>.</w:t>
      </w:r>
    </w:p>
    <w:p w:rsidRPr="00611D6B" w:rsidR="00760F59" w:rsidP="00760F59" w:rsidRDefault="00760F59" w14:paraId="79912DD4" w14:textId="1CCA21DF">
      <w:pPr>
        <w:rPr>
          <w:rFonts w:ascii=".applesystemui" w:hAnsi=".applesystemui"/>
        </w:rPr>
      </w:pPr>
      <w:r w:rsidRPr="00611D6B">
        <w:rPr>
          <w:rFonts w:ascii=".applesystemui" w:hAnsi=".applesystemui"/>
        </w:rPr>
        <w:t xml:space="preserve">(2) Recognize the application scenarios and technical methods of </w:t>
      </w:r>
      <w:r w:rsidRPr="00611D6B" w:rsidR="00495FC3">
        <w:rPr>
          <w:rFonts w:ascii=".applesystemui" w:hAnsi=".applesystemui"/>
          <w:color w:val="EE0000"/>
        </w:rPr>
        <w:t>artificial intelligence</w:t>
      </w:r>
      <w:r w:rsidRPr="00611D6B">
        <w:rPr>
          <w:rFonts w:ascii=".applesystemui" w:hAnsi=".applesystemui"/>
        </w:rPr>
        <w:t xml:space="preserve"> in astronomy.</w:t>
      </w:r>
    </w:p>
    <w:p w:rsidRPr="00611D6B" w:rsidR="00760F59" w:rsidP="00760F59" w:rsidRDefault="00760F59" w14:paraId="51981753" w14:textId="7DD42D98">
      <w:pPr>
        <w:rPr>
          <w:rFonts w:ascii=".applesystemui" w:hAnsi=".applesystemui"/>
        </w:rPr>
      </w:pPr>
    </w:p>
    <w:p w:rsidRPr="00611D6B" w:rsidR="00760F59" w:rsidP="00760F59" w:rsidRDefault="00760F59" w14:paraId="52C3A7FD" w14:textId="63C64224">
      <w:pPr>
        <w:rPr>
          <w:rFonts w:ascii=".applesystemui" w:hAnsi=".applesystemui"/>
        </w:rPr>
      </w:pPr>
      <w:r w:rsidRPr="00611D6B">
        <w:rPr>
          <w:rFonts w:ascii=".applesystemui" w:hAnsi=".applesystemui"/>
        </w:rPr>
        <w:t xml:space="preserve">Astronomy is the science that studies the </w:t>
      </w:r>
      <w:r w:rsidRPr="00583410">
        <w:rPr>
          <w:rFonts w:ascii=".applesystemui" w:hAnsi=".applesystemui"/>
          <w:color w:val="EE0000"/>
        </w:rPr>
        <w:t>celestial bodies of the universe</w:t>
      </w:r>
      <w:r w:rsidRPr="00611D6B">
        <w:rPr>
          <w:rFonts w:ascii=".applesystemui" w:hAnsi=".applesystemui"/>
        </w:rPr>
        <w:t xml:space="preserve">. As observation methods continue to advance, astronomers are able to obtain more and more </w:t>
      </w:r>
      <w:r w:rsidRPr="00583410">
        <w:rPr>
          <w:rFonts w:ascii=".applesystemui" w:hAnsi=".applesystemui"/>
          <w:color w:val="EE0000"/>
        </w:rPr>
        <w:t>astronomical data</w:t>
      </w:r>
      <w:r w:rsidRPr="00611D6B">
        <w:rPr>
          <w:rFonts w:ascii=".applesystemui" w:hAnsi=".applesystemui"/>
        </w:rPr>
        <w:t xml:space="preserve">. However, when faced with this massive amount of data, traditional analysis methods </w:t>
      </w:r>
      <w:r w:rsidRPr="00611D6B" w:rsidR="00A13592">
        <w:rPr>
          <w:rFonts w:ascii=".applesystemui" w:hAnsi=".applesystemui"/>
          <w:color w:val="7030A0"/>
        </w:rPr>
        <w:t>have become inadequate</w:t>
      </w:r>
      <w:r w:rsidRPr="00611D6B">
        <w:rPr>
          <w:rFonts w:ascii=".applesystemui" w:hAnsi=".applesystemui"/>
        </w:rPr>
        <w:t xml:space="preserve">. Facing these challenges, the application of </w:t>
      </w:r>
      <w:r w:rsidRPr="00611D6B" w:rsidR="00495FC3">
        <w:rPr>
          <w:rFonts w:ascii=".applesystemui" w:hAnsi=".applesystemui"/>
          <w:color w:val="EE0000"/>
        </w:rPr>
        <w:t>artificial intelligence</w:t>
      </w:r>
      <w:r w:rsidRPr="00611D6B">
        <w:rPr>
          <w:rFonts w:ascii=".applesystemui" w:hAnsi=".applesystemui"/>
        </w:rPr>
        <w:t xml:space="preserve"> in astronomy has become increasingly important. This section will introduce the specific applications of </w:t>
      </w:r>
      <w:r w:rsidRPr="00611D6B" w:rsidR="00495FC3">
        <w:rPr>
          <w:rFonts w:ascii=".applesystemui" w:hAnsi=".applesystemui"/>
          <w:color w:val="EE0000"/>
        </w:rPr>
        <w:t>artificial intelligence</w:t>
      </w:r>
      <w:r w:rsidRPr="00611D6B">
        <w:rPr>
          <w:rFonts w:ascii=".applesystemui" w:hAnsi=".applesystemui"/>
        </w:rPr>
        <w:t xml:space="preserve"> in astronomy.</w:t>
      </w:r>
    </w:p>
    <w:p w:rsidRPr="00583410" w:rsidR="00760F59" w:rsidP="00583410" w:rsidRDefault="00760F59" w14:paraId="371070C6" w14:textId="7D74A637">
      <w:pPr>
        <w:pStyle w:val="a9"/>
        <w:numPr>
          <w:ilvl w:val="0"/>
          <w:numId w:val="7"/>
        </w:numPr>
        <w:rPr>
          <w:rFonts w:ascii=".applesystemui" w:hAnsi=".applesystemui"/>
        </w:rPr>
      </w:pPr>
      <w:r w:rsidRPr="00583410">
        <w:rPr>
          <w:rFonts w:ascii=".applesystemui" w:hAnsi=".applesystemui"/>
          <w:b/>
          <w:bCs/>
        </w:rPr>
        <w:t>The Development of Astronomy and the Challenges It Faces</w:t>
      </w:r>
    </w:p>
    <w:p w:rsidRPr="00611D6B" w:rsidR="00760F59" w:rsidP="00760F59" w:rsidRDefault="00760F59" w14:paraId="0CC329EF" w14:textId="3B081B5A">
      <w:pPr>
        <w:rPr>
          <w:rFonts w:ascii=".applesystemui" w:hAnsi=".applesystemui"/>
        </w:rPr>
      </w:pPr>
      <w:r w:rsidRPr="39C69736" w:rsidR="00760F59">
        <w:rPr>
          <w:rFonts w:ascii=".applesystemui" w:hAnsi=".applesystemui"/>
        </w:rPr>
        <w:t xml:space="preserve">"When the heavens and the earth were not yet formed, how could they be examined? When light and dark were a chaotic gloom, who could fathom them?" Over two thousand years ago, the poet </w:t>
      </w:r>
      <w:r w:rsidRPr="39C69736" w:rsidR="00760F59">
        <w:rPr>
          <w:rFonts w:ascii=".applesystemui" w:hAnsi=".applesystemui"/>
          <w:color w:val="EE0000"/>
        </w:rPr>
        <w:t>Qu Yuan</w:t>
      </w:r>
      <w:r w:rsidRPr="39C69736" w:rsidR="00760F59">
        <w:rPr>
          <w:rFonts w:ascii=".applesystemui" w:hAnsi=".applesystemui"/>
        </w:rPr>
        <w:t xml:space="preserve"> expressed his endless curiosity and desire to explore the universe in his work "</w:t>
      </w:r>
      <w:r w:rsidRPr="39C69736" w:rsidR="00760F59">
        <w:rPr>
          <w:rFonts w:ascii=".applesystemui" w:hAnsi=".applesystemui"/>
          <w:color w:val="EE0000"/>
        </w:rPr>
        <w:t>Heavenly Questions</w:t>
      </w:r>
      <w:r w:rsidRPr="39C69736" w:rsidR="00760F59">
        <w:rPr>
          <w:rFonts w:ascii=".applesystemui" w:hAnsi=".applesystemui"/>
        </w:rPr>
        <w:t xml:space="preserve">." Since ancient times, humanity's exploration of the sky above our heads has never stopped. In antiquity, without advanced observation tools, people could </w:t>
      </w:r>
      <w:del w:author="Rachel St. John" w:date="2025-08-11T05:48:04.687Z" w:id="668174473">
        <w:r w:rsidRPr="39C69736" w:rsidDel="00760F59">
          <w:rPr>
            <w:rFonts w:ascii=".applesystemui" w:hAnsi=".applesystemui"/>
          </w:rPr>
          <w:delText xml:space="preserve">only </w:delText>
        </w:r>
      </w:del>
      <w:r w:rsidRPr="39C69736" w:rsidR="00760F59">
        <w:rPr>
          <w:rFonts w:ascii=".applesystemui" w:hAnsi=".applesystemui"/>
        </w:rPr>
        <w:t xml:space="preserve">rely on </w:t>
      </w:r>
      <w:ins w:author="Rachel St. John" w:date="2025-08-11T05:48:09.424Z" w:id="285570684">
        <w:r w:rsidRPr="39C69736" w:rsidR="724F8F9A">
          <w:rPr>
            <w:rFonts w:ascii=".applesystemui" w:hAnsi=".applesystemui"/>
          </w:rPr>
          <w:t xml:space="preserve">only </w:t>
        </w:r>
      </w:ins>
      <w:r w:rsidRPr="39C69736" w:rsidR="00760F59">
        <w:rPr>
          <w:rFonts w:ascii=".applesystemui" w:hAnsi=".applesystemui"/>
        </w:rPr>
        <w:t xml:space="preserve">the naked eye to </w:t>
      </w:r>
      <w:r w:rsidRPr="39C69736" w:rsidR="00760F59">
        <w:rPr>
          <w:rFonts w:ascii=".applesystemui" w:hAnsi=".applesystemui"/>
        </w:rPr>
        <w:t>observe</w:t>
      </w:r>
      <w:r w:rsidRPr="39C69736" w:rsidR="00760F59">
        <w:rPr>
          <w:rFonts w:ascii=".applesystemui" w:hAnsi=".applesystemui"/>
        </w:rPr>
        <w:t xml:space="preserve"> celestial phenomena, carving the star patterns they saw onto rock walls, bamboo slips, and other materials. These early acts of observation and recording can be considered the beginning of astronomy. As they accumulated more observational experience, people organized and summarized these findings to compile systematic star charts. In China, the astronomer </w:t>
      </w:r>
      <w:r w:rsidRPr="39C69736" w:rsidR="00760F59">
        <w:rPr>
          <w:rFonts w:ascii=".applesystemui" w:hAnsi=".applesystemui"/>
          <w:color w:val="EE0000"/>
        </w:rPr>
        <w:t>Gan De</w:t>
      </w:r>
      <w:r w:rsidRPr="39C69736" w:rsidR="00760F59">
        <w:rPr>
          <w:rFonts w:ascii=".applesystemui" w:hAnsi=".applesystemui"/>
        </w:rPr>
        <w:t xml:space="preserve"> of the </w:t>
      </w:r>
      <w:r w:rsidRPr="39C69736" w:rsidR="00760F59">
        <w:rPr>
          <w:rFonts w:ascii=".applesystemui" w:hAnsi=".applesystemui"/>
          <w:color w:val="EE0000"/>
        </w:rPr>
        <w:t>state of Qi</w:t>
      </w:r>
      <w:r w:rsidRPr="39C69736" w:rsidR="00760F59">
        <w:rPr>
          <w:rFonts w:ascii=".applesystemui" w:hAnsi=".applesystemui"/>
        </w:rPr>
        <w:t xml:space="preserve"> during </w:t>
      </w:r>
      <w:r w:rsidRPr="39C69736" w:rsidR="00760F59">
        <w:rPr>
          <w:rFonts w:ascii=".applesystemui" w:hAnsi=".applesystemui"/>
          <w:color w:val="EE0000"/>
        </w:rPr>
        <w:t>the Spring and Autumn period</w:t>
      </w:r>
      <w:r w:rsidRPr="39C69736" w:rsidR="00760F59">
        <w:rPr>
          <w:rFonts w:ascii=".applesystemui" w:hAnsi=".applesystemui"/>
        </w:rPr>
        <w:t xml:space="preserve"> wrote the eight-volume </w:t>
      </w:r>
      <w:r w:rsidRPr="39C69736" w:rsidR="00760F59">
        <w:rPr>
          <w:rFonts w:ascii=".applesystemui" w:hAnsi=".applesystemui"/>
          <w:i w:val="1"/>
          <w:iCs w:val="1"/>
          <w:color w:val="EE0000"/>
        </w:rPr>
        <w:t>Astronomical Star Prognostication</w:t>
      </w:r>
      <w:r w:rsidRPr="39C69736" w:rsidR="00760F59">
        <w:rPr>
          <w:rFonts w:ascii=".applesystemui" w:hAnsi=".applesystemui"/>
        </w:rPr>
        <w:t xml:space="preserve">, and the astronomer </w:t>
      </w:r>
      <w:r w:rsidRPr="39C69736" w:rsidR="00760F59">
        <w:rPr>
          <w:rFonts w:ascii=".applesystemui" w:hAnsi=".applesystemui"/>
          <w:color w:val="EE0000"/>
        </w:rPr>
        <w:t>Shi Shen</w:t>
      </w:r>
      <w:r w:rsidRPr="39C69736" w:rsidR="00760F59">
        <w:rPr>
          <w:rFonts w:ascii=".applesystemui" w:hAnsi=".applesystemui"/>
        </w:rPr>
        <w:t xml:space="preserve"> of the </w:t>
      </w:r>
      <w:r w:rsidRPr="39C69736" w:rsidR="00760F59">
        <w:rPr>
          <w:rFonts w:ascii=".applesystemui" w:hAnsi=".applesystemui"/>
          <w:color w:val="EE0000"/>
        </w:rPr>
        <w:t>state of Wei</w:t>
      </w:r>
      <w:r w:rsidRPr="39C69736" w:rsidR="00760F59">
        <w:rPr>
          <w:rFonts w:ascii=".applesystemui" w:hAnsi=".applesystemui"/>
        </w:rPr>
        <w:t xml:space="preserve"> wrote the eight-volume </w:t>
      </w:r>
      <w:r w:rsidRPr="39C69736" w:rsidR="00760F59">
        <w:rPr>
          <w:rFonts w:ascii=".applesystemui" w:hAnsi=".applesystemui"/>
          <w:i w:val="1"/>
          <w:iCs w:val="1"/>
          <w:color w:val="EE0000"/>
        </w:rPr>
        <w:t>Astronomy</w:t>
      </w:r>
      <w:r w:rsidRPr="39C69736" w:rsidR="00760F59">
        <w:rPr>
          <w:rFonts w:ascii=".applesystemui" w:hAnsi=".applesystemui"/>
        </w:rPr>
        <w:t xml:space="preserve">. Later generations combined their works into the </w:t>
      </w:r>
      <w:r w:rsidRPr="39C69736" w:rsidR="00760F59">
        <w:rPr>
          <w:rFonts w:ascii=".applesystemui" w:hAnsi=".applesystemui"/>
          <w:i w:val="1"/>
          <w:iCs w:val="1"/>
          <w:color w:val="EE0000"/>
        </w:rPr>
        <w:t>Gan Shi Xing Jing</w:t>
      </w:r>
      <w:r w:rsidRPr="39C69736" w:rsidR="00760F59">
        <w:rPr>
          <w:rFonts w:ascii=".applesystemui" w:hAnsi=".applesystemui"/>
          <w:color w:val="EE0000"/>
        </w:rPr>
        <w:t xml:space="preserve"> (</w:t>
      </w:r>
      <w:r w:rsidRPr="39C69736" w:rsidR="00760F59">
        <w:rPr>
          <w:rFonts w:ascii=".applesystemui" w:hAnsi=".applesystemui"/>
          <w:i w:val="1"/>
          <w:iCs w:val="1"/>
          <w:color w:val="EE0000"/>
        </w:rPr>
        <w:t>The Star Manual of Gan and Shi</w:t>
      </w:r>
      <w:r w:rsidRPr="39C69736" w:rsidR="00760F59">
        <w:rPr>
          <w:rFonts w:ascii=".applesystemui" w:hAnsi=".applesystemui"/>
          <w:color w:val="EE0000"/>
        </w:rPr>
        <w:t>)</w:t>
      </w:r>
      <w:r w:rsidRPr="39C69736" w:rsidR="00760F59">
        <w:rPr>
          <w:rFonts w:ascii=".applesystemui" w:hAnsi=".applesystemui"/>
        </w:rPr>
        <w:t xml:space="preserve">, which is one of the world's earliest astronomical works. In the West, the ancient Greek astronomer </w:t>
      </w:r>
      <w:r w:rsidRPr="39C69736" w:rsidR="00760F59">
        <w:rPr>
          <w:rFonts w:ascii=".applesystemui" w:hAnsi=".applesystemui"/>
          <w:color w:val="EE0000"/>
        </w:rPr>
        <w:t>Hipparchus</w:t>
      </w:r>
      <w:r w:rsidRPr="39C69736" w:rsidR="00760F59">
        <w:rPr>
          <w:rFonts w:ascii=".applesystemui" w:hAnsi=".applesystemui"/>
        </w:rPr>
        <w:t xml:space="preserve"> (190–120 BC) is known as the "f</w:t>
      </w:r>
      <w:r w:rsidRPr="39C69736" w:rsidR="00760F59">
        <w:rPr>
          <w:rFonts w:ascii=".applesystemui" w:hAnsi=".applesystemui"/>
          <w:color w:val="EE0000"/>
        </w:rPr>
        <w:t>ather of positional astronomy</w:t>
      </w:r>
      <w:r w:rsidRPr="39C69736" w:rsidR="00760F59">
        <w:rPr>
          <w:rFonts w:ascii=".applesystemui" w:hAnsi=".applesystemui"/>
        </w:rPr>
        <w:t>." Through precise observation and calculation, he recorded the movement patterns of the sun and moon and compiled the first comprehensive star catalog in the Western world, laying a solid foundation for future astronomical research.</w:t>
      </w:r>
    </w:p>
    <w:p w:rsidRPr="00611D6B" w:rsidR="00760F59" w:rsidP="00760F59" w:rsidRDefault="00760F59" w14:paraId="362C6CAC" w14:textId="77777777">
      <w:pPr>
        <w:rPr>
          <w:rFonts w:ascii=".applesystemui" w:hAnsi=".applesystemui"/>
        </w:rPr>
      </w:pPr>
      <w:r w:rsidRPr="00611D6B">
        <w:rPr>
          <w:rFonts w:ascii=".applesystemui" w:hAnsi=".applesystemui"/>
        </w:rPr>
        <w:t xml:space="preserve">In 1608, the Dutch invented the telescope. The following year, </w:t>
      </w:r>
      <w:r w:rsidRPr="00D14B99">
        <w:rPr>
          <w:rFonts w:ascii=".applesystemui" w:hAnsi=".applesystemui"/>
          <w:color w:val="EE0000"/>
        </w:rPr>
        <w:t xml:space="preserve">Galileo Galilei </w:t>
      </w:r>
      <w:r w:rsidRPr="00611D6B">
        <w:rPr>
          <w:rFonts w:ascii=".applesystemui" w:hAnsi=".applesystemui"/>
        </w:rPr>
        <w:t xml:space="preserve">improved upon this invention and used it for astronomical observation, greatly expanding </w:t>
      </w:r>
      <w:r w:rsidRPr="00611D6B">
        <w:rPr>
          <w:rFonts w:ascii=".applesystemui" w:hAnsi=".applesystemui"/>
        </w:rPr>
        <w:lastRenderedPageBreak/>
        <w:t xml:space="preserve">humanity's ability to observe space. He was the first to use a telescope to observe the moon, discovering its </w:t>
      </w:r>
      <w:r w:rsidRPr="00D14B99">
        <w:rPr>
          <w:rFonts w:ascii=".applesystemui" w:hAnsi=".applesystemui"/>
          <w:color w:val="EE0000"/>
        </w:rPr>
        <w:t>mountainous surface and craters</w:t>
      </w:r>
      <w:r w:rsidRPr="00611D6B">
        <w:rPr>
          <w:rFonts w:ascii=".applesystemui" w:hAnsi=".applesystemui"/>
        </w:rPr>
        <w:t>, a discovery that shattered the traditional belief that the moon was perfectly smooth. From then on, the telescope became an essential tool for astronomers exploring the universe.</w:t>
      </w:r>
    </w:p>
    <w:p w:rsidRPr="00611D6B" w:rsidR="00760F59" w:rsidP="00760F59" w:rsidRDefault="00760F59" w14:paraId="6151DAD3" w14:textId="4C5C3F78">
      <w:pPr>
        <w:rPr>
          <w:rFonts w:ascii=".applesystemui" w:hAnsi=".applesystemui"/>
        </w:rPr>
      </w:pPr>
      <w:r w:rsidRPr="00611D6B">
        <w:rPr>
          <w:rFonts w:ascii=".applesystemui" w:hAnsi=".applesystemui"/>
        </w:rPr>
        <w:t xml:space="preserve">Later, people discovered that traditional telescopes based on visible light were not enough. To improve observation capabilities, they designed </w:t>
      </w:r>
      <w:r w:rsidRPr="00611D6B" w:rsidR="00495FC3">
        <w:rPr>
          <w:rFonts w:ascii=".applesystemui" w:hAnsi=".applesystemui"/>
          <w:color w:val="EE0000"/>
        </w:rPr>
        <w:t>radio telescopes</w:t>
      </w:r>
      <w:r w:rsidRPr="00611D6B">
        <w:rPr>
          <w:rFonts w:ascii=".applesystemui" w:hAnsi=".applesystemui"/>
        </w:rPr>
        <w:t xml:space="preserve">, </w:t>
      </w:r>
      <w:r w:rsidRPr="00611D6B" w:rsidR="00495FC3">
        <w:rPr>
          <w:rFonts w:ascii=".applesystemui" w:hAnsi=".applesystemui"/>
          <w:color w:val="EE0000"/>
        </w:rPr>
        <w:t>infrared telescopes</w:t>
      </w:r>
      <w:r w:rsidRPr="00611D6B">
        <w:rPr>
          <w:rFonts w:ascii=".applesystemui" w:hAnsi=".applesystemui"/>
        </w:rPr>
        <w:t xml:space="preserve">, and </w:t>
      </w:r>
      <w:r w:rsidRPr="00611D6B" w:rsidR="00495FC3">
        <w:rPr>
          <w:rFonts w:ascii=".applesystemui" w:hAnsi=".applesystemui"/>
          <w:color w:val="EE0000"/>
        </w:rPr>
        <w:t>ultraviolet telescopes</w:t>
      </w:r>
      <w:r w:rsidRPr="00611D6B">
        <w:rPr>
          <w:rFonts w:ascii=".applesystemui" w:hAnsi=".applesystemui"/>
        </w:rPr>
        <w:t xml:space="preserve"> to observe space across various wavelengths. To capture more distant and fainter signals, the telescopes people built became larger and larger. For example, the European </w:t>
      </w:r>
      <w:r w:rsidRPr="00D14B99">
        <w:rPr>
          <w:rFonts w:ascii=".applesystemui" w:hAnsi=".applesystemui"/>
          <w:color w:val="EE0000"/>
        </w:rPr>
        <w:t>Extremely Large Telescope (ELT)</w:t>
      </w:r>
      <w:r w:rsidRPr="00611D6B">
        <w:rPr>
          <w:rFonts w:ascii=".applesystemui" w:hAnsi=".applesystemui"/>
        </w:rPr>
        <w:t xml:space="preserve"> in the </w:t>
      </w:r>
      <w:r w:rsidRPr="00D14B99">
        <w:rPr>
          <w:rFonts w:ascii=".applesystemui" w:hAnsi=".applesystemui"/>
          <w:color w:val="EE0000"/>
        </w:rPr>
        <w:t>Atacama Desert in Chile</w:t>
      </w:r>
      <w:r w:rsidRPr="00611D6B">
        <w:rPr>
          <w:rFonts w:ascii=".applesystemui" w:hAnsi=".applesystemui"/>
        </w:rPr>
        <w:t xml:space="preserve"> has a main mirror diameter of 39 meters, making it the world's largest visible-light telescope. China's </w:t>
      </w:r>
      <w:r w:rsidRPr="00405D26" w:rsidR="00405D26">
        <w:rPr>
          <w:rFonts w:hint="eastAsia" w:ascii=".applesystemui" w:hAnsi=".applesystemui"/>
          <w:color w:val="EE0000"/>
        </w:rPr>
        <w:t>Five-hundred</w:t>
      </w:r>
      <w:r w:rsidRPr="00405D26">
        <w:rPr>
          <w:rFonts w:ascii=".applesystemui" w:hAnsi=".applesystemui"/>
          <w:color w:val="EE0000"/>
        </w:rPr>
        <w:t>-meter Aperture Spherical</w:t>
      </w:r>
      <w:r w:rsidRPr="00611D6B">
        <w:rPr>
          <w:rFonts w:ascii=".applesystemui" w:hAnsi=".applesystemui"/>
        </w:rPr>
        <w:t xml:space="preserve"> </w:t>
      </w:r>
      <w:r w:rsidR="00405D26">
        <w:rPr>
          <w:rFonts w:hint="eastAsia" w:ascii=".applesystemui" w:hAnsi=".applesystemui"/>
          <w:color w:val="EE0000"/>
        </w:rPr>
        <w:t>r</w:t>
      </w:r>
      <w:r w:rsidRPr="00611D6B" w:rsidR="00495FC3">
        <w:rPr>
          <w:rFonts w:ascii=".applesystemui" w:hAnsi=".applesystemui"/>
          <w:color w:val="EE0000"/>
        </w:rPr>
        <w:t>adio Telescope</w:t>
      </w:r>
      <w:r w:rsidRPr="00611D6B">
        <w:rPr>
          <w:rFonts w:ascii=".applesystemui" w:hAnsi=".applesystemui"/>
        </w:rPr>
        <w:t xml:space="preserve"> (FAST), popularly known as "</w:t>
      </w:r>
      <w:r w:rsidRPr="00D14B99">
        <w:rPr>
          <w:rFonts w:ascii=".applesystemui" w:hAnsi=".applesystemui"/>
          <w:color w:val="EE0000"/>
        </w:rPr>
        <w:t>Sky Eye</w:t>
      </w:r>
      <w:r w:rsidRPr="00611D6B">
        <w:rPr>
          <w:rFonts w:ascii=".applesystemui" w:hAnsi=".applesystemui"/>
        </w:rPr>
        <w:t xml:space="preserve">," is the world's largest single-aperture </w:t>
      </w:r>
      <w:r w:rsidRPr="00611D6B" w:rsidR="00495FC3">
        <w:rPr>
          <w:rFonts w:ascii=".applesystemui" w:hAnsi=".applesystemui"/>
          <w:color w:val="EE0000"/>
        </w:rPr>
        <w:t>radio telescope</w:t>
      </w:r>
      <w:r w:rsidRPr="00611D6B">
        <w:rPr>
          <w:rFonts w:ascii=".applesystemui" w:hAnsi=".applesystemui"/>
        </w:rPr>
        <w:t>. Not only that, but people also sent telescopes into space to avoid interference from the atmosphere and other factors. The most famous of these are the American Hubble Space Telescope and its successor, the James Webb Space Telescope.</w:t>
      </w:r>
    </w:p>
    <w:p w:rsidRPr="00611D6B" w:rsidR="00760F59" w:rsidP="00760F59" w:rsidRDefault="00760F59" w14:paraId="1C44B06A" w14:textId="09964B99">
      <w:pPr>
        <w:rPr>
          <w:rFonts w:ascii=".applesystemui" w:hAnsi=".applesystemui"/>
        </w:rPr>
      </w:pPr>
      <w:r w:rsidRPr="00611D6B">
        <w:rPr>
          <w:rFonts w:ascii=".applesystemui" w:hAnsi=".applesystemui"/>
        </w:rPr>
        <w:t xml:space="preserve">As telescopes became more complex, astronomy entered the era of </w:t>
      </w:r>
      <w:r w:rsidRPr="00611D6B" w:rsidR="00495FC3">
        <w:rPr>
          <w:rFonts w:ascii=".applesystemui" w:hAnsi=".applesystemui"/>
          <w:color w:val="EE0000"/>
        </w:rPr>
        <w:t>big data</w:t>
      </w:r>
      <w:r w:rsidRPr="00611D6B">
        <w:rPr>
          <w:rFonts w:ascii=".applesystemui" w:hAnsi=".applesystemui"/>
        </w:rPr>
        <w:t xml:space="preserve">. Take the </w:t>
      </w:r>
      <w:r w:rsidRPr="00405D26">
        <w:rPr>
          <w:rFonts w:ascii=".applesystemui" w:hAnsi=".applesystemui"/>
          <w:color w:val="EE0000"/>
        </w:rPr>
        <w:t>Hubble Space Telescope</w:t>
      </w:r>
      <w:r w:rsidRPr="00611D6B">
        <w:rPr>
          <w:rFonts w:ascii=".applesystemui" w:hAnsi=".applesystemui"/>
        </w:rPr>
        <w:t xml:space="preserve">, for example. It generates about </w:t>
      </w:r>
      <w:r w:rsidRPr="00405D26">
        <w:rPr>
          <w:rFonts w:ascii=".applesystemui" w:hAnsi=".applesystemui"/>
          <w:color w:val="EE0000"/>
        </w:rPr>
        <w:t>10 terabytes</w:t>
      </w:r>
      <w:r w:rsidRPr="00611D6B">
        <w:rPr>
          <w:rFonts w:ascii=".applesystemui" w:hAnsi=".applesystemui"/>
        </w:rPr>
        <w:t xml:space="preserve"> of data each year, which is equivalent to the information contained in millions of ordinary books. This data holds a wealth of information about the universe, but it also presents a huge challenge for astronomers. This is because traditional data analysis methods are often inefficient or inaccurate when processing such a massive amount of data. To meet this challenge, astronomers began using </w:t>
      </w:r>
      <w:r w:rsidRPr="00611D6B" w:rsidR="00495FC3">
        <w:rPr>
          <w:rFonts w:ascii=".applesystemui" w:hAnsi=".applesystemui"/>
          <w:color w:val="EE0000"/>
        </w:rPr>
        <w:t>artificial intelligence</w:t>
      </w:r>
      <w:r w:rsidRPr="00611D6B">
        <w:rPr>
          <w:rFonts w:ascii=".applesystemui" w:hAnsi=".applesystemui"/>
        </w:rPr>
        <w:t xml:space="preserve"> to analyze and interpret this data. </w:t>
      </w:r>
      <w:r w:rsidRPr="00611D6B" w:rsidR="00495FC3">
        <w:rPr>
          <w:rFonts w:ascii=".applesystemui" w:hAnsi=".applesystemui"/>
          <w:color w:val="EE0000"/>
        </w:rPr>
        <w:t>Artificial intelligence</w:t>
      </w:r>
      <w:r w:rsidRPr="00611D6B">
        <w:rPr>
          <w:rFonts w:ascii=".applesystemui" w:hAnsi=".applesystemui"/>
        </w:rPr>
        <w:t xml:space="preserve"> can quickly and accurately process and analyze vast amounts of data, helping astronomers discover patterns within it and thus unveil more of the universe's secrets.</w:t>
      </w:r>
    </w:p>
    <w:p w:rsidRPr="00405D26" w:rsidR="00760F59" w:rsidP="00405D26" w:rsidRDefault="00760F59" w14:paraId="12308B3B" w14:textId="17BE0980">
      <w:pPr>
        <w:pStyle w:val="a9"/>
        <w:numPr>
          <w:ilvl w:val="0"/>
          <w:numId w:val="7"/>
        </w:numPr>
        <w:rPr>
          <w:rFonts w:ascii=".applesystemui" w:hAnsi=".applesystemui"/>
        </w:rPr>
      </w:pPr>
      <w:r w:rsidRPr="00405D26">
        <w:rPr>
          <w:rFonts w:ascii=".applesystemui" w:hAnsi=".applesystemui"/>
          <w:b/>
          <w:bCs/>
        </w:rPr>
        <w:t>Applications of Artificial Intelligence in Astronomy</w:t>
      </w:r>
    </w:p>
    <w:p w:rsidRPr="00F91BF7" w:rsidR="00760F59" w:rsidP="00F91BF7" w:rsidRDefault="00760F59" w14:paraId="6B5A1D2A" w14:textId="45E85597">
      <w:pPr>
        <w:pStyle w:val="a9"/>
        <w:numPr>
          <w:ilvl w:val="0"/>
          <w:numId w:val="8"/>
        </w:numPr>
        <w:rPr>
          <w:rFonts w:ascii=".applesystemui" w:hAnsi=".applesystemui"/>
        </w:rPr>
      </w:pPr>
      <w:r w:rsidRPr="00F91BF7">
        <w:rPr>
          <w:rFonts w:ascii=".applesystemui" w:hAnsi=".applesystemui"/>
        </w:rPr>
        <w:t>Monitoring the operational status of astronomical telescopes</w:t>
      </w:r>
    </w:p>
    <w:p w:rsidRPr="00611D6B" w:rsidR="00760F59" w:rsidP="00760F59" w:rsidRDefault="00760F59" w14:paraId="7B1DC014" w14:textId="65389933">
      <w:pPr>
        <w:rPr>
          <w:rFonts w:ascii=".applesystemui" w:hAnsi=".applesystemui"/>
        </w:rPr>
      </w:pPr>
      <w:r w:rsidRPr="00611D6B">
        <w:rPr>
          <w:rFonts w:ascii=".applesystemui" w:hAnsi=".applesystemui"/>
        </w:rPr>
        <w:t xml:space="preserve">Because modern astronomical telescopes produce an enormous amount of data, it can be difficult to notice when equipment malfunctions. To solve this problem, Dutch scientists use </w:t>
      </w:r>
      <w:r w:rsidRPr="00611D6B" w:rsidR="00495FC3">
        <w:rPr>
          <w:rFonts w:ascii=".applesystemui" w:hAnsi=".applesystemui"/>
          <w:color w:val="EE0000"/>
        </w:rPr>
        <w:t>neural networks</w:t>
      </w:r>
      <w:r w:rsidRPr="00611D6B">
        <w:rPr>
          <w:rFonts w:ascii=".applesystemui" w:hAnsi=".applesystemui"/>
        </w:rPr>
        <w:t xml:space="preserve"> to monitor the working status of </w:t>
      </w:r>
      <w:r w:rsidRPr="00611D6B" w:rsidR="00495FC3">
        <w:rPr>
          <w:rFonts w:ascii=".applesystemui" w:hAnsi=".applesystemui"/>
          <w:color w:val="EE0000"/>
        </w:rPr>
        <w:t>radio telescopes</w:t>
      </w:r>
      <w:r w:rsidRPr="00611D6B">
        <w:rPr>
          <w:rFonts w:ascii=".applesystemui" w:hAnsi=".applesystemui"/>
        </w:rPr>
        <w:t xml:space="preserve">. They adopted a type of </w:t>
      </w:r>
      <w:r w:rsidRPr="00611D6B" w:rsidR="00495FC3">
        <w:rPr>
          <w:rFonts w:ascii=".applesystemui" w:hAnsi=".applesystemui"/>
          <w:color w:val="EE0000"/>
        </w:rPr>
        <w:t>neural network</w:t>
      </w:r>
      <w:r w:rsidRPr="00611D6B">
        <w:rPr>
          <w:rFonts w:ascii=".applesystemui" w:hAnsi=".applesystemui"/>
        </w:rPr>
        <w:t xml:space="preserve"> called a "</w:t>
      </w:r>
      <w:r w:rsidRPr="00611D6B" w:rsidR="00495FC3">
        <w:rPr>
          <w:rFonts w:ascii=".applesystemui" w:hAnsi=".applesystemui"/>
          <w:color w:val="EE0000"/>
        </w:rPr>
        <w:t>variational autoencoder</w:t>
      </w:r>
      <w:r w:rsidRPr="00611D6B">
        <w:rPr>
          <w:rFonts w:ascii=".applesystemui" w:hAnsi=".applesystemui"/>
        </w:rPr>
        <w:t>" to map the data observed by the telescope into a two-dimensional space. If the equipment malfunctions, the data will shift within this two-dimensional space, allowing problems to be detected early and helping astronomers take timely action.</w:t>
      </w:r>
    </w:p>
    <w:p w:rsidRPr="00611D6B" w:rsidR="00760F59" w:rsidP="00760F59" w:rsidRDefault="00760F59" w14:paraId="3F5EA7CA" w14:textId="1EAA6DB3">
      <w:pPr>
        <w:rPr>
          <w:rFonts w:ascii=".applesystemui" w:hAnsi=".applesystemui"/>
        </w:rPr>
      </w:pPr>
      <w:r w:rsidRPr="00611D6B">
        <w:rPr>
          <w:rFonts w:ascii=".applesystemui" w:hAnsi=".applesystemui"/>
        </w:rPr>
        <w:t xml:space="preserve">For another example, to detect faint signals from deep space, </w:t>
      </w:r>
      <w:r w:rsidRPr="00611D6B" w:rsidR="00495FC3">
        <w:rPr>
          <w:rFonts w:ascii=".applesystemui" w:hAnsi=".applesystemui"/>
          <w:color w:val="EE0000"/>
        </w:rPr>
        <w:t>radio telescopes</w:t>
      </w:r>
      <w:r w:rsidRPr="00611D6B">
        <w:rPr>
          <w:rFonts w:ascii=".applesystemui" w:hAnsi=".applesystemui"/>
        </w:rPr>
        <w:t xml:space="preserve"> have become increasingly sensitive, but signals produced by humans can severely interfere </w:t>
      </w:r>
      <w:r w:rsidRPr="00611D6B">
        <w:rPr>
          <w:rFonts w:ascii=".applesystemui" w:hAnsi=".applesystemui"/>
        </w:rPr>
        <w:lastRenderedPageBreak/>
        <w:t>with the telescope's operation. This is known as "</w:t>
      </w:r>
      <w:r w:rsidRPr="00611D6B" w:rsidR="00495FC3">
        <w:rPr>
          <w:rFonts w:ascii=".applesystemui" w:hAnsi=".applesystemui"/>
          <w:color w:val="EE0000"/>
        </w:rPr>
        <w:t>radio-frequency interference</w:t>
      </w:r>
      <w:r w:rsidRPr="00611D6B">
        <w:rPr>
          <w:rFonts w:ascii=".applesystemui" w:hAnsi=".applesystemui"/>
        </w:rPr>
        <w:t xml:space="preserve">." This interference occurs almost constantly, and if it cannot be detected and filtered out, space observation is nearly impossible. In July 2019, an article published in the British journal </w:t>
      </w:r>
      <w:r w:rsidRPr="00611D6B">
        <w:rPr>
          <w:rFonts w:ascii=".applesystemui" w:hAnsi=".applesystemui"/>
          <w:i/>
          <w:iCs/>
        </w:rPr>
        <w:t>Monthly Notices of the Royal Astronomical Society</w:t>
      </w:r>
      <w:r w:rsidRPr="00611D6B">
        <w:rPr>
          <w:rFonts w:ascii=".applesystemui" w:hAnsi=".applesystemui"/>
        </w:rPr>
        <w:t xml:space="preserve"> proposed using </w:t>
      </w:r>
      <w:r w:rsidRPr="00611D6B" w:rsidR="00495FC3">
        <w:rPr>
          <w:rFonts w:ascii=".applesystemui" w:hAnsi=".applesystemui"/>
          <w:color w:val="EE0000"/>
        </w:rPr>
        <w:t>deep convolutional neural networks</w:t>
      </w:r>
      <w:r w:rsidRPr="00611D6B">
        <w:rPr>
          <w:rFonts w:ascii=".applesystemui" w:hAnsi=".applesystemui"/>
        </w:rPr>
        <w:t xml:space="preserve"> to detect </w:t>
      </w:r>
      <w:r w:rsidRPr="00611D6B" w:rsidR="00495FC3">
        <w:rPr>
          <w:rFonts w:ascii=".applesystemui" w:hAnsi=".applesystemui"/>
          <w:color w:val="EE0000"/>
        </w:rPr>
        <w:t>radio-frequency interference</w:t>
      </w:r>
      <w:r w:rsidRPr="00611D6B">
        <w:rPr>
          <w:rFonts w:ascii=".applesystemui" w:hAnsi=".applesystemui"/>
        </w:rPr>
        <w:t xml:space="preserve">. They feed the data collected by the telescope into a </w:t>
      </w:r>
      <w:r w:rsidRPr="00611D6B" w:rsidR="00495FC3">
        <w:rPr>
          <w:rFonts w:ascii=".applesystemui" w:hAnsi=".applesystemui"/>
          <w:color w:val="EE0000"/>
        </w:rPr>
        <w:t>neural network</w:t>
      </w:r>
      <w:r w:rsidRPr="00611D6B">
        <w:rPr>
          <w:rFonts w:ascii=".applesystemui" w:hAnsi=".applesystemui"/>
        </w:rPr>
        <w:t xml:space="preserve"> model called a "</w:t>
      </w:r>
      <w:r w:rsidRPr="00611D6B" w:rsidR="00495FC3">
        <w:rPr>
          <w:rFonts w:ascii=".applesystemui" w:hAnsi=".applesystemui"/>
          <w:color w:val="EE0000"/>
        </w:rPr>
        <w:t>fully convolutional network</w:t>
      </w:r>
      <w:r w:rsidRPr="00611D6B">
        <w:rPr>
          <w:rFonts w:ascii=".applesystemui" w:hAnsi=".applesystemui"/>
        </w:rPr>
        <w:t xml:space="preserve">." When </w:t>
      </w:r>
      <w:r w:rsidRPr="00611D6B" w:rsidR="00495FC3">
        <w:rPr>
          <w:rFonts w:ascii=".applesystemui" w:hAnsi=".applesystemui"/>
          <w:color w:val="EE0000"/>
        </w:rPr>
        <w:t>radio-frequency interference</w:t>
      </w:r>
      <w:r w:rsidRPr="00611D6B">
        <w:rPr>
          <w:rFonts w:ascii=".applesystemui" w:hAnsi=".applesystemui"/>
        </w:rPr>
        <w:t xml:space="preserve"> appears in a certain frequency band, the interfering signal will manifest as a specific pattern or feature at the network's output, allowing it to be detected.</w:t>
      </w:r>
    </w:p>
    <w:p w:rsidRPr="00F91BF7" w:rsidR="00760F59" w:rsidP="00F91BF7" w:rsidRDefault="00760F59" w14:paraId="2D57D935" w14:textId="694D7F82">
      <w:pPr>
        <w:pStyle w:val="a9"/>
        <w:numPr>
          <w:ilvl w:val="0"/>
          <w:numId w:val="8"/>
        </w:numPr>
        <w:rPr>
          <w:rFonts w:ascii=".applesystemui" w:hAnsi=".applesystemui"/>
        </w:rPr>
      </w:pPr>
      <w:r w:rsidRPr="00F91BF7">
        <w:rPr>
          <w:rFonts w:ascii=".applesystemui" w:hAnsi=".applesystemui"/>
        </w:rPr>
        <w:t>Observatory site selection and observation planning</w:t>
      </w:r>
    </w:p>
    <w:p w:rsidRPr="00611D6B" w:rsidR="00760F59" w:rsidP="00760F59" w:rsidRDefault="00495FC3" w14:paraId="1E34A484" w14:textId="31F2F17E">
      <w:pPr>
        <w:rPr>
          <w:rFonts w:ascii=".applesystemui" w:hAnsi=".applesystemui"/>
        </w:rPr>
      </w:pPr>
      <w:r w:rsidRPr="39C69736" w:rsidR="00495FC3">
        <w:rPr>
          <w:rFonts w:ascii=".applesystemui" w:hAnsi=".applesystemui"/>
          <w:color w:val="EE0000"/>
        </w:rPr>
        <w:t>Artificial intelligence</w:t>
      </w:r>
      <w:r w:rsidRPr="39C69736" w:rsidR="00760F59">
        <w:rPr>
          <w:rFonts w:ascii=".applesystemui" w:hAnsi=".applesystemui"/>
        </w:rPr>
        <w:t xml:space="preserve"> can help astronomers select locations for observatories. For instance, scientists can use </w:t>
      </w:r>
      <w:r w:rsidRPr="39C69736" w:rsidR="00495FC3">
        <w:rPr>
          <w:rFonts w:ascii=".applesystemui" w:hAnsi=".applesystemui"/>
          <w:color w:val="EE0000"/>
        </w:rPr>
        <w:t>artificial intelligence</w:t>
      </w:r>
      <w:r w:rsidRPr="39C69736" w:rsidR="00760F59">
        <w:rPr>
          <w:rFonts w:ascii=".applesystemui" w:hAnsi=".applesystemui"/>
        </w:rPr>
        <w:t xml:space="preserve"> to comprehensively consider complex factors like geography and weather to predict and evaluate different site locations, thereby choosing the best spot for observation. </w:t>
      </w:r>
      <w:r w:rsidRPr="39C69736" w:rsidR="00760F59">
        <w:rPr>
          <w:rFonts w:ascii=".applesystemui" w:hAnsi=".applesystemui"/>
        </w:rPr>
        <w:t>Additio</w:t>
      </w:r>
      <w:r w:rsidRPr="39C69736" w:rsidR="00760F59">
        <w:rPr>
          <w:rFonts w:ascii=".applesystemui" w:hAnsi=".applesystemui"/>
        </w:rPr>
        <w:t xml:space="preserve">nally, </w:t>
      </w:r>
      <w:r w:rsidRPr="39C69736" w:rsidR="00495FC3">
        <w:rPr>
          <w:rFonts w:ascii=".applesystemui" w:hAnsi=".applesystemui"/>
          <w:color w:val="EE0000"/>
        </w:rPr>
        <w:t>artificial intelligence</w:t>
      </w:r>
      <w:r w:rsidRPr="39C69736" w:rsidR="00760F59">
        <w:rPr>
          <w:rFonts w:ascii=".applesystemui" w:hAnsi=".applesystemui"/>
        </w:rPr>
        <w:t xml:space="preserve"> can </w:t>
      </w:r>
      <w:r w:rsidRPr="39C69736" w:rsidR="00760F59">
        <w:rPr>
          <w:rFonts w:ascii=".applesystemui" w:hAnsi=".applesystemui"/>
        </w:rPr>
        <w:t>assist</w:t>
      </w:r>
      <w:r w:rsidRPr="39C69736" w:rsidR="00760F59">
        <w:rPr>
          <w:rFonts w:ascii=".applesystemui" w:hAnsi=".applesystemui"/>
        </w:rPr>
        <w:t xml:space="preserve"> scientists in designing observation plans. It can formulate rational observation schemes for scientists based on multiple factors such as the mission </w:t>
      </w:r>
      <w:r w:rsidRPr="39C69736" w:rsidR="00760F59">
        <w:rPr>
          <w:rFonts w:ascii=".applesystemui" w:hAnsi=".applesystemui"/>
        </w:rPr>
        <w:t>objectives</w:t>
      </w:r>
      <w:r w:rsidRPr="39C69736" w:rsidR="00760F59">
        <w:rPr>
          <w:rFonts w:ascii=".applesystemui" w:hAnsi=".applesystemui"/>
        </w:rPr>
        <w:t xml:space="preserve">, the Earth's orbital position, the timing of astronomical phenomena, and environmental interference. For example, when scientists want to </w:t>
      </w:r>
      <w:r w:rsidRPr="39C69736" w:rsidR="00760F59">
        <w:rPr>
          <w:rFonts w:ascii=".applesystemui" w:hAnsi=".applesystemui"/>
        </w:rPr>
        <w:t>observe</w:t>
      </w:r>
      <w:r w:rsidRPr="39C69736" w:rsidR="00760F59">
        <w:rPr>
          <w:rFonts w:ascii=".applesystemui" w:hAnsi=".applesystemui"/>
        </w:rPr>
        <w:t xml:space="preserve"> a specific galaxy, </w:t>
      </w:r>
      <w:r w:rsidRPr="39C69736" w:rsidR="00495FC3">
        <w:rPr>
          <w:rFonts w:ascii=".applesystemui" w:hAnsi=".applesystemui"/>
          <w:color w:val="EE0000"/>
        </w:rPr>
        <w:t>artificial intelligence</w:t>
      </w:r>
      <w:r w:rsidRPr="39C69736" w:rsidR="00760F59">
        <w:rPr>
          <w:rFonts w:ascii=".applesystemui" w:hAnsi=".applesystemui"/>
        </w:rPr>
        <w:t xml:space="preserve"> can help them calculate the </w:t>
      </w:r>
      <w:r w:rsidRPr="39C69736" w:rsidR="00760F59">
        <w:rPr>
          <w:rFonts w:ascii=".applesystemui" w:hAnsi=".applesystemui"/>
        </w:rPr>
        <w:t>optimal</w:t>
      </w:r>
      <w:r w:rsidRPr="39C69736" w:rsidR="00760F59">
        <w:rPr>
          <w:rFonts w:ascii=".applesystemui" w:hAnsi=".applesystemui"/>
        </w:rPr>
        <w:t xml:space="preserve"> observation time and angle to ensure the observation can </w:t>
      </w:r>
      <w:r w:rsidRPr="39C69736" w:rsidR="00760F59">
        <w:rPr>
          <w:rFonts w:ascii=".applesystemui" w:hAnsi=".applesystemui"/>
        </w:rPr>
        <w:t>proceed</w:t>
      </w:r>
      <w:r w:rsidRPr="39C69736" w:rsidR="00760F59">
        <w:rPr>
          <w:rFonts w:ascii=".applesystemui" w:hAnsi=".applesystemui"/>
        </w:rPr>
        <w:t xml:space="preserve"> smoothly. </w:t>
      </w:r>
      <w:r w:rsidRPr="39C69736" w:rsidR="00A13592">
        <w:rPr>
          <w:rFonts w:ascii=".applesystemui" w:hAnsi=".applesystemui"/>
          <w:color w:val="7030A0"/>
        </w:rPr>
        <w:t>This is like having an intelligent assistant</w:t>
      </w:r>
      <w:r w:rsidRPr="39C69736" w:rsidR="00760F59">
        <w:rPr>
          <w:rFonts w:ascii=".applesystemui" w:hAnsi=".applesystemui"/>
        </w:rPr>
        <w:t xml:space="preserve"> that can tailor the best observation plan according to the astronomers' needs.</w:t>
      </w:r>
    </w:p>
    <w:p w:rsidRPr="00F91BF7" w:rsidR="00760F59" w:rsidP="00F91BF7" w:rsidRDefault="00760F59" w14:paraId="649822C2" w14:textId="505DF2C8">
      <w:pPr>
        <w:pStyle w:val="a9"/>
        <w:numPr>
          <w:ilvl w:val="0"/>
          <w:numId w:val="8"/>
        </w:numPr>
        <w:rPr>
          <w:rFonts w:ascii=".applesystemui" w:hAnsi=".applesystemui"/>
        </w:rPr>
      </w:pPr>
      <w:r w:rsidRPr="00F91BF7">
        <w:rPr>
          <w:rFonts w:ascii=".applesystemui" w:hAnsi=".applesystemui"/>
        </w:rPr>
        <w:t xml:space="preserve">Astronomical information </w:t>
      </w:r>
      <w:r w:rsidRPr="00F91BF7">
        <w:rPr>
          <w:rFonts w:ascii=".applesystemui" w:hAnsi=".applesystemui"/>
          <w:color w:val="EE0000"/>
        </w:rPr>
        <w:t>mining</w:t>
      </w:r>
    </w:p>
    <w:p w:rsidRPr="00611D6B" w:rsidR="00760F59" w:rsidP="00760F59" w:rsidRDefault="00495FC3" w14:paraId="3B7A5F44" w14:textId="23AA0ECF">
      <w:pPr>
        <w:rPr>
          <w:rFonts w:ascii=".applesystemui" w:hAnsi=".applesystemui"/>
        </w:rPr>
      </w:pPr>
      <w:r w:rsidRPr="00611D6B">
        <w:rPr>
          <w:rFonts w:ascii=".applesystemui" w:hAnsi=".applesystemui"/>
          <w:color w:val="EE0000"/>
        </w:rPr>
        <w:t>Artificial intelligence</w:t>
      </w:r>
      <w:r w:rsidRPr="00611D6B" w:rsidR="00760F59">
        <w:rPr>
          <w:rFonts w:ascii=".applesystemui" w:hAnsi=".applesystemui"/>
        </w:rPr>
        <w:t xml:space="preserve"> technology, especially </w:t>
      </w:r>
      <w:r w:rsidRPr="00611D6B">
        <w:rPr>
          <w:rFonts w:ascii=".applesystemui" w:hAnsi=".applesystemui"/>
          <w:color w:val="EE0000"/>
        </w:rPr>
        <w:t>deep learning</w:t>
      </w:r>
      <w:r w:rsidRPr="00611D6B" w:rsidR="00760F59">
        <w:rPr>
          <w:rFonts w:ascii=".applesystemui" w:hAnsi=".applesystemui"/>
        </w:rPr>
        <w:t xml:space="preserve"> technology, can efficiently process and analyze massive amounts of astronomical data. For example, by applying </w:t>
      </w:r>
      <w:r w:rsidRPr="00611D6B">
        <w:rPr>
          <w:rFonts w:ascii=".applesystemui" w:hAnsi=".applesystemui"/>
          <w:color w:val="EE0000"/>
        </w:rPr>
        <w:t>neural networks</w:t>
      </w:r>
      <w:r w:rsidRPr="00611D6B" w:rsidR="00760F59">
        <w:rPr>
          <w:rFonts w:ascii=".applesystemui" w:hAnsi=".applesystemui"/>
        </w:rPr>
        <w:t xml:space="preserve"> to the vast amount of image data sent back by the Hubble Space Telescope every day, scientists can automatically locate and classify celestial bodies, improving the efficiency of data analysis. In another example, scientists from institutions including the Shanghai Astronomical Observatory of the Chinese Academy of Sciences used </w:t>
      </w:r>
      <w:r w:rsidRPr="00611D6B">
        <w:rPr>
          <w:rFonts w:ascii=".applesystemui" w:hAnsi=".applesystemui"/>
          <w:color w:val="EE0000"/>
        </w:rPr>
        <w:t>artificial intelligence</w:t>
      </w:r>
      <w:r w:rsidRPr="00611D6B" w:rsidR="00760F59">
        <w:rPr>
          <w:rFonts w:ascii=".applesystemui" w:hAnsi=".applesystemui"/>
        </w:rPr>
        <w:t xml:space="preserve"> technology to discover five </w:t>
      </w:r>
      <w:r w:rsidRPr="00611D6B">
        <w:rPr>
          <w:rFonts w:ascii=".applesystemui" w:hAnsi=".applesystemui"/>
          <w:color w:val="EE0000"/>
        </w:rPr>
        <w:t>ultra-short period planets</w:t>
      </w:r>
      <w:r w:rsidRPr="00611D6B" w:rsidR="00760F59">
        <w:rPr>
          <w:rFonts w:ascii=".applesystemui" w:hAnsi=".applesystemui"/>
        </w:rPr>
        <w:t xml:space="preserve">—planets smaller than Earth with orbital periods of less than a day. Four of these are the smallest planets discovered to date that are closest to their host star. This research was published in the internationally renowned astronomy journal </w:t>
      </w:r>
      <w:r w:rsidRPr="00611D6B" w:rsidR="00760F59">
        <w:rPr>
          <w:rFonts w:ascii=".applesystemui" w:hAnsi=".applesystemui"/>
          <w:i/>
          <w:iCs/>
        </w:rPr>
        <w:t>Monthly Notices of the Royal Astronomical Society</w:t>
      </w:r>
      <w:r w:rsidRPr="00611D6B" w:rsidR="00760F59">
        <w:rPr>
          <w:rFonts w:ascii=".applesystemui" w:hAnsi=".applesystemui"/>
        </w:rPr>
        <w:t>.</w:t>
      </w:r>
    </w:p>
    <w:p w:rsidRPr="00930E1F" w:rsidR="00930E1F" w:rsidP="00930E1F" w:rsidRDefault="00930E1F" w14:paraId="18E33145" w14:textId="32355076">
      <w:pPr>
        <w:pStyle w:val="a9"/>
        <w:numPr>
          <w:ilvl w:val="0"/>
          <w:numId w:val="7"/>
        </w:numPr>
        <w:rPr>
          <w:rFonts w:hint="eastAsia" w:ascii=".applesystemui" w:hAnsi=".applesystemui"/>
          <w:b/>
          <w:bCs/>
        </w:rPr>
      </w:pPr>
      <w:r w:rsidRPr="00930E1F">
        <w:rPr>
          <w:rFonts w:hint="eastAsia" w:ascii=".applesystemui" w:hAnsi=".applesystemui"/>
          <w:b/>
          <w:bCs/>
        </w:rPr>
        <w:t>Summary</w:t>
      </w:r>
    </w:p>
    <w:p w:rsidRPr="00611D6B" w:rsidR="00760F59" w:rsidP="00760F59" w:rsidRDefault="00760F59" w14:paraId="60A59808" w14:textId="6D16A5CA">
      <w:pPr>
        <w:rPr>
          <w:rFonts w:ascii=".applesystemui" w:hAnsi=".applesystemui"/>
        </w:rPr>
      </w:pPr>
      <w:r w:rsidRPr="00611D6B">
        <w:rPr>
          <w:rFonts w:ascii=".applesystemui" w:hAnsi=".applesystemui"/>
        </w:rPr>
        <w:t xml:space="preserve">As </w:t>
      </w:r>
      <w:r w:rsidRPr="00611D6B" w:rsidR="00495FC3">
        <w:rPr>
          <w:rFonts w:ascii=".applesystemui" w:hAnsi=".applesystemui"/>
          <w:color w:val="EE0000"/>
        </w:rPr>
        <w:t>artificial intelligence</w:t>
      </w:r>
      <w:r w:rsidRPr="00611D6B">
        <w:rPr>
          <w:rFonts w:ascii=".applesystemui" w:hAnsi=".applesystemui"/>
        </w:rPr>
        <w:t xml:space="preserve"> technology continues to develop and improve, its application in astronomy will become deeper and more extensive. In the future, we can expect to see </w:t>
      </w:r>
      <w:r w:rsidRPr="00611D6B">
        <w:rPr>
          <w:rFonts w:ascii=".applesystemui" w:hAnsi=".applesystemui"/>
        </w:rPr>
        <w:lastRenderedPageBreak/>
        <w:t xml:space="preserve">more celestial bodies and cosmic secrets discovered by </w:t>
      </w:r>
      <w:r w:rsidRPr="00611D6B" w:rsidR="00495FC3">
        <w:rPr>
          <w:rFonts w:ascii=".applesystemui" w:hAnsi=".applesystemui"/>
          <w:color w:val="EE0000"/>
        </w:rPr>
        <w:t>artificial intelligence</w:t>
      </w:r>
      <w:r w:rsidRPr="00611D6B">
        <w:rPr>
          <w:rFonts w:ascii=".applesystemui" w:hAnsi=".applesystemui"/>
        </w:rPr>
        <w:t xml:space="preserve">. For instance, </w:t>
      </w:r>
      <w:r w:rsidRPr="00611D6B" w:rsidR="00495FC3">
        <w:rPr>
          <w:rFonts w:ascii=".applesystemui" w:hAnsi=".applesystemui"/>
          <w:color w:val="EE0000"/>
        </w:rPr>
        <w:t>artificial intelligence</w:t>
      </w:r>
      <w:r w:rsidRPr="00611D6B">
        <w:rPr>
          <w:rFonts w:ascii=".applesystemui" w:hAnsi=".applesystemui"/>
        </w:rPr>
        <w:t xml:space="preserve"> can help us better understand mysterious celestial phenomena like </w:t>
      </w:r>
      <w:r w:rsidRPr="00611D6B" w:rsidR="00495FC3">
        <w:rPr>
          <w:rFonts w:ascii=".applesystemui" w:hAnsi=".applesystemui"/>
          <w:color w:val="EE0000"/>
        </w:rPr>
        <w:t>black holes</w:t>
      </w:r>
      <w:r w:rsidRPr="00611D6B">
        <w:rPr>
          <w:rFonts w:ascii=".applesystemui" w:hAnsi=".applesystemui"/>
        </w:rPr>
        <w:t xml:space="preserve"> and </w:t>
      </w:r>
      <w:r w:rsidRPr="00611D6B" w:rsidR="00495FC3">
        <w:rPr>
          <w:rFonts w:ascii=".applesystemui" w:hAnsi=".applesystemui"/>
          <w:color w:val="EE0000"/>
        </w:rPr>
        <w:t>dark matter</w:t>
      </w:r>
      <w:r w:rsidRPr="00611D6B">
        <w:rPr>
          <w:rFonts w:ascii=".applesystemui" w:hAnsi=".applesystemui"/>
        </w:rPr>
        <w:t xml:space="preserve">. It can also help us predict astronomical events, such as comet impacts and </w:t>
      </w:r>
      <w:r w:rsidRPr="00611D6B" w:rsidR="00495FC3">
        <w:rPr>
          <w:rFonts w:ascii=".applesystemui" w:hAnsi=".applesystemui"/>
          <w:color w:val="EE0000"/>
        </w:rPr>
        <w:t>supernova</w:t>
      </w:r>
      <w:r w:rsidRPr="00611D6B">
        <w:rPr>
          <w:rFonts w:ascii=".applesystemui" w:hAnsi=".applesystemui"/>
        </w:rPr>
        <w:t xml:space="preserve"> explosions. It could even help us discover unknown laws of the universe. In the future, </w:t>
      </w:r>
      <w:r w:rsidRPr="00611D6B" w:rsidR="00495FC3">
        <w:rPr>
          <w:rFonts w:ascii=".applesystemui" w:hAnsi=".applesystemui"/>
          <w:color w:val="EE0000"/>
        </w:rPr>
        <w:t>artificial intelligence</w:t>
      </w:r>
      <w:r w:rsidRPr="00611D6B">
        <w:rPr>
          <w:rFonts w:ascii=".applesystemui" w:hAnsi=".applesystemui"/>
        </w:rPr>
        <w:t xml:space="preserve"> will play an increasingly important role in the field of astronomy, pushing it into a new era.</w:t>
      </w:r>
    </w:p>
    <w:p w:rsidRPr="00611D6B" w:rsidR="00760F59" w:rsidP="00760F59" w:rsidRDefault="00B460AF" w14:paraId="4BC64D10" w14:textId="77777777">
      <w:pPr>
        <w:rPr>
          <w:rFonts w:ascii=".applesystemui" w:hAnsi=".applesystemui"/>
        </w:rPr>
      </w:pPr>
      <w:r w:rsidRPr="00611D6B">
        <w:rPr>
          <w:rFonts w:ascii=".applesystemui" w:hAnsi=".applesystemui"/>
        </w:rPr>
        <w:pict w14:anchorId="0EBCE7F5">
          <v:rect id="_x0000_i1025" style="width:0;height:1.5pt" o:hr="t" o:hrstd="t" o:hrnoshade="t" o:hralign="center" fillcolor="#1b1c1d" stroked="f"/>
        </w:pict>
      </w:r>
    </w:p>
    <w:p w:rsidRPr="00611D6B" w:rsidR="00760F59" w:rsidP="00760F59" w:rsidRDefault="00760F59" w14:paraId="118736B5" w14:textId="525B8D1F">
      <w:pPr>
        <w:rPr>
          <w:rFonts w:hint="eastAsia" w:ascii=".applesystemui" w:hAnsi=".applesystemui"/>
          <w:b/>
          <w:bCs/>
        </w:rPr>
      </w:pPr>
      <w:r w:rsidRPr="00611D6B">
        <w:rPr>
          <w:rFonts w:ascii=".applesystemui" w:hAnsi=".applesystemui"/>
          <w:b/>
          <w:bCs/>
        </w:rPr>
        <w:t>Figure Caption</w:t>
      </w:r>
      <w:r w:rsidR="00B460AF">
        <w:rPr>
          <w:rFonts w:hint="eastAsia" w:ascii=".applesystemui" w:hAnsi=".applesystemui"/>
          <w:b/>
          <w:bCs/>
        </w:rPr>
        <w:t>s</w:t>
      </w:r>
    </w:p>
    <w:p w:rsidRPr="00611D6B" w:rsidR="00760F59" w:rsidP="00B460AF" w:rsidRDefault="00760F59" w14:paraId="0B4A73B5" w14:textId="77777777">
      <w:pPr>
        <w:ind w:firstLine="330" w:firstLineChars="150"/>
        <w:rPr>
          <w:rFonts w:ascii=".applesystemui" w:hAnsi=".applesystemui"/>
        </w:rPr>
      </w:pPr>
      <w:r w:rsidRPr="00611D6B">
        <w:rPr>
          <w:rFonts w:ascii=".applesystemui" w:hAnsi=".applesystemui"/>
          <w:b/>
          <w:bCs/>
        </w:rPr>
        <w:t>Figure 4-16:</w:t>
      </w:r>
      <w:r w:rsidRPr="00611D6B">
        <w:rPr>
          <w:rFonts w:ascii=".applesystemui" w:hAnsi=".applesystemui"/>
        </w:rPr>
        <w:t xml:space="preserve"> A fragment from </w:t>
      </w:r>
      <w:r w:rsidRPr="00611D6B">
        <w:rPr>
          <w:rFonts w:ascii=".applesystemui" w:hAnsi=".applesystemui"/>
          <w:i/>
          <w:iCs/>
        </w:rPr>
        <w:t>The Star Manual of Gan and Shi</w:t>
      </w:r>
      <w:r w:rsidRPr="00611D6B">
        <w:rPr>
          <w:rFonts w:ascii=".applesystemui" w:hAnsi=".applesystemui"/>
        </w:rPr>
        <w:t xml:space="preserve"> (</w:t>
      </w:r>
      <w:r w:rsidRPr="00611D6B">
        <w:rPr>
          <w:rFonts w:ascii=".applesystemui" w:hAnsi=".applesystemui"/>
          <w:i/>
          <w:iCs/>
        </w:rPr>
        <w:t>Gan Shi Xing Jing</w:t>
      </w:r>
      <w:r w:rsidRPr="00611D6B">
        <w:rPr>
          <w:rFonts w:ascii=".applesystemui" w:hAnsi=".applesystemui"/>
        </w:rPr>
        <w:t>).</w:t>
      </w:r>
    </w:p>
    <w:p w:rsidRPr="00611D6B" w:rsidR="00760F59" w:rsidP="00B460AF" w:rsidRDefault="00760F59" w14:paraId="424591D6" w14:textId="77777777">
      <w:pPr>
        <w:ind w:left="360"/>
        <w:rPr>
          <w:rFonts w:ascii=".applesystemui" w:hAnsi=".applesystemui"/>
        </w:rPr>
      </w:pPr>
      <w:r w:rsidRPr="00611D6B">
        <w:rPr>
          <w:rFonts w:ascii=".applesystemui" w:hAnsi=".applesystemui"/>
          <w:b/>
          <w:bCs/>
        </w:rPr>
        <w:t>Figure 4-17:</w:t>
      </w:r>
      <w:r w:rsidRPr="00611D6B">
        <w:rPr>
          <w:rFonts w:ascii=".applesystemui" w:hAnsi=".applesystemui"/>
        </w:rPr>
        <w:t xml:space="preserve"> A portrait of Galileo and an image of his astronomical telescope.</w:t>
      </w:r>
    </w:p>
    <w:p w:rsidRPr="00611D6B" w:rsidR="00760F59" w:rsidP="00B460AF" w:rsidRDefault="00760F59" w14:paraId="01F8A998" w14:textId="77777777">
      <w:pPr>
        <w:ind w:left="360"/>
        <w:rPr>
          <w:rFonts w:ascii=".applesystemui" w:hAnsi=".applesystemui"/>
        </w:rPr>
      </w:pPr>
      <w:r w:rsidRPr="00611D6B">
        <w:rPr>
          <w:rFonts w:ascii=".applesystemui" w:hAnsi=".applesystemui"/>
          <w:b/>
          <w:bCs/>
        </w:rPr>
        <w:t>Figure 4-18:</w:t>
      </w:r>
      <w:r w:rsidRPr="00611D6B">
        <w:rPr>
          <w:rFonts w:ascii=".applesystemui" w:hAnsi=".applesystemui"/>
        </w:rPr>
        <w:t xml:space="preserve"> The Hubble Space Telescope in orbit above Earth.</w:t>
      </w:r>
    </w:p>
    <w:p w:rsidR="00B460AF" w:rsidP="00B460AF" w:rsidRDefault="00760F59" w14:paraId="105989F0" w14:textId="77777777">
      <w:pPr>
        <w:ind w:left="360"/>
        <w:rPr>
          <w:rFonts w:ascii=".applesystemui" w:hAnsi=".applesystemui"/>
        </w:rPr>
      </w:pPr>
      <w:r w:rsidRPr="00611D6B">
        <w:rPr>
          <w:rFonts w:ascii=".applesystemui" w:hAnsi=".applesystemui"/>
          <w:b/>
          <w:bCs/>
        </w:rPr>
        <w:t>Figure 4-19:</w:t>
      </w:r>
      <w:r w:rsidRPr="00611D6B">
        <w:rPr>
          <w:rFonts w:ascii=".applesystemui" w:hAnsi=".applesystemui"/>
        </w:rPr>
        <w:t xml:space="preserve"> </w:t>
      </w:r>
      <w:r w:rsidR="00B460AF">
        <w:rPr>
          <w:rFonts w:hint="eastAsia" w:ascii=".applesystemui" w:hAnsi=".applesystemui"/>
        </w:rPr>
        <w:t>Using a</w:t>
      </w:r>
      <w:r w:rsidRPr="00611D6B">
        <w:rPr>
          <w:rFonts w:ascii=".applesystemui" w:hAnsi=".applesystemui"/>
        </w:rPr>
        <w:t xml:space="preserve"> </w:t>
      </w:r>
      <w:r w:rsidRPr="00611D6B" w:rsidR="00495FC3">
        <w:rPr>
          <w:rFonts w:ascii=".applesystemui" w:hAnsi=".applesystemui"/>
          <w:color w:val="EE0000"/>
        </w:rPr>
        <w:t>deep convolutional neural network</w:t>
      </w:r>
      <w:r w:rsidRPr="00611D6B">
        <w:rPr>
          <w:rFonts w:ascii=".applesystemui" w:hAnsi=".applesystemui"/>
        </w:rPr>
        <w:t xml:space="preserve"> to detect </w:t>
      </w:r>
      <w:r w:rsidRPr="00611D6B" w:rsidR="00495FC3">
        <w:rPr>
          <w:rFonts w:ascii=".applesystemui" w:hAnsi=".applesystemui"/>
          <w:color w:val="EE0000"/>
        </w:rPr>
        <w:t>radio-frequency interference</w:t>
      </w:r>
      <w:r w:rsidRPr="00611D6B">
        <w:rPr>
          <w:rFonts w:ascii=".applesystemui" w:hAnsi=".applesystemui"/>
        </w:rPr>
        <w:t xml:space="preserve">. </w:t>
      </w:r>
    </w:p>
    <w:p w:rsidRPr="00B460AF" w:rsidR="00760F59" w:rsidP="00B460AF" w:rsidRDefault="00B460AF" w14:paraId="3B8EE072" w14:textId="7DA94152">
      <w:pPr>
        <w:ind w:left="360"/>
        <w:rPr>
          <w:rFonts w:ascii=".applesystemui" w:hAnsi=".applesystemui"/>
          <w:i/>
          <w:iCs/>
        </w:rPr>
      </w:pPr>
      <w:r w:rsidRPr="00B460AF">
        <w:rPr>
          <w:rFonts w:hint="eastAsia" w:ascii=".applesystemui" w:hAnsi=".applesystemui"/>
          <w:b/>
          <w:bCs/>
          <w:i/>
          <w:iCs/>
        </w:rPr>
        <w:t>Note:</w:t>
      </w:r>
      <w:r w:rsidRPr="00B460AF">
        <w:rPr>
          <w:rFonts w:hint="eastAsia" w:ascii=".applesystemui" w:hAnsi=".applesystemui"/>
          <w:i/>
          <w:iCs/>
        </w:rPr>
        <w:t xml:space="preserve"> </w:t>
      </w:r>
      <w:r w:rsidRPr="00B460AF" w:rsidR="00760F59">
        <w:rPr>
          <w:rFonts w:ascii=".applesystemui" w:hAnsi=".applesystemui"/>
          <w:i/>
          <w:iCs/>
        </w:rPr>
        <w:t>The yellow areas show correctly identified interference, the white areas show false positives (where no interference existed but was detected), and the red areas show interference that the network failed to detect.</w:t>
      </w:r>
    </w:p>
    <w:p w:rsidR="00B460AF" w:rsidP="00930E1F" w:rsidRDefault="00760F59" w14:paraId="0E22994E" w14:textId="77777777">
      <w:pPr>
        <w:ind w:left="360"/>
        <w:rPr>
          <w:rFonts w:ascii=".applesystemui" w:hAnsi=".applesystemui"/>
        </w:rPr>
      </w:pPr>
      <w:r w:rsidRPr="00611D6B">
        <w:rPr>
          <w:rFonts w:ascii=".applesystemui" w:hAnsi=".applesystemui"/>
          <w:b/>
          <w:bCs/>
        </w:rPr>
        <w:t>Figure 4-20:</w:t>
      </w:r>
      <w:r w:rsidRPr="00611D6B">
        <w:rPr>
          <w:rFonts w:ascii=".applesystemui" w:hAnsi=".applesystemui"/>
        </w:rPr>
        <w:t xml:space="preserve"> </w:t>
      </w:r>
      <w:r w:rsidR="00B460AF">
        <w:rPr>
          <w:rFonts w:hint="eastAsia" w:ascii=".applesystemui" w:hAnsi=".applesystemui"/>
        </w:rPr>
        <w:t xml:space="preserve">Two </w:t>
      </w:r>
      <w:r w:rsidRPr="00611D6B">
        <w:rPr>
          <w:rFonts w:ascii=".applesystemui" w:hAnsi=".applesystemui"/>
        </w:rPr>
        <w:t xml:space="preserve">observatories: the Gemini Observatory, with one telescope in Hawaii and its twin in Chile. </w:t>
      </w:r>
    </w:p>
    <w:p w:rsidRPr="00B460AF" w:rsidR="00760F59" w:rsidP="00B460AF" w:rsidRDefault="00B460AF" w14:paraId="7345400B" w14:textId="721E8CDD">
      <w:pPr>
        <w:ind w:left="360"/>
        <w:rPr>
          <w:rFonts w:ascii=".applesystemui" w:hAnsi=".applesystemui"/>
          <w:i/>
          <w:iCs/>
        </w:rPr>
      </w:pPr>
      <w:r w:rsidRPr="00B460AF">
        <w:rPr>
          <w:rFonts w:hint="eastAsia" w:ascii=".applesystemui" w:hAnsi=".applesystemui"/>
          <w:b/>
          <w:bCs/>
          <w:i/>
          <w:iCs/>
        </w:rPr>
        <w:t>Note:</w:t>
      </w:r>
      <w:r w:rsidRPr="00B460AF">
        <w:rPr>
          <w:rFonts w:hint="eastAsia" w:ascii=".applesystemui" w:hAnsi=".applesystemui"/>
          <w:i/>
          <w:iCs/>
        </w:rPr>
        <w:t xml:space="preserve"> </w:t>
      </w:r>
      <w:r w:rsidRPr="00B460AF" w:rsidR="00760F59">
        <w:rPr>
          <w:rFonts w:ascii=".applesystemui" w:hAnsi=".applesystemui"/>
          <w:i/>
          <w:iCs/>
        </w:rPr>
        <w:t>because the observatories are in the Northern and Southern Hemispheres, their identical telescopes can cover the entire sky.</w:t>
      </w:r>
    </w:p>
    <w:p w:rsidRPr="00611D6B" w:rsidR="00760F59" w:rsidP="00930E1F" w:rsidRDefault="00760F59" w14:paraId="42B6D38B" w14:textId="29A3F306">
      <w:pPr>
        <w:ind w:left="360"/>
        <w:rPr>
          <w:rFonts w:ascii=".applesystemui" w:hAnsi=".applesystemui"/>
        </w:rPr>
      </w:pPr>
      <w:r w:rsidRPr="00611D6B">
        <w:rPr>
          <w:rFonts w:ascii=".applesystemui" w:hAnsi=".applesystemui"/>
          <w:b/>
          <w:bCs/>
        </w:rPr>
        <w:t>Figure 4-21:</w:t>
      </w:r>
      <w:r w:rsidRPr="00611D6B">
        <w:rPr>
          <w:rFonts w:ascii=".applesystemui" w:hAnsi=".applesystemui"/>
        </w:rPr>
        <w:t xml:space="preserve"> An artist's illustration of an </w:t>
      </w:r>
      <w:r w:rsidRPr="00611D6B" w:rsidR="00495FC3">
        <w:rPr>
          <w:rFonts w:ascii=".applesystemui" w:hAnsi=".applesystemui"/>
          <w:color w:val="EE0000"/>
        </w:rPr>
        <w:t>ultra-short period planet</w:t>
      </w:r>
      <w:r w:rsidRPr="00611D6B">
        <w:rPr>
          <w:rFonts w:ascii=".applesystemui" w:hAnsi=".applesystemui"/>
        </w:rPr>
        <w:t xml:space="preserve"> transiting its star.</w:t>
      </w:r>
    </w:p>
    <w:p w:rsidRPr="00611D6B" w:rsidR="004C03CF" w:rsidP="00D70F03" w:rsidRDefault="004C03CF" w14:paraId="4BE457AA" w14:textId="77777777">
      <w:pPr>
        <w:rPr>
          <w:rFonts w:ascii=".applesystemui" w:hAnsi=".applesystemui"/>
        </w:rPr>
      </w:pPr>
    </w:p>
    <w:sectPr w:rsidRPr="00611D6B" w:rsidR="004C03CF">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5FC3" w:rsidP="00495FC3" w:rsidRDefault="00495FC3" w14:paraId="53148B19" w14:textId="77777777">
      <w:pPr>
        <w:spacing w:after="0" w:line="240" w:lineRule="auto"/>
      </w:pPr>
      <w:r>
        <w:separator/>
      </w:r>
    </w:p>
  </w:endnote>
  <w:endnote w:type="continuationSeparator" w:id="0">
    <w:p w:rsidR="00495FC3" w:rsidP="00495FC3" w:rsidRDefault="00495FC3" w14:paraId="23CD26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5FC3" w:rsidP="00495FC3" w:rsidRDefault="00495FC3" w14:paraId="37DD4D5E" w14:textId="77777777">
      <w:pPr>
        <w:spacing w:after="0" w:line="240" w:lineRule="auto"/>
      </w:pPr>
      <w:r>
        <w:separator/>
      </w:r>
    </w:p>
  </w:footnote>
  <w:footnote w:type="continuationSeparator" w:id="0">
    <w:p w:rsidR="00495FC3" w:rsidP="00495FC3" w:rsidRDefault="00495FC3" w14:paraId="3E28279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14FAE"/>
    <w:multiLevelType w:val="multilevel"/>
    <w:tmpl w:val="17102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A5D67D3"/>
    <w:multiLevelType w:val="multilevel"/>
    <w:tmpl w:val="A7F0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70673"/>
    <w:multiLevelType w:val="multilevel"/>
    <w:tmpl w:val="48BCC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1F7085"/>
    <w:multiLevelType w:val="multilevel"/>
    <w:tmpl w:val="CC2E8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4425CE"/>
    <w:multiLevelType w:val="hybridMultilevel"/>
    <w:tmpl w:val="140A17BC"/>
    <w:lvl w:ilvl="0" w:tplc="B12EBEE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CC138C"/>
    <w:multiLevelType w:val="multilevel"/>
    <w:tmpl w:val="1BCC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ED0522"/>
    <w:multiLevelType w:val="multilevel"/>
    <w:tmpl w:val="0C4AA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F8D1A61"/>
    <w:multiLevelType w:val="hybridMultilevel"/>
    <w:tmpl w:val="4B8816EA"/>
    <w:lvl w:ilvl="0" w:tplc="B8D2F4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07575215">
    <w:abstractNumId w:val="1"/>
  </w:num>
  <w:num w:numId="2" w16cid:durableId="505291116">
    <w:abstractNumId w:val="6"/>
  </w:num>
  <w:num w:numId="3" w16cid:durableId="1397167136">
    <w:abstractNumId w:val="5"/>
  </w:num>
  <w:num w:numId="4" w16cid:durableId="724985188">
    <w:abstractNumId w:val="2"/>
  </w:num>
  <w:num w:numId="5" w16cid:durableId="678776167">
    <w:abstractNumId w:val="3"/>
  </w:num>
  <w:num w:numId="6" w16cid:durableId="2075614816">
    <w:abstractNumId w:val="0"/>
  </w:num>
  <w:num w:numId="7" w16cid:durableId="1418675826">
    <w:abstractNumId w:val="4"/>
  </w:num>
  <w:num w:numId="8" w16cid:durableId="816651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CF"/>
    <w:rsid w:val="00033E1A"/>
    <w:rsid w:val="001E210A"/>
    <w:rsid w:val="00405D26"/>
    <w:rsid w:val="00495FC3"/>
    <w:rsid w:val="004C03CF"/>
    <w:rsid w:val="00583410"/>
    <w:rsid w:val="00611D6B"/>
    <w:rsid w:val="00760F59"/>
    <w:rsid w:val="007A5440"/>
    <w:rsid w:val="007E1415"/>
    <w:rsid w:val="00930E1F"/>
    <w:rsid w:val="00A13592"/>
    <w:rsid w:val="00B460AF"/>
    <w:rsid w:val="00B502F3"/>
    <w:rsid w:val="00D14B99"/>
    <w:rsid w:val="00D70F03"/>
    <w:rsid w:val="00E55A60"/>
    <w:rsid w:val="00F91BF7"/>
    <w:rsid w:val="39C69736"/>
    <w:rsid w:val="3BFAD4C4"/>
    <w:rsid w:val="724F8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685477"/>
  <w15:chartTrackingRefBased/>
  <w15:docId w15:val="{B3C7D83A-7D37-4E36-89A2-A97A76F2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4C03CF"/>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4C03CF"/>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4C03CF"/>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C03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03C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03C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03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03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03CF"/>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4C03CF"/>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4C03CF"/>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4C03CF"/>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4C03CF"/>
    <w:rPr>
      <w:rFonts w:cstheme="majorBidi"/>
      <w:color w:val="0F4761" w:themeColor="accent1" w:themeShade="BF"/>
      <w:sz w:val="28"/>
      <w:szCs w:val="28"/>
    </w:rPr>
  </w:style>
  <w:style w:type="character" w:styleId="50" w:customStyle="1">
    <w:name w:val="标题 5 字符"/>
    <w:basedOn w:val="a0"/>
    <w:link w:val="5"/>
    <w:uiPriority w:val="9"/>
    <w:semiHidden/>
    <w:rsid w:val="004C03CF"/>
    <w:rPr>
      <w:rFonts w:cstheme="majorBidi"/>
      <w:color w:val="0F4761" w:themeColor="accent1" w:themeShade="BF"/>
      <w:sz w:val="24"/>
    </w:rPr>
  </w:style>
  <w:style w:type="character" w:styleId="60" w:customStyle="1">
    <w:name w:val="标题 6 字符"/>
    <w:basedOn w:val="a0"/>
    <w:link w:val="6"/>
    <w:uiPriority w:val="9"/>
    <w:semiHidden/>
    <w:rsid w:val="004C03CF"/>
    <w:rPr>
      <w:rFonts w:cstheme="majorBidi"/>
      <w:b/>
      <w:bCs/>
      <w:color w:val="0F4761" w:themeColor="accent1" w:themeShade="BF"/>
    </w:rPr>
  </w:style>
  <w:style w:type="character" w:styleId="70" w:customStyle="1">
    <w:name w:val="标题 7 字符"/>
    <w:basedOn w:val="a0"/>
    <w:link w:val="7"/>
    <w:uiPriority w:val="9"/>
    <w:semiHidden/>
    <w:rsid w:val="004C03CF"/>
    <w:rPr>
      <w:rFonts w:cstheme="majorBidi"/>
      <w:b/>
      <w:bCs/>
      <w:color w:val="595959" w:themeColor="text1" w:themeTint="A6"/>
    </w:rPr>
  </w:style>
  <w:style w:type="character" w:styleId="80" w:customStyle="1">
    <w:name w:val="标题 8 字符"/>
    <w:basedOn w:val="a0"/>
    <w:link w:val="8"/>
    <w:uiPriority w:val="9"/>
    <w:semiHidden/>
    <w:rsid w:val="004C03CF"/>
    <w:rPr>
      <w:rFonts w:cstheme="majorBidi"/>
      <w:color w:val="595959" w:themeColor="text1" w:themeTint="A6"/>
    </w:rPr>
  </w:style>
  <w:style w:type="character" w:styleId="90" w:customStyle="1">
    <w:name w:val="标题 9 字符"/>
    <w:basedOn w:val="a0"/>
    <w:link w:val="9"/>
    <w:uiPriority w:val="9"/>
    <w:semiHidden/>
    <w:rsid w:val="004C03CF"/>
    <w:rPr>
      <w:rFonts w:eastAsiaTheme="majorEastAsia" w:cstheme="majorBidi"/>
      <w:color w:val="595959" w:themeColor="text1" w:themeTint="A6"/>
    </w:rPr>
  </w:style>
  <w:style w:type="paragraph" w:styleId="a3">
    <w:name w:val="Title"/>
    <w:basedOn w:val="a"/>
    <w:next w:val="a"/>
    <w:link w:val="a4"/>
    <w:uiPriority w:val="10"/>
    <w:qFormat/>
    <w:rsid w:val="004C03CF"/>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4C03CF"/>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4C03CF"/>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4C03CF"/>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4C03CF"/>
    <w:pPr>
      <w:spacing w:before="160"/>
      <w:jc w:val="center"/>
    </w:pPr>
    <w:rPr>
      <w:i/>
      <w:iCs/>
      <w:color w:val="404040" w:themeColor="text1" w:themeTint="BF"/>
    </w:rPr>
  </w:style>
  <w:style w:type="character" w:styleId="a8" w:customStyle="1">
    <w:name w:val="引用 字符"/>
    <w:basedOn w:val="a0"/>
    <w:link w:val="a7"/>
    <w:uiPriority w:val="29"/>
    <w:rsid w:val="004C03CF"/>
    <w:rPr>
      <w:i/>
      <w:iCs/>
      <w:color w:val="404040" w:themeColor="text1" w:themeTint="BF"/>
    </w:rPr>
  </w:style>
  <w:style w:type="paragraph" w:styleId="a9">
    <w:name w:val="List Paragraph"/>
    <w:basedOn w:val="a"/>
    <w:uiPriority w:val="34"/>
    <w:qFormat/>
    <w:rsid w:val="004C03CF"/>
    <w:pPr>
      <w:ind w:left="720"/>
      <w:contextualSpacing/>
    </w:pPr>
  </w:style>
  <w:style w:type="character" w:styleId="aa">
    <w:name w:val="Intense Emphasis"/>
    <w:basedOn w:val="a0"/>
    <w:uiPriority w:val="21"/>
    <w:qFormat/>
    <w:rsid w:val="004C03CF"/>
    <w:rPr>
      <w:i/>
      <w:iCs/>
      <w:color w:val="0F4761" w:themeColor="accent1" w:themeShade="BF"/>
    </w:rPr>
  </w:style>
  <w:style w:type="paragraph" w:styleId="ab">
    <w:name w:val="Intense Quote"/>
    <w:basedOn w:val="a"/>
    <w:next w:val="a"/>
    <w:link w:val="ac"/>
    <w:uiPriority w:val="30"/>
    <w:qFormat/>
    <w:rsid w:val="004C0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4C03CF"/>
    <w:rPr>
      <w:i/>
      <w:iCs/>
      <w:color w:val="0F4761" w:themeColor="accent1" w:themeShade="BF"/>
    </w:rPr>
  </w:style>
  <w:style w:type="character" w:styleId="ad">
    <w:name w:val="Intense Reference"/>
    <w:basedOn w:val="a0"/>
    <w:uiPriority w:val="32"/>
    <w:qFormat/>
    <w:rsid w:val="004C03CF"/>
    <w:rPr>
      <w:b/>
      <w:bCs/>
      <w:smallCaps/>
      <w:color w:val="0F4761" w:themeColor="accent1" w:themeShade="BF"/>
      <w:spacing w:val="5"/>
    </w:rPr>
  </w:style>
  <w:style w:type="paragraph" w:styleId="ae">
    <w:name w:val="header"/>
    <w:basedOn w:val="a"/>
    <w:link w:val="af"/>
    <w:uiPriority w:val="99"/>
    <w:unhideWhenUsed/>
    <w:rsid w:val="00495FC3"/>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495FC3"/>
    <w:rPr>
      <w:sz w:val="18"/>
      <w:szCs w:val="18"/>
    </w:rPr>
  </w:style>
  <w:style w:type="paragraph" w:styleId="af0">
    <w:name w:val="footer"/>
    <w:basedOn w:val="a"/>
    <w:link w:val="af1"/>
    <w:uiPriority w:val="99"/>
    <w:unhideWhenUsed/>
    <w:rsid w:val="00495FC3"/>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495F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10</revision>
  <dcterms:created xsi:type="dcterms:W3CDTF">2025-08-10T02:42:00.0000000Z</dcterms:created>
  <dcterms:modified xsi:type="dcterms:W3CDTF">2025-08-11T05:56:01.6141815Z</dcterms:modified>
</coreProperties>
</file>