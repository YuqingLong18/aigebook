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750CF" w:rsidR="00502AAC" w:rsidP="00502AAC" w:rsidRDefault="00502AAC" w14:paraId="21BE86EC" w14:textId="5576B2A1">
      <w:pPr>
        <w:rPr>
          <w:rFonts w:ascii=".applesystemui" w:hAnsi=".applesystemui"/>
          <w:b/>
          <w:bCs/>
        </w:rPr>
      </w:pPr>
      <w:r w:rsidRPr="006750CF">
        <w:rPr>
          <w:rFonts w:ascii=".applesystemui" w:hAnsi=".applesystemui"/>
          <w:b/>
          <w:bCs/>
        </w:rPr>
        <w:t xml:space="preserve">5.3 </w:t>
      </w:r>
      <w:r w:rsidRPr="006750CF" w:rsidR="006750CF">
        <w:rPr>
          <w:rFonts w:ascii=".applesystemui" w:hAnsi=".applesystemui"/>
          <w:b/>
          <w:bCs/>
          <w:color w:val="EE0000"/>
        </w:rPr>
        <w:t>Information leakage</w:t>
      </w:r>
    </w:p>
    <w:p w:rsidRPr="006750CF" w:rsidR="00502AAC" w:rsidP="00502AAC" w:rsidRDefault="00502AAC" w14:paraId="254AD936" w14:textId="77777777">
      <w:pPr>
        <w:rPr>
          <w:rFonts w:ascii=".applesystemui" w:hAnsi=".applesystemui"/>
          <w:b/>
          <w:bCs/>
        </w:rPr>
      </w:pPr>
      <w:r w:rsidRPr="006750CF">
        <w:rPr>
          <w:rFonts w:ascii=".applesystemui" w:hAnsi=".applesystemui"/>
          <w:b/>
          <w:bCs/>
        </w:rPr>
        <w:t>Learning objectives</w:t>
      </w:r>
    </w:p>
    <w:p w:rsidRPr="006750CF" w:rsidR="00502AAC" w:rsidP="00502AAC" w:rsidRDefault="00502AAC" w14:paraId="437BBF6A" w14:textId="4B0222C7">
      <w:pPr>
        <w:rPr>
          <w:rFonts w:ascii=".applesystemui" w:hAnsi=".applesystemui"/>
        </w:rPr>
      </w:pPr>
      <w:r w:rsidRPr="006750CF">
        <w:rPr>
          <w:rFonts w:ascii=".applesystemui" w:hAnsi=".applesystemui"/>
        </w:rPr>
        <w:t xml:space="preserve">(1) Understand the potential risks of </w:t>
      </w:r>
      <w:r w:rsidRPr="006750CF" w:rsidR="00B978AF">
        <w:rPr>
          <w:rFonts w:ascii=".applesystemui" w:hAnsi=".applesystemui"/>
          <w:color w:val="EE0000"/>
        </w:rPr>
        <w:t>artificial intelligence</w:t>
      </w:r>
      <w:r w:rsidRPr="006750CF">
        <w:rPr>
          <w:rFonts w:ascii=".applesystemui" w:hAnsi=".applesystemui"/>
        </w:rPr>
        <w:t xml:space="preserve"> in the leakage of biometric and personal information, along with typical case studies.</w:t>
      </w:r>
    </w:p>
    <w:p w:rsidRPr="006750CF" w:rsidR="00502AAC" w:rsidP="00502AAC" w:rsidRDefault="00502AAC" w14:paraId="7D6B1454" w14:textId="7D4E870C">
      <w:pPr>
        <w:rPr>
          <w:rFonts w:ascii=".applesystemui" w:hAnsi=".applesystemui"/>
        </w:rPr>
      </w:pPr>
      <w:r w:rsidRPr="006750CF">
        <w:rPr>
          <w:rFonts w:ascii=".applesystemui" w:hAnsi=".applesystemui"/>
        </w:rPr>
        <w:t xml:space="preserve">(2) Recognize the potential </w:t>
      </w:r>
      <w:r w:rsidRPr="006750CF" w:rsidR="006750CF">
        <w:rPr>
          <w:rFonts w:ascii=".applesystemui" w:hAnsi=".applesystemui"/>
          <w:color w:val="EE0000"/>
        </w:rPr>
        <w:t>information leakage</w:t>
      </w:r>
      <w:r w:rsidRPr="006750CF">
        <w:rPr>
          <w:rFonts w:ascii=".applesystemui" w:hAnsi=".applesystemui"/>
        </w:rPr>
        <w:t xml:space="preserve"> problems that can arise from using </w:t>
      </w:r>
      <w:r w:rsidRPr="006750CF" w:rsidR="00B978AF">
        <w:rPr>
          <w:rFonts w:ascii=".applesystemui" w:hAnsi=".applesystemui"/>
          <w:color w:val="EE0000"/>
        </w:rPr>
        <w:t>large language models</w:t>
      </w:r>
      <w:r w:rsidRPr="006750CF">
        <w:rPr>
          <w:rFonts w:ascii=".applesystemui" w:hAnsi=".applesystemui"/>
        </w:rPr>
        <w:t xml:space="preserve"> and their solutions.</w:t>
      </w:r>
    </w:p>
    <w:p w:rsidRPr="006750CF" w:rsidR="00502AAC" w:rsidP="00502AAC" w:rsidRDefault="00502AAC" w14:paraId="0FF7DE05" w14:textId="372EC049">
      <w:pPr>
        <w:rPr>
          <w:rFonts w:ascii=".applesystemui" w:hAnsi=".applesystemui"/>
        </w:rPr>
      </w:pPr>
      <w:r w:rsidRPr="006750CF">
        <w:rPr>
          <w:rFonts w:ascii=".applesystemui" w:hAnsi=".applesystemui"/>
        </w:rPr>
        <w:t xml:space="preserve">(3) Explore strategies to respond to </w:t>
      </w:r>
      <w:r w:rsidRPr="006750CF" w:rsidR="006750CF">
        <w:rPr>
          <w:rFonts w:ascii=".applesystemui" w:hAnsi=".applesystemui"/>
          <w:color w:val="EE0000"/>
        </w:rPr>
        <w:t>information leakage</w:t>
      </w:r>
      <w:r w:rsidRPr="006750CF">
        <w:rPr>
          <w:rFonts w:ascii=".applesystemui" w:hAnsi=".applesystemui"/>
        </w:rPr>
        <w:t>.</w:t>
      </w:r>
    </w:p>
    <w:p w:rsidR="006750CF" w:rsidP="00502AAC" w:rsidRDefault="006750CF" w14:paraId="50265236" w14:textId="77777777">
      <w:pPr>
        <w:rPr>
          <w:rFonts w:ascii=".applesystemui" w:hAnsi=".applesystemui"/>
          <w:b/>
          <w:bCs/>
        </w:rPr>
      </w:pPr>
    </w:p>
    <w:p w:rsidRPr="006750CF" w:rsidR="00502AAC" w:rsidP="00502AAC" w:rsidRDefault="00502AAC" w14:paraId="174E3268" w14:textId="35E07B5A">
      <w:pPr>
        <w:rPr>
          <w:rFonts w:ascii=".applesystemui" w:hAnsi=".applesystemui"/>
        </w:rPr>
      </w:pPr>
      <w:r w:rsidRPr="1B72BA07" w:rsidR="00502AAC">
        <w:rPr>
          <w:rFonts w:ascii=".applesystemui" w:hAnsi=".applesystemui"/>
        </w:rPr>
        <w:t xml:space="preserve">Another potential risk of the widespread application of </w:t>
      </w:r>
      <w:r w:rsidRPr="1B72BA07" w:rsidR="00B978AF">
        <w:rPr>
          <w:rFonts w:ascii=".applesystemui" w:hAnsi=".applesystemui"/>
          <w:color w:val="EE0000"/>
        </w:rPr>
        <w:t>artificial intelligence</w:t>
      </w:r>
      <w:r w:rsidRPr="1B72BA07" w:rsidR="00502AAC">
        <w:rPr>
          <w:rFonts w:ascii=".applesystemui" w:hAnsi=".applesystemui"/>
        </w:rPr>
        <w:t xml:space="preserve"> is the problem of </w:t>
      </w:r>
      <w:r w:rsidRPr="1B72BA07" w:rsidR="006750CF">
        <w:rPr>
          <w:rFonts w:ascii=".applesystemui" w:hAnsi=".applesystemui"/>
          <w:color w:val="EE0000"/>
        </w:rPr>
        <w:t>information leakage</w:t>
      </w:r>
      <w:r w:rsidRPr="1B72BA07" w:rsidR="00502AAC">
        <w:rPr>
          <w:rFonts w:ascii=".applesystemui" w:hAnsi=".applesystemui"/>
        </w:rPr>
        <w:t xml:space="preserve">. </w:t>
      </w:r>
      <w:r w:rsidRPr="1B72BA07" w:rsidR="006750CF">
        <w:rPr>
          <w:rFonts w:ascii=".applesystemui" w:hAnsi=".applesystemui"/>
          <w:color w:val="EE0000"/>
        </w:rPr>
        <w:t>Information leakage</w:t>
      </w:r>
      <w:r w:rsidRPr="1B72BA07" w:rsidR="00502AAC">
        <w:rPr>
          <w:rFonts w:ascii=".applesystemui" w:hAnsi=".applesystemui"/>
        </w:rPr>
        <w:t xml:space="preserve"> refers to the acquisition, use, or spread of an individual's or organization's sensitive information without authorization. The rapid development of current </w:t>
      </w:r>
      <w:r w:rsidRPr="1B72BA07" w:rsidR="00B978AF">
        <w:rPr>
          <w:rFonts w:ascii=".applesystemui" w:hAnsi=".applesystemui"/>
          <w:color w:val="EE0000"/>
        </w:rPr>
        <w:t>artificial intelligence</w:t>
      </w:r>
      <w:r w:rsidRPr="1B72BA07" w:rsidR="00502AAC">
        <w:rPr>
          <w:rFonts w:ascii=".applesystemui" w:hAnsi=".applesystemui"/>
        </w:rPr>
        <w:t xml:space="preserve"> technology is </w:t>
      </w:r>
      <w:r w:rsidRPr="1B72BA07" w:rsidR="00502AAC">
        <w:rPr>
          <w:rFonts w:ascii=".applesystemui" w:hAnsi=".applesystemui"/>
        </w:rPr>
        <w:t>mainly driven</w:t>
      </w:r>
      <w:r w:rsidRPr="1B72BA07" w:rsidR="00502AAC">
        <w:rPr>
          <w:rFonts w:ascii=".applesystemui" w:hAnsi=".applesystemui"/>
        </w:rPr>
        <w:t xml:space="preserve"> by the accumulation of data, but the centralized storage and application of large-scale data greatly </w:t>
      </w:r>
      <w:del w:author="Rachel St. John" w:date="2025-08-18T02:58:18.391Z" w:id="2045094336">
        <w:r w:rsidRPr="1B72BA07" w:rsidDel="00502AAC">
          <w:rPr>
            <w:rFonts w:ascii=".applesystemui" w:hAnsi=".applesystemui"/>
          </w:rPr>
          <w:delText>increase</w:delText>
        </w:r>
      </w:del>
      <w:ins w:author="Rachel St. John" w:date="2025-08-18T02:58:18.398Z" w:id="908681183">
        <w:r w:rsidRPr="1B72BA07" w:rsidR="7846C4B4">
          <w:rPr>
            <w:rFonts w:ascii=".applesystemui" w:hAnsi=".applesystemui"/>
          </w:rPr>
          <w:t>i</w:t>
        </w:r>
        <w:r w:rsidRPr="1B72BA07" w:rsidR="7846C4B4">
          <w:rPr>
            <w:rFonts w:ascii=".applesystemui" w:hAnsi=".applesystemui"/>
          </w:rPr>
          <w:t>ncreases</w:t>
        </w:r>
      </w:ins>
      <w:r w:rsidRPr="1B72BA07" w:rsidR="00502AAC">
        <w:rPr>
          <w:rFonts w:ascii=".applesystemui" w:hAnsi=".applesystemui"/>
        </w:rPr>
        <w:t xml:space="preserve"> the risk of </w:t>
      </w:r>
      <w:r w:rsidRPr="1B72BA07" w:rsidR="006750CF">
        <w:rPr>
          <w:rFonts w:ascii=".applesystemui" w:hAnsi=".applesystemui"/>
          <w:color w:val="EE0000"/>
        </w:rPr>
        <w:t>information leakage</w:t>
      </w:r>
      <w:r w:rsidRPr="1B72BA07" w:rsidR="00502AAC">
        <w:rPr>
          <w:rFonts w:ascii=".applesystemui" w:hAnsi=".applesystemui"/>
        </w:rPr>
        <w:t xml:space="preserve">. This section will discuss the </w:t>
      </w:r>
      <w:r w:rsidRPr="1B72BA07" w:rsidR="006750CF">
        <w:rPr>
          <w:rFonts w:ascii=".applesystemui" w:hAnsi=".applesystemui"/>
          <w:color w:val="EE0000"/>
        </w:rPr>
        <w:t>information leakage</w:t>
      </w:r>
      <w:r w:rsidRPr="1B72BA07" w:rsidR="00502AAC">
        <w:rPr>
          <w:rFonts w:ascii=".applesystemui" w:hAnsi=".applesystemui"/>
        </w:rPr>
        <w:t xml:space="preserve"> risks caused by </w:t>
      </w:r>
      <w:r w:rsidRPr="1B72BA07" w:rsidR="00B978AF">
        <w:rPr>
          <w:rFonts w:ascii=".applesystemui" w:hAnsi=".applesystemui"/>
          <w:color w:val="EE0000"/>
        </w:rPr>
        <w:t>artificial intelligence</w:t>
      </w:r>
      <w:r w:rsidRPr="1B72BA07" w:rsidR="00502AAC">
        <w:rPr>
          <w:rFonts w:ascii=".applesystemui" w:hAnsi=".applesystemui"/>
        </w:rPr>
        <w:t xml:space="preserve"> and raise information security awareness.</w:t>
      </w:r>
    </w:p>
    <w:p w:rsidR="006750CF" w:rsidP="00502AAC" w:rsidRDefault="006750CF" w14:paraId="08890A9E" w14:textId="77777777">
      <w:pPr>
        <w:rPr>
          <w:rFonts w:ascii=".applesystemui" w:hAnsi=".applesystemui"/>
          <w:b/>
          <w:bCs/>
        </w:rPr>
      </w:pPr>
    </w:p>
    <w:p w:rsidRPr="006750CF" w:rsidR="00502AAC" w:rsidP="00502AAC" w:rsidRDefault="00502AAC" w14:paraId="2DF07402" w14:textId="51536CFD">
      <w:pPr>
        <w:rPr>
          <w:rFonts w:ascii=".applesystemui" w:hAnsi=".applesystemui"/>
        </w:rPr>
      </w:pPr>
      <w:r w:rsidRPr="006750CF">
        <w:rPr>
          <w:rFonts w:ascii=".applesystemui" w:hAnsi=".applesystemui"/>
          <w:b/>
          <w:bCs/>
        </w:rPr>
        <w:t xml:space="preserve">1. The Risk of Biometric </w:t>
      </w:r>
      <w:r w:rsidRPr="006750CF" w:rsidR="006750CF">
        <w:rPr>
          <w:rFonts w:ascii=".applesystemui" w:hAnsi=".applesystemui"/>
          <w:b/>
          <w:bCs/>
          <w:color w:val="EE0000"/>
        </w:rPr>
        <w:t>Information leakage</w:t>
      </w:r>
    </w:p>
    <w:p w:rsidRPr="006750CF" w:rsidR="00502AAC" w:rsidP="00502AAC" w:rsidRDefault="00B978AF" w14:paraId="7C9F3B5A" w14:textId="765CEDEB">
      <w:pPr>
        <w:rPr>
          <w:rFonts w:ascii=".applesystemui" w:hAnsi=".applesystemui"/>
        </w:rPr>
      </w:pPr>
      <w:r w:rsidRPr="006750CF">
        <w:rPr>
          <w:rFonts w:ascii=".applesystemui" w:hAnsi=".applesystemui"/>
          <w:color w:val="EE0000"/>
        </w:rPr>
        <w:t>Biometric information</w:t>
      </w:r>
      <w:r w:rsidRPr="006750CF" w:rsidR="00502AAC">
        <w:rPr>
          <w:rFonts w:ascii=".applesystemui" w:hAnsi=".applesystemui"/>
        </w:rPr>
        <w:t xml:space="preserve"> includes unique personal characteristics like your face, voice, fingerprints, and irises. This information can be used to confirm a person's identity. In daily life, </w:t>
      </w:r>
      <w:r w:rsidRPr="006750CF">
        <w:rPr>
          <w:rFonts w:ascii=".applesystemui" w:hAnsi=".applesystemui"/>
          <w:color w:val="EE0000"/>
        </w:rPr>
        <w:t>biometric information</w:t>
      </w:r>
      <w:r w:rsidRPr="006750CF" w:rsidR="00502AAC">
        <w:rPr>
          <w:rFonts w:ascii=".applesystemui" w:hAnsi=".applesystemui"/>
        </w:rPr>
        <w:t xml:space="preserve"> is widely used in various situations that require identity verification. Although these biometric technologies make authentication convenient, they also come with the potential risk that </w:t>
      </w:r>
      <w:r w:rsidRPr="006750CF">
        <w:rPr>
          <w:rFonts w:ascii=".applesystemui" w:hAnsi=".applesystemui"/>
          <w:color w:val="EE0000"/>
        </w:rPr>
        <w:t>biometric information</w:t>
      </w:r>
      <w:r w:rsidRPr="006750CF" w:rsidR="00502AAC">
        <w:rPr>
          <w:rFonts w:ascii=".applesystemui" w:hAnsi=".applesystemui"/>
        </w:rPr>
        <w:t xml:space="preserve"> could be illegally collected and misused. For example, cameras installed in many places might collect people's facial information without their consent</w:t>
      </w:r>
      <w:r w:rsidR="00050D84">
        <w:rPr>
          <w:rFonts w:hint="eastAsia" w:ascii=".applesystemui" w:hAnsi=".applesystemui"/>
        </w:rPr>
        <w:t xml:space="preserve"> (Figure 5-9)</w:t>
      </w:r>
      <w:r w:rsidRPr="006750CF" w:rsidR="00502AAC">
        <w:rPr>
          <w:rFonts w:ascii=".applesystemui" w:hAnsi=".applesystemui"/>
        </w:rPr>
        <w:t xml:space="preserve">, and this data could be used for illegal activities. Similarly, the voice assistants on some smartphones might collect users' voice information without telling them. This could lead to the misuse of our </w:t>
      </w:r>
      <w:r w:rsidRPr="006750CF">
        <w:rPr>
          <w:rFonts w:ascii=".applesystemui" w:hAnsi=".applesystemui"/>
          <w:color w:val="EE0000"/>
        </w:rPr>
        <w:t>biometric information</w:t>
      </w:r>
      <w:r w:rsidRPr="006750CF" w:rsidR="00502AAC">
        <w:rPr>
          <w:rFonts w:ascii=".applesystemui" w:hAnsi=".applesystemui"/>
        </w:rPr>
        <w:t>, creating security risks.</w:t>
      </w:r>
    </w:p>
    <w:p w:rsidRPr="006750CF" w:rsidR="00502AAC" w:rsidP="00502AAC" w:rsidRDefault="00502AAC" w14:paraId="03B4E89B" w14:textId="4D5236D3">
      <w:pPr>
        <w:rPr>
          <w:rFonts w:ascii=".applesystemui" w:hAnsi=".applesystemui"/>
        </w:rPr>
      </w:pPr>
      <w:r w:rsidRPr="006750CF">
        <w:rPr>
          <w:rFonts w:ascii=".applesystemui" w:hAnsi=".applesystemui"/>
        </w:rPr>
        <w:t xml:space="preserve">In August 2019, security researchers at </w:t>
      </w:r>
      <w:proofErr w:type="spellStart"/>
      <w:r w:rsidRPr="006750CF">
        <w:rPr>
          <w:rFonts w:ascii=".applesystemui" w:hAnsi=".applesystemui"/>
        </w:rPr>
        <w:t>vpnMentor</w:t>
      </w:r>
      <w:proofErr w:type="spellEnd"/>
      <w:r w:rsidRPr="006750CF">
        <w:rPr>
          <w:rFonts w:ascii=".applesystemui" w:hAnsi=".applesystemui"/>
        </w:rPr>
        <w:t xml:space="preserve"> discovered a serious </w:t>
      </w:r>
      <w:r w:rsidRPr="006750CF" w:rsidR="006750CF">
        <w:rPr>
          <w:rFonts w:ascii=".applesystemui" w:hAnsi=".applesystemui"/>
          <w:color w:val="EE0000"/>
        </w:rPr>
        <w:t>information leakage</w:t>
      </w:r>
      <w:r w:rsidRPr="006750CF">
        <w:rPr>
          <w:rFonts w:ascii=".applesystemui" w:hAnsi=".applesystemui"/>
        </w:rPr>
        <w:t xml:space="preserve"> event involving </w:t>
      </w:r>
      <w:proofErr w:type="spellStart"/>
      <w:r w:rsidRPr="006750CF">
        <w:rPr>
          <w:rFonts w:ascii=".applesystemui" w:hAnsi=".applesystemui"/>
        </w:rPr>
        <w:t>BioStar</w:t>
      </w:r>
      <w:proofErr w:type="spellEnd"/>
      <w:r w:rsidRPr="006750CF">
        <w:rPr>
          <w:rFonts w:ascii=".applesystemui" w:hAnsi=".applesystemui"/>
        </w:rPr>
        <w:t xml:space="preserve"> 2. The event exposed 28 million biometric records of over one million people, including fingerprints, faces, and other personal information. Thousands of companies used </w:t>
      </w:r>
      <w:proofErr w:type="spellStart"/>
      <w:r w:rsidRPr="006750CF">
        <w:rPr>
          <w:rFonts w:ascii=".applesystemui" w:hAnsi=".applesystemui"/>
        </w:rPr>
        <w:t>BioStar</w:t>
      </w:r>
      <w:proofErr w:type="spellEnd"/>
      <w:r w:rsidRPr="006750CF">
        <w:rPr>
          <w:rFonts w:ascii=".applesystemui" w:hAnsi=".applesystemui"/>
        </w:rPr>
        <w:t xml:space="preserve"> 2, but their databases were not well protected, which led to the </w:t>
      </w:r>
      <w:r w:rsidRPr="006750CF" w:rsidR="006750CF">
        <w:rPr>
          <w:rFonts w:ascii=".applesystemui" w:hAnsi=".applesystemui"/>
          <w:color w:val="EE0000"/>
        </w:rPr>
        <w:t>information leakage</w:t>
      </w:r>
      <w:r w:rsidRPr="006750CF">
        <w:rPr>
          <w:rFonts w:ascii=".applesystemui" w:hAnsi=".applesystemui"/>
        </w:rPr>
        <w:t>.</w:t>
      </w:r>
    </w:p>
    <w:p w:rsidRPr="006750CF" w:rsidR="00502AAC" w:rsidP="00502AAC" w:rsidRDefault="00502AAC" w14:paraId="4E4C2DFE" w14:textId="5A6CCA55">
      <w:pPr>
        <w:rPr>
          <w:rFonts w:ascii=".applesystemui" w:hAnsi=".applesystemui"/>
        </w:rPr>
      </w:pPr>
      <w:r w:rsidRPr="006750CF">
        <w:rPr>
          <w:rFonts w:ascii=".applesystemui" w:hAnsi=".applesystemui"/>
        </w:rPr>
        <w:t xml:space="preserve">In 2022, the American company TransUnion released a report pointing out that in the </w:t>
      </w:r>
      <w:r w:rsidRPr="006750CF">
        <w:rPr>
          <w:rFonts w:ascii=".applesystemui" w:hAnsi=".applesystemui"/>
        </w:rPr>
        <w:lastRenderedPageBreak/>
        <w:t xml:space="preserve">fourth quarter of 2021 alone, at least 22 million Americans were victims of data breaches. These incidents resulted in the leakage of a large amount of personal information, including facial </w:t>
      </w:r>
      <w:r w:rsidRPr="006750CF" w:rsidR="00B978AF">
        <w:rPr>
          <w:rFonts w:ascii=".applesystemui" w:hAnsi=".applesystemui"/>
          <w:color w:val="EE0000"/>
        </w:rPr>
        <w:t>biometric information</w:t>
      </w:r>
      <w:r w:rsidRPr="006750CF">
        <w:rPr>
          <w:rFonts w:ascii=".applesystemui" w:hAnsi=".applesystemui"/>
        </w:rPr>
        <w:t xml:space="preserve"> from driver's licenses and passports. Jeff </w:t>
      </w:r>
      <w:proofErr w:type="spellStart"/>
      <w:r w:rsidRPr="006750CF">
        <w:rPr>
          <w:rFonts w:ascii=".applesystemui" w:hAnsi=".applesystemui"/>
        </w:rPr>
        <w:t>Hest</w:t>
      </w:r>
      <w:proofErr w:type="spellEnd"/>
      <w:r w:rsidRPr="006750CF">
        <w:rPr>
          <w:rFonts w:ascii=".applesystemui" w:hAnsi=".applesystemui"/>
        </w:rPr>
        <w:t>, a senior vice president at TransUnion's public sector business unit, said in a prepared statement: "This report should make government agencies aware of the areas where they should focus their efforts to curb fraud and prevent the victim population from expanding further."</w:t>
      </w:r>
    </w:p>
    <w:p w:rsidRPr="006750CF" w:rsidR="00502AAC" w:rsidP="00502AAC" w:rsidRDefault="00502AAC" w14:paraId="5B8D3F24" w14:textId="3BE72AA9">
      <w:pPr>
        <w:rPr>
          <w:rFonts w:ascii=".applesystemui" w:hAnsi=".applesystemui"/>
        </w:rPr>
      </w:pPr>
      <w:r w:rsidRPr="1B72BA07" w:rsidR="00502AAC">
        <w:rPr>
          <w:rFonts w:ascii=".applesystemui" w:hAnsi=".applesystemui"/>
        </w:rPr>
        <w:t xml:space="preserve">In recent years, as </w:t>
      </w:r>
      <w:r w:rsidRPr="1B72BA07" w:rsidR="00B978AF">
        <w:rPr>
          <w:rFonts w:ascii=".applesystemui" w:hAnsi=".applesystemui"/>
          <w:color w:val="EE0000"/>
        </w:rPr>
        <w:t>artificial intelligence</w:t>
      </w:r>
      <w:r w:rsidRPr="1B72BA07" w:rsidR="00502AAC">
        <w:rPr>
          <w:rFonts w:ascii=".applesystemui" w:hAnsi=".applesystemui"/>
        </w:rPr>
        <w:t xml:space="preserve"> technology continues to advance in image and voice synthesis, fake video</w:t>
      </w:r>
      <w:del w:author="Rachel St. John" w:date="2025-08-18T03:01:07.283Z" w:id="2111328493">
        <w:r w:rsidRPr="1B72BA07" w:rsidDel="00502AAC">
          <w:rPr>
            <w:rFonts w:ascii=".applesystemui" w:hAnsi=".applesystemui"/>
          </w:rPr>
          <w:delText>s</w:delText>
        </w:r>
      </w:del>
      <w:r w:rsidRPr="1B72BA07" w:rsidR="00502AAC">
        <w:rPr>
          <w:rFonts w:ascii=".applesystemui" w:hAnsi=".applesystemui"/>
        </w:rPr>
        <w:t xml:space="preserve"> and </w:t>
      </w:r>
      <w:del w:author="Rachel St. John" w:date="2025-08-18T03:01:11.107Z" w:id="1694615156">
        <w:r w:rsidRPr="1B72BA07" w:rsidDel="00502AAC">
          <w:rPr>
            <w:rFonts w:ascii=".applesystemui" w:hAnsi=".applesystemui"/>
          </w:rPr>
          <w:delText>sounds</w:delText>
        </w:r>
      </w:del>
      <w:ins w:author="Rachel St. John" w:date="2025-08-18T03:01:11.897Z" w:id="1761384967">
        <w:r w:rsidRPr="1B72BA07" w:rsidR="756B659B">
          <w:rPr>
            <w:rFonts w:ascii=".applesystemui" w:hAnsi=".applesystemui"/>
          </w:rPr>
          <w:t>audio</w:t>
        </w:r>
      </w:ins>
      <w:r w:rsidRPr="1B72BA07" w:rsidR="00502AAC">
        <w:rPr>
          <w:rFonts w:ascii=".applesystemui" w:hAnsi=".applesystemui"/>
        </w:rPr>
        <w:t xml:space="preserve"> are becoming </w:t>
      </w:r>
      <w:r w:rsidRPr="1B72BA07" w:rsidR="00502AAC">
        <w:rPr>
          <w:rFonts w:ascii=".applesystemui" w:hAnsi=".applesystemui"/>
        </w:rPr>
        <w:t>more and more</w:t>
      </w:r>
      <w:r w:rsidRPr="1B72BA07" w:rsidR="00502AAC">
        <w:rPr>
          <w:rFonts w:ascii=".applesystemui" w:hAnsi=".applesystemui"/>
        </w:rPr>
        <w:t xml:space="preserve"> realistic. The consequences of </w:t>
      </w:r>
      <w:r w:rsidRPr="1B72BA07" w:rsidR="00B978AF">
        <w:rPr>
          <w:rFonts w:ascii=".applesystemui" w:hAnsi=".applesystemui"/>
          <w:color w:val="EE0000"/>
        </w:rPr>
        <w:t>biometric information</w:t>
      </w:r>
      <w:r w:rsidRPr="1B72BA07" w:rsidR="00502AAC">
        <w:rPr>
          <w:rFonts w:ascii=".applesystemui" w:hAnsi=".applesystemui"/>
        </w:rPr>
        <w:t xml:space="preserve"> leaks are becoming increasingly severe. For example, a casually taken photo can be used to generate a very convincing video, and a randomly captured voice clip can be used to create a voice that is hard to tell from the real thing. The problem is that the cost of collecting this kind of face and voice data is </w:t>
      </w:r>
      <w:r w:rsidRPr="1B72BA07" w:rsidR="00502AAC">
        <w:rPr>
          <w:rFonts w:ascii=".applesystemui" w:hAnsi=".applesystemui"/>
        </w:rPr>
        <w:t>very low</w:t>
      </w:r>
      <w:r w:rsidRPr="1B72BA07" w:rsidR="00502AAC">
        <w:rPr>
          <w:rFonts w:ascii=".applesystemui" w:hAnsi=".applesystemui"/>
        </w:rPr>
        <w:t xml:space="preserve">, but the consequences are </w:t>
      </w:r>
      <w:r w:rsidRPr="1B72BA07" w:rsidR="00502AAC">
        <w:rPr>
          <w:rFonts w:ascii=".applesystemui" w:hAnsi=".applesystemui"/>
        </w:rPr>
        <w:t>very serious</w:t>
      </w:r>
      <w:r w:rsidRPr="1B72BA07" w:rsidR="00502AAC">
        <w:rPr>
          <w:rFonts w:ascii=".applesystemui" w:hAnsi=".applesystemui"/>
        </w:rPr>
        <w:t>.</w:t>
      </w:r>
    </w:p>
    <w:p w:rsidRPr="006750CF" w:rsidR="00502AAC" w:rsidP="00502AAC" w:rsidRDefault="00502AAC" w14:paraId="54BC280F" w14:textId="6DCAFC63">
      <w:pPr>
        <w:rPr>
          <w:rFonts w:ascii=".applesystemui" w:hAnsi=".applesystemui"/>
        </w:rPr>
      </w:pPr>
      <w:r w:rsidRPr="1B72BA07" w:rsidR="00502AAC">
        <w:rPr>
          <w:rFonts w:ascii=".applesystemui" w:hAnsi=".applesystemui"/>
        </w:rPr>
        <w:t xml:space="preserve">People are becoming more </w:t>
      </w:r>
      <w:del w:author="Rachel St. John" w:date="2025-08-18T03:05:49.233Z" w:id="814958551">
        <w:r w:rsidRPr="1B72BA07" w:rsidDel="00502AAC">
          <w:rPr>
            <w:rFonts w:ascii=".applesystemui" w:hAnsi=".applesystemui"/>
          </w:rPr>
          <w:delText xml:space="preserve">and more </w:delText>
        </w:r>
      </w:del>
      <w:r w:rsidRPr="1B72BA07" w:rsidR="00502AAC">
        <w:rPr>
          <w:rFonts w:ascii=".applesystemui" w:hAnsi=".applesystemui"/>
        </w:rPr>
        <w:t xml:space="preserve">worried about the leakage of </w:t>
      </w:r>
      <w:r w:rsidRPr="1B72BA07" w:rsidR="00B978AF">
        <w:rPr>
          <w:rFonts w:ascii=".applesystemui" w:hAnsi=".applesystemui"/>
          <w:color w:val="EE0000"/>
        </w:rPr>
        <w:t>biometric information</w:t>
      </w:r>
      <w:r w:rsidRPr="1B72BA07" w:rsidR="00502AAC">
        <w:rPr>
          <w:rFonts w:ascii=".applesystemui" w:hAnsi=".applesystemui"/>
        </w:rPr>
        <w:t xml:space="preserve">. For example, on August 7, 2020, the New York Police Department </w:t>
      </w:r>
      <w:r w:rsidRPr="1B72BA07" w:rsidR="00502AAC">
        <w:rPr>
          <w:rFonts w:ascii=".applesystemui" w:hAnsi=".applesystemui"/>
        </w:rPr>
        <w:t>attempted</w:t>
      </w:r>
      <w:r w:rsidRPr="1B72BA07" w:rsidR="00502AAC">
        <w:rPr>
          <w:rFonts w:ascii=".applesystemui" w:hAnsi=".applesystemui"/>
        </w:rPr>
        <w:t xml:space="preserve"> to arrest "Black Lives Matter" activist Derrick Ingram. They surrounded his apartment for five hours, and it is suspected that they used </w:t>
      </w:r>
      <w:r w:rsidRPr="1B72BA07" w:rsidR="00B978AF">
        <w:rPr>
          <w:rFonts w:ascii=".applesystemui" w:hAnsi=".applesystemui"/>
          <w:color w:val="EE0000"/>
        </w:rPr>
        <w:t>facial recognition</w:t>
      </w:r>
      <w:r w:rsidRPr="1B72BA07" w:rsidR="00502AAC">
        <w:rPr>
          <w:rFonts w:ascii=".applesystemui" w:hAnsi=".applesystemui"/>
        </w:rPr>
        <w:t xml:space="preserve"> technology to </w:t>
      </w:r>
      <w:r w:rsidRPr="1B72BA07" w:rsidR="00502AAC">
        <w:rPr>
          <w:rFonts w:ascii=".applesystemui" w:hAnsi=".applesystemui"/>
        </w:rPr>
        <w:t>locate</w:t>
      </w:r>
      <w:r w:rsidRPr="1B72BA07" w:rsidR="00502AAC">
        <w:rPr>
          <w:rFonts w:ascii=".applesystemui" w:hAnsi=".applesystemui"/>
        </w:rPr>
        <w:t xml:space="preserve"> him. This sparked public concern about the abuse of </w:t>
      </w:r>
      <w:r w:rsidRPr="1B72BA07" w:rsidR="00B978AF">
        <w:rPr>
          <w:rFonts w:ascii=".applesystemui" w:hAnsi=".applesystemui"/>
          <w:color w:val="EE0000"/>
        </w:rPr>
        <w:t>facial recognition</w:t>
      </w:r>
      <w:r w:rsidRPr="1B72BA07" w:rsidR="00502AAC">
        <w:rPr>
          <w:rFonts w:ascii=".applesystemui" w:hAnsi=".applesystemui"/>
        </w:rPr>
        <w:t xml:space="preserve"> technology and led to a boycott campaign called "Ban </w:t>
      </w:r>
      <w:del w:author="Rachel St. John" w:date="2025-08-18T03:06:18.07Z" w:id="422094911">
        <w:r w:rsidRPr="1B72BA07" w:rsidDel="00502AAC">
          <w:rPr>
            <w:rFonts w:ascii=".applesystemui" w:hAnsi=".applesystemui"/>
          </w:rPr>
          <w:delText>T</w:delText>
        </w:r>
      </w:del>
      <w:ins w:author="Rachel St. John" w:date="2025-08-18T03:06:18.247Z" w:id="298014400">
        <w:r w:rsidRPr="1B72BA07" w:rsidR="17FEA0EC">
          <w:rPr>
            <w:rFonts w:ascii=".applesystemui" w:hAnsi=".applesystemui"/>
          </w:rPr>
          <w:t>t</w:t>
        </w:r>
      </w:ins>
      <w:r w:rsidRPr="1B72BA07" w:rsidR="00502AAC">
        <w:rPr>
          <w:rFonts w:ascii=".applesystemui" w:hAnsi=".applesystemui"/>
        </w:rPr>
        <w:t>he</w:t>
      </w:r>
      <w:r w:rsidRPr="1B72BA07" w:rsidR="00502AAC">
        <w:rPr>
          <w:rFonts w:ascii=".applesystemui" w:hAnsi=".applesystemui"/>
        </w:rPr>
        <w:t xml:space="preserve"> Scan."</w:t>
      </w:r>
    </w:p>
    <w:p w:rsidRPr="006750CF" w:rsidR="00502AAC" w:rsidP="00502AAC" w:rsidRDefault="00502AAC" w14:paraId="5159BB70" w14:textId="46760674">
      <w:pPr>
        <w:rPr>
          <w:rFonts w:ascii=".applesystemui" w:hAnsi=".applesystemui"/>
        </w:rPr>
      </w:pPr>
      <w:r w:rsidRPr="006750CF">
        <w:rPr>
          <w:rFonts w:ascii=".applesystemui" w:hAnsi=".applesystemui"/>
        </w:rPr>
        <w:t xml:space="preserve">In our country, the government has recognized the </w:t>
      </w:r>
      <w:r w:rsidRPr="006750CF" w:rsidR="006750CF">
        <w:rPr>
          <w:rFonts w:ascii=".applesystemui" w:hAnsi=".applesystemui"/>
          <w:color w:val="EE0000"/>
        </w:rPr>
        <w:t>information leakage</w:t>
      </w:r>
      <w:r w:rsidRPr="006750CF">
        <w:rPr>
          <w:rFonts w:ascii=".applesystemui" w:hAnsi=".applesystemui"/>
        </w:rPr>
        <w:t xml:space="preserve"> risks associated with </w:t>
      </w:r>
      <w:r w:rsidRPr="006750CF" w:rsidR="00B978AF">
        <w:rPr>
          <w:rFonts w:ascii=".applesystemui" w:hAnsi=".applesystemui"/>
          <w:color w:val="EE0000"/>
        </w:rPr>
        <w:t>facial recognition</w:t>
      </w:r>
      <w:r w:rsidRPr="006750CF">
        <w:rPr>
          <w:rFonts w:ascii=".applesystemui" w:hAnsi=".applesystemui"/>
        </w:rPr>
        <w:t xml:space="preserve">, and some cities have begun to reduce unnecessary </w:t>
      </w:r>
      <w:r w:rsidRPr="006750CF" w:rsidR="00B978AF">
        <w:rPr>
          <w:rFonts w:ascii=".applesystemui" w:hAnsi=".applesystemui"/>
          <w:color w:val="EE0000"/>
        </w:rPr>
        <w:t>facial recognition</w:t>
      </w:r>
      <w:r w:rsidRPr="006750CF">
        <w:rPr>
          <w:rFonts w:ascii=".applesystemui" w:hAnsi=".applesystemui"/>
        </w:rPr>
        <w:t xml:space="preserve"> requirements. For example, cities like Shanghai and Guangzhou have stopped requiring mandatory </w:t>
      </w:r>
      <w:r w:rsidRPr="006750CF" w:rsidR="00B978AF">
        <w:rPr>
          <w:rFonts w:ascii=".applesystemui" w:hAnsi=".applesystemui"/>
          <w:color w:val="EE0000"/>
        </w:rPr>
        <w:t>facial recognition</w:t>
      </w:r>
      <w:r w:rsidRPr="006750CF">
        <w:rPr>
          <w:rFonts w:ascii=".applesystemui" w:hAnsi=".applesystemui"/>
        </w:rPr>
        <w:t xml:space="preserve"> verification for checking into hotels.</w:t>
      </w:r>
    </w:p>
    <w:p w:rsidRPr="006750CF" w:rsidR="00502AAC" w:rsidP="00502AAC" w:rsidRDefault="00502AAC" w14:paraId="7A78986B" w14:textId="6036BD4B">
      <w:pPr>
        <w:rPr>
          <w:rFonts w:ascii=".applesystemui" w:hAnsi=".applesystemui"/>
        </w:rPr>
      </w:pPr>
      <w:r w:rsidRPr="006750CF">
        <w:rPr>
          <w:rFonts w:ascii=".applesystemui" w:hAnsi=".applesystemui"/>
          <w:b/>
          <w:bCs/>
        </w:rPr>
        <w:t xml:space="preserve">2. The Risk of Collective Personal </w:t>
      </w:r>
      <w:r w:rsidRPr="006750CF" w:rsidR="006750CF">
        <w:rPr>
          <w:rFonts w:ascii=".applesystemui" w:hAnsi=".applesystemui"/>
          <w:b/>
          <w:bCs/>
          <w:color w:val="EE0000"/>
        </w:rPr>
        <w:t>Information leakage</w:t>
      </w:r>
    </w:p>
    <w:p w:rsidRPr="006750CF" w:rsidR="00502AAC" w:rsidP="1B72BA07" w:rsidRDefault="00502AAC" w14:paraId="7F7C2DD0" w14:textId="7A69D274">
      <w:pPr>
        <w:pStyle w:val="a"/>
        <w:suppressLineNumbers w:val="0"/>
        <w:bidi w:val="0"/>
        <w:spacing w:before="0" w:beforeAutospacing="off" w:after="160" w:afterAutospacing="off" w:line="278" w:lineRule="auto"/>
        <w:ind w:left="0" w:right="0"/>
        <w:jc w:val="left"/>
        <w:rPr>
          <w:rFonts w:ascii=".applesystemui" w:hAnsi=".applesystemui"/>
        </w:rPr>
        <w:pPrChange w:author="Rachel St. John" w:date="2025-08-18T03:10:09.79Z">
          <w:pPr>
            <w:pStyle w:val="a"/>
            <w:bidi w:val="0"/>
            <w:spacing w:before="0" w:beforeAutospacing="off" w:after="160" w:afterAutospacing="off"/>
          </w:pPr>
        </w:pPrChange>
      </w:pPr>
      <w:r w:rsidRPr="1B72BA07" w:rsidR="00502AAC">
        <w:rPr>
          <w:rFonts w:ascii=".applesystemui" w:hAnsi=".applesystemui"/>
        </w:rPr>
        <w:t>Personal information includes but is not limited to your name, ID number, address, phone number, and email address.</w:t>
      </w:r>
      <w:r w:rsidRPr="1B72BA07" w:rsidR="00502AAC">
        <w:rPr>
          <w:rFonts w:ascii=".applesystemui" w:hAnsi=".applesystemui"/>
        </w:rPr>
        <w:t xml:space="preserve"> In modern society, personal information circulates widely online and is used for various online services and transactions. Personal </w:t>
      </w:r>
      <w:r w:rsidRPr="1B72BA07" w:rsidR="006750CF">
        <w:rPr>
          <w:rFonts w:ascii=".applesystemui" w:hAnsi=".applesystemui"/>
          <w:color w:val="EE0000"/>
        </w:rPr>
        <w:t>information leakage</w:t>
      </w:r>
      <w:r w:rsidRPr="1B72BA07" w:rsidR="00502AAC">
        <w:rPr>
          <w:rFonts w:ascii=".applesystemui" w:hAnsi=".applesystemui"/>
        </w:rPr>
        <w:t xml:space="preserve"> can happen through cyberattacks, data breaches, and other means. For example, in 2017, the company Equifax was hacked, leading to the leakage of personal information for over 143 million people. In the T-Mobile </w:t>
      </w:r>
      <w:r w:rsidRPr="1B72BA07" w:rsidR="006750CF">
        <w:rPr>
          <w:rFonts w:ascii=".applesystemui" w:hAnsi=".applesystemui"/>
          <w:color w:val="EE0000"/>
        </w:rPr>
        <w:t>information leakage</w:t>
      </w:r>
      <w:r w:rsidRPr="1B72BA07" w:rsidR="00502AAC">
        <w:rPr>
          <w:rFonts w:ascii=".applesystemui" w:hAnsi=".applesystemui"/>
        </w:rPr>
        <w:t xml:space="preserve"> event of 2021</w:t>
      </w:r>
      <w:r w:rsidRPr="1B72BA07" w:rsidR="00586296">
        <w:rPr>
          <w:rFonts w:ascii=".applesystemui" w:hAnsi=".applesystemui"/>
        </w:rPr>
        <w:t xml:space="preserve"> (Figure 5-10)</w:t>
      </w:r>
      <w:r w:rsidRPr="1B72BA07" w:rsidR="00502AAC">
        <w:rPr>
          <w:rFonts w:ascii=".applesystemui" w:hAnsi=".applesystemui"/>
        </w:rPr>
        <w:t xml:space="preserve">, the personal information of 100 million users was leaked, costing the company $350 million. A report from August 2024 noted that, according to court documents, the sensitive information of 2.9 billion people has been leaked online approximately four months after the background check company National Public Data (NPD) was breached by the notorious hacker group </w:t>
      </w:r>
      <w:r w:rsidRPr="1B72BA07" w:rsidR="00502AAC">
        <w:rPr>
          <w:rFonts w:ascii=".applesystemui" w:hAnsi=".applesystemui"/>
        </w:rPr>
        <w:t>USDoD</w:t>
      </w:r>
      <w:r w:rsidRPr="1B72BA07" w:rsidR="00502AAC">
        <w:rPr>
          <w:rFonts w:ascii=".applesystemui" w:hAnsi=".applesystemui"/>
        </w:rPr>
        <w:t xml:space="preserve">. </w:t>
      </w:r>
      <w:del w:author="Rachel St. John" w:date="2025-08-18T03:08:04.544Z" w:id="1845514923">
        <w:r w:rsidRPr="1B72BA07" w:rsidDel="00AB08DF">
          <w:rPr>
            <w:rFonts w:ascii=".applesystemui" w:hAnsi=".applesystemui"/>
            <w:color w:val="7030A0"/>
          </w:rPr>
          <w:delText xml:space="preserve">This </w:delText>
        </w:r>
      </w:del>
      <w:ins w:author="Rachel St. John" w:date="2025-08-18T03:08:07.526Z" w:id="1281615878">
        <w:r w:rsidRPr="1B72BA07" w:rsidR="30A28E9A">
          <w:rPr>
            <w:rFonts w:ascii=".applesystemui" w:hAnsi=".applesystemui"/>
          </w:rPr>
          <w:t xml:space="preserve">The leaked </w:t>
        </w:r>
      </w:ins>
      <w:r w:rsidRPr="1B72BA07" w:rsidR="00AB08DF">
        <w:rPr>
          <w:rFonts w:ascii=".applesystemui" w:hAnsi=".applesystemui"/>
          <w:color w:val="7030A0"/>
        </w:rPr>
        <w:t>information include</w:t>
      </w:r>
      <w:ins w:author="Rachel St. John" w:date="2025-08-18T03:09:26.235Z" w:id="901981693">
        <w:r w:rsidRPr="1B72BA07" w:rsidR="6E650915">
          <w:rPr>
            <w:rFonts w:ascii=".applesystemui" w:hAnsi=".applesystemui"/>
            <w:color w:val="7030A0"/>
          </w:rPr>
          <w:t>d</w:t>
        </w:r>
      </w:ins>
      <w:del w:author="Rachel St. John" w:date="2025-08-18T03:08:10.114Z" w:id="1218848178">
        <w:r w:rsidRPr="1B72BA07" w:rsidDel="00AB08DF">
          <w:rPr>
            <w:rFonts w:ascii=".applesystemui" w:hAnsi=".applesystemui"/>
            <w:color w:val="7030A0"/>
          </w:rPr>
          <w:delText>s</w:delText>
        </w:r>
      </w:del>
      <w:r w:rsidRPr="1B72BA07" w:rsidR="00AB08DF">
        <w:rPr>
          <w:rFonts w:ascii=".applesystemui" w:hAnsi=".applesystemui"/>
          <w:color w:val="7030A0"/>
        </w:rPr>
        <w:t xml:space="preserve"> </w:t>
      </w:r>
      <w:r w:rsidRPr="1B72BA07" w:rsidR="00AB08DF">
        <w:rPr>
          <w:rFonts w:ascii=".applesystemui" w:hAnsi=".applesystemui"/>
          <w:color w:val="7030A0"/>
        </w:rPr>
        <w:t>the victims' full names, addresses, dates of birth, phone numbers, and social security numbers</w:t>
      </w:r>
      <w:del w:author="Rachel St. John" w:date="2025-08-18T03:09:45.508Z" w:id="483957672">
        <w:r w:rsidRPr="1B72BA07" w:rsidDel="00AB08DF">
          <w:rPr>
            <w:rFonts w:ascii=".applesystemui" w:hAnsi=".applesystemui"/>
            <w:color w:val="7030A0"/>
          </w:rPr>
          <w:delText xml:space="preserve">, </w:delText>
        </w:r>
      </w:del>
      <w:ins w:author="Rachel St. John" w:date="2025-08-18T03:09:45.514Z" w:id="630881243">
        <w:r w:rsidRPr="1B72BA07" w:rsidR="56E55CB4">
          <w:rPr>
            <w:rFonts w:ascii=".applesystemui" w:hAnsi=".applesystemui"/>
            <w:color w:val="7030A0"/>
          </w:rPr>
          <w:t>—</w:t>
        </w:r>
      </w:ins>
      <w:r w:rsidRPr="1B72BA07" w:rsidR="00AB08DF">
        <w:rPr>
          <w:rFonts w:ascii=".applesystemui" w:hAnsi=".applesystemui"/>
          <w:color w:val="7030A0"/>
        </w:rPr>
        <w:t xml:space="preserve">the </w:t>
      </w:r>
      <w:ins w:author="Rachel St. John" w:date="2025-08-18T03:10:04.02Z" w:id="304667926">
        <w:r w:rsidRPr="1B72BA07" w:rsidR="1F4EF16E">
          <w:rPr>
            <w:rFonts w:ascii=".applesystemui" w:hAnsi=".applesystemui"/>
            <w:color w:val="7030A0"/>
          </w:rPr>
          <w:t xml:space="preserve">incredible </w:t>
        </w:r>
      </w:ins>
      <w:r w:rsidRPr="1B72BA07" w:rsidR="00AB08DF">
        <w:rPr>
          <w:rFonts w:ascii=".applesystemui" w:hAnsi=".applesystemui"/>
          <w:color w:val="7030A0"/>
        </w:rPr>
        <w:t xml:space="preserve">scale of </w:t>
      </w:r>
      <w:del w:author="Rachel St. John" w:date="2025-08-18T03:09:50.737Z" w:id="1290084303">
        <w:r w:rsidRPr="1B72BA07" w:rsidDel="00AB08DF">
          <w:rPr>
            <w:rFonts w:ascii=".applesystemui" w:hAnsi=".applesystemui"/>
            <w:color w:val="7030A0"/>
          </w:rPr>
          <w:delText xml:space="preserve">which </w:delText>
        </w:r>
      </w:del>
      <w:ins w:author="Rachel St. John" w:date="2025-08-18T03:09:52.932Z" w:id="1521333076">
        <w:r w:rsidRPr="1B72BA07" w:rsidR="4CFD9DF8">
          <w:rPr>
            <w:rFonts w:ascii=".applesystemui" w:hAnsi=".applesystemui"/>
          </w:rPr>
          <w:t xml:space="preserve">the leak </w:t>
        </w:r>
      </w:ins>
      <w:del w:author="Rachel St. John" w:date="2025-08-18T03:10:09.672Z" w:id="264788592">
        <w:r w:rsidRPr="1B72BA07" w:rsidDel="00AB08DF">
          <w:rPr>
            <w:rFonts w:ascii=".applesystemui" w:hAnsi=".applesystemui"/>
            <w:color w:val="7030A0"/>
          </w:rPr>
          <w:delText>is</w:delText>
        </w:r>
      </w:del>
      <w:ins w:author="Rachel St. John" w:date="2025-08-18T03:10:10.105Z" w:id="619205393">
        <w:r w:rsidRPr="1B72BA07" w:rsidR="45CC8422">
          <w:rPr>
            <w:rFonts w:ascii=".applesystemui" w:hAnsi=".applesystemui"/>
          </w:rPr>
          <w:t>was</w:t>
        </w:r>
      </w:ins>
      <w:r w:rsidRPr="1B72BA07" w:rsidR="00AB08DF">
        <w:rPr>
          <w:rFonts w:ascii=".applesystemui" w:hAnsi=".applesystemui"/>
          <w:color w:val="7030A0"/>
        </w:rPr>
        <w:t xml:space="preserve"> alarming.</w:t>
      </w:r>
    </w:p>
    <w:p w:rsidRPr="006750CF" w:rsidR="00502AAC" w:rsidP="00502AAC" w:rsidRDefault="00502AAC" w14:paraId="59F688F6" w14:textId="7FFB73EE">
      <w:pPr>
        <w:rPr>
          <w:rFonts w:ascii=".applesystemui" w:hAnsi=".applesystemui"/>
        </w:rPr>
      </w:pPr>
      <w:r w:rsidRPr="006750CF">
        <w:rPr>
          <w:rFonts w:ascii=".applesystemui" w:hAnsi=".applesystemui"/>
        </w:rPr>
        <w:t xml:space="preserve">Personal </w:t>
      </w:r>
      <w:r w:rsidRPr="006750CF" w:rsidR="006750CF">
        <w:rPr>
          <w:rFonts w:ascii=".applesystemui" w:hAnsi=".applesystemui"/>
          <w:color w:val="EE0000"/>
        </w:rPr>
        <w:t>information leakage</w:t>
      </w:r>
      <w:r w:rsidRPr="006750CF">
        <w:rPr>
          <w:rFonts w:ascii=".applesystemui" w:hAnsi=".applesystemui"/>
        </w:rPr>
        <w:t xml:space="preserve"> incidents have also occurred many times in China. For example, in 2019, a major </w:t>
      </w:r>
      <w:r w:rsidRPr="006750CF" w:rsidR="006750CF">
        <w:rPr>
          <w:rFonts w:ascii=".applesystemui" w:hAnsi=".applesystemui"/>
          <w:color w:val="EE0000"/>
        </w:rPr>
        <w:t>information leakage</w:t>
      </w:r>
      <w:r w:rsidRPr="006750CF">
        <w:rPr>
          <w:rFonts w:ascii=".applesystemui" w:hAnsi=".applesystemui"/>
        </w:rPr>
        <w:t xml:space="preserve"> incident occurred at a certain courier company, involving user data from multiple delivery platforms. The leaked data included 4.5 billion pieces of private information related to express delivery orders, such as recipients' real names, mobile numbers, and detailed addresses, making it an extremely large-scale leak. This event sparked widespread public concern about the protection of personal information, and relevant laws have since stipulated penalties for the illegal sale and provision of personal information.</w:t>
      </w:r>
    </w:p>
    <w:p w:rsidRPr="006750CF" w:rsidR="00502AAC" w:rsidP="00502AAC" w:rsidRDefault="00502AAC" w14:paraId="61F11DB5" w14:textId="24839FFD">
      <w:pPr>
        <w:rPr>
          <w:rFonts w:ascii=".applesystemui" w:hAnsi=".applesystemui"/>
        </w:rPr>
      </w:pPr>
      <w:r w:rsidRPr="006750CF">
        <w:rPr>
          <w:rFonts w:ascii=".applesystemui" w:hAnsi=".applesystemui"/>
        </w:rPr>
        <w:t xml:space="preserve">Although these </w:t>
      </w:r>
      <w:r w:rsidRPr="006750CF" w:rsidR="006750CF">
        <w:rPr>
          <w:rFonts w:ascii=".applesystemui" w:hAnsi=".applesystemui"/>
          <w:color w:val="EE0000"/>
        </w:rPr>
        <w:t>information leakage</w:t>
      </w:r>
      <w:r w:rsidRPr="006750CF">
        <w:rPr>
          <w:rFonts w:ascii=".applesystemui" w:hAnsi=".applesystemui"/>
        </w:rPr>
        <w:t xml:space="preserve"> events are not entirely caused by </w:t>
      </w:r>
      <w:r w:rsidRPr="006750CF" w:rsidR="00B978AF">
        <w:rPr>
          <w:rFonts w:ascii=".applesystemui" w:hAnsi=".applesystemui"/>
          <w:color w:val="EE0000"/>
        </w:rPr>
        <w:t>artificial intelligence</w:t>
      </w:r>
      <w:r w:rsidRPr="006750CF">
        <w:rPr>
          <w:rFonts w:ascii=".applesystemui" w:hAnsi=".applesystemui"/>
        </w:rPr>
        <w:t xml:space="preserve"> technology, in the age of </w:t>
      </w:r>
      <w:r w:rsidRPr="006750CF" w:rsidR="00B978AF">
        <w:rPr>
          <w:rFonts w:ascii=".applesystemui" w:hAnsi=".applesystemui"/>
          <w:color w:val="EE0000"/>
        </w:rPr>
        <w:t>artificial intelligence</w:t>
      </w:r>
      <w:r w:rsidRPr="006750CF">
        <w:rPr>
          <w:rFonts w:ascii=".applesystemui" w:hAnsi=".applesystemui"/>
        </w:rPr>
        <w:t>, we must be cautious about how data is stored and used to prevent the risk of leaks caused by improper data management.</w:t>
      </w:r>
    </w:p>
    <w:p w:rsidRPr="006750CF" w:rsidR="00502AAC" w:rsidP="00502AAC" w:rsidRDefault="00502AAC" w14:paraId="7A0D8882" w14:textId="7C7B5A1C">
      <w:pPr>
        <w:rPr>
          <w:rFonts w:ascii=".applesystemui" w:hAnsi=".applesystemui"/>
        </w:rPr>
      </w:pPr>
      <w:r w:rsidRPr="006750CF">
        <w:rPr>
          <w:rFonts w:ascii=".applesystemui" w:hAnsi=".applesystemui"/>
          <w:b/>
          <w:bCs/>
        </w:rPr>
        <w:t xml:space="preserve">3. </w:t>
      </w:r>
      <w:r w:rsidRPr="006750CF" w:rsidR="006750CF">
        <w:rPr>
          <w:rFonts w:ascii=".applesystemui" w:hAnsi=".applesystemui"/>
          <w:b/>
          <w:bCs/>
          <w:color w:val="EE0000"/>
        </w:rPr>
        <w:t>Information leakage</w:t>
      </w:r>
      <w:r w:rsidRPr="006750CF">
        <w:rPr>
          <w:rFonts w:ascii=".applesystemui" w:hAnsi=".applesystemui"/>
          <w:b/>
          <w:bCs/>
        </w:rPr>
        <w:t xml:space="preserve"> Risks from Large Language Models</w:t>
      </w:r>
    </w:p>
    <w:p w:rsidRPr="006750CF" w:rsidR="00502AAC" w:rsidP="00502AAC" w:rsidRDefault="00502AAC" w14:paraId="743AE8AC" w14:textId="00ED22E6">
      <w:pPr>
        <w:rPr>
          <w:rFonts w:ascii=".applesystemui" w:hAnsi=".applesystemui"/>
        </w:rPr>
      </w:pPr>
      <w:r w:rsidRPr="006750CF">
        <w:rPr>
          <w:rFonts w:ascii=".applesystemui" w:hAnsi=".applesystemui"/>
        </w:rPr>
        <w:t xml:space="preserve">In recent years, </w:t>
      </w:r>
      <w:r w:rsidRPr="006750CF" w:rsidR="00B978AF">
        <w:rPr>
          <w:rFonts w:ascii=".applesystemui" w:hAnsi=".applesystemui"/>
          <w:color w:val="EE0000"/>
        </w:rPr>
        <w:t>large language models</w:t>
      </w:r>
      <w:r w:rsidRPr="006750CF">
        <w:rPr>
          <w:rFonts w:ascii=".applesystemui" w:hAnsi=".applesystemui"/>
        </w:rPr>
        <w:t xml:space="preserve"> represented by GPT have made huge progress. These models are trained on massive amounts of text data and can interact with humans in natural language to complete question-answering and complex tasks. However, </w:t>
      </w:r>
      <w:r w:rsidRPr="006750CF" w:rsidR="00B978AF">
        <w:rPr>
          <w:rFonts w:ascii=".applesystemui" w:hAnsi=".applesystemui"/>
          <w:color w:val="EE0000"/>
        </w:rPr>
        <w:t>large language models</w:t>
      </w:r>
      <w:r w:rsidRPr="006750CF">
        <w:rPr>
          <w:rFonts w:ascii=".applesystemui" w:hAnsi=".applesystemui"/>
        </w:rPr>
        <w:t xml:space="preserve"> also pose some potential risks of </w:t>
      </w:r>
      <w:r w:rsidRPr="006750CF" w:rsidR="006750CF">
        <w:rPr>
          <w:rFonts w:ascii=".applesystemui" w:hAnsi=".applesystemui"/>
          <w:color w:val="EE0000"/>
        </w:rPr>
        <w:t>information leakage</w:t>
      </w:r>
      <w:r w:rsidRPr="006750CF">
        <w:rPr>
          <w:rFonts w:ascii=".applesystemui" w:hAnsi=".applesystemui"/>
        </w:rPr>
        <w:t xml:space="preserve"> and may unintentionally leak sensitive information during use</w:t>
      </w:r>
      <w:r w:rsidR="00E759C4">
        <w:rPr>
          <w:rFonts w:hint="eastAsia" w:ascii=".applesystemui" w:hAnsi=".applesystemui"/>
        </w:rPr>
        <w:t xml:space="preserve"> (Figure 5-11)</w:t>
      </w:r>
      <w:r w:rsidRPr="006750CF">
        <w:rPr>
          <w:rFonts w:ascii=".applesystemui" w:hAnsi=".applesystemui"/>
        </w:rPr>
        <w:t>. The specific risks are as follows.</w:t>
      </w:r>
    </w:p>
    <w:p w:rsidRPr="006750CF" w:rsidR="00502AAC" w:rsidP="00502AAC" w:rsidRDefault="00502AAC" w14:paraId="12FCFBA8" w14:textId="77777777">
      <w:pPr>
        <w:rPr>
          <w:rFonts w:ascii=".applesystemui" w:hAnsi=".applesystemui"/>
        </w:rPr>
      </w:pPr>
      <w:r w:rsidRPr="006750CF">
        <w:rPr>
          <w:rFonts w:ascii=".applesystemui" w:hAnsi=".applesystemui"/>
        </w:rPr>
        <w:t>(1) Personal Information. When interacting with a large model, users might unintentionally share their personal information, which could be recorded and stored. For example, in March 2023, the ChatGPT chatbot leaked customers' personal data due to a software bug, including credit card information and chat titles. After the incident, OpenAI stated, "For a few hours before we took ChatGPT offline, it was possible for some users to see another active user’s first and last name, email address, payment address, the last four digits (only) of a credit card number, and credit card expiration date. Full credit card numbers were not exposed at any time."</w:t>
      </w:r>
    </w:p>
    <w:p w:rsidRPr="006750CF" w:rsidR="00502AAC" w:rsidP="00502AAC" w:rsidRDefault="00502AAC" w14:paraId="0E4F2889" w14:textId="7A1B4A4A">
      <w:pPr>
        <w:rPr>
          <w:rFonts w:ascii=".applesystemui" w:hAnsi=".applesystemui"/>
        </w:rPr>
      </w:pPr>
      <w:r w:rsidRPr="006750CF">
        <w:rPr>
          <w:rFonts w:ascii=".applesystemui" w:hAnsi=".applesystemui"/>
        </w:rPr>
        <w:t xml:space="preserve">(2) Confidential Data. In some cases, large models might "remember" confidential information from their </w:t>
      </w:r>
      <w:r w:rsidRPr="006750CF" w:rsidR="00B978AF">
        <w:rPr>
          <w:rFonts w:ascii=".applesystemui" w:hAnsi=".applesystemui"/>
          <w:color w:val="EE0000"/>
        </w:rPr>
        <w:t>training data</w:t>
      </w:r>
      <w:r w:rsidRPr="006750CF">
        <w:rPr>
          <w:rFonts w:ascii=".applesystemui" w:hAnsi=".applesystemui"/>
        </w:rPr>
        <w:t xml:space="preserve"> and output this information on certain occasions. For example, research has found that some </w:t>
      </w:r>
      <w:r w:rsidRPr="006750CF" w:rsidR="00B978AF">
        <w:rPr>
          <w:rFonts w:ascii=".applesystemui" w:hAnsi=".applesystemui"/>
          <w:color w:val="EE0000"/>
        </w:rPr>
        <w:t>large language models</w:t>
      </w:r>
      <w:r w:rsidRPr="006750CF">
        <w:rPr>
          <w:rFonts w:ascii=".applesystemui" w:hAnsi=".applesystemui"/>
        </w:rPr>
        <w:t xml:space="preserve"> trained on medical or legal texts might generate portions of content from these texts, which could lead to privacy risks. For instance, Samsung employees encountered a data leak problem with a large model. While using it, they unintentionally input the company's sensitive data, such as code and meeting records. This data may have been collected and used for model </w:t>
      </w:r>
      <w:r w:rsidRPr="006750CF">
        <w:rPr>
          <w:rFonts w:ascii=".applesystemui" w:hAnsi=".applesystemui"/>
        </w:rPr>
        <w:lastRenderedPageBreak/>
        <w:t xml:space="preserve">training and, in some cases, could be outputted by the large model. As another example, researchers were able to recover over 10,000 </w:t>
      </w:r>
      <w:r w:rsidRPr="006750CF" w:rsidR="00B978AF">
        <w:rPr>
          <w:rFonts w:ascii=".applesystemui" w:hAnsi=".applesystemui"/>
          <w:color w:val="EE0000"/>
        </w:rPr>
        <w:t>training data</w:t>
      </w:r>
      <w:r w:rsidRPr="006750CF">
        <w:rPr>
          <w:rFonts w:ascii=".applesystemui" w:hAnsi=".applesystemui"/>
        </w:rPr>
        <w:t xml:space="preserve"> samples from conversations with ChatGPT at a query cost of $200. The researchers roughly estimated that over 10 times more </w:t>
      </w:r>
      <w:r w:rsidRPr="006750CF" w:rsidR="00B978AF">
        <w:rPr>
          <w:rFonts w:ascii=".applesystemui" w:hAnsi=".applesystemui"/>
          <w:color w:val="EE0000"/>
        </w:rPr>
        <w:t>training data</w:t>
      </w:r>
      <w:r w:rsidRPr="006750CF">
        <w:rPr>
          <w:rFonts w:ascii=".applesystemui" w:hAnsi=".applesystemui"/>
        </w:rPr>
        <w:t xml:space="preserve"> could be extracted with more queries.</w:t>
      </w:r>
    </w:p>
    <w:p w:rsidRPr="006750CF" w:rsidR="00502AAC" w:rsidP="00502AAC" w:rsidRDefault="00502AAC" w14:paraId="0DD2D4B5" w14:textId="77777777">
      <w:pPr>
        <w:rPr>
          <w:rFonts w:ascii=".applesystemui" w:hAnsi=".applesystemui"/>
        </w:rPr>
      </w:pPr>
      <w:r w:rsidRPr="006750CF">
        <w:rPr>
          <w:rFonts w:ascii=".applesystemui" w:hAnsi=".applesystemui"/>
          <w:b/>
          <w:bCs/>
        </w:rPr>
        <w:t>4. Summary</w:t>
      </w:r>
    </w:p>
    <w:p w:rsidRPr="006750CF" w:rsidR="00502AAC" w:rsidP="00502AAC" w:rsidRDefault="006750CF" w14:paraId="6C36DB6C" w14:textId="26D58DBD">
      <w:pPr>
        <w:rPr>
          <w:rFonts w:ascii=".applesystemui" w:hAnsi=".applesystemui"/>
        </w:rPr>
      </w:pPr>
      <w:r w:rsidRPr="1B72BA07" w:rsidR="006750CF">
        <w:rPr>
          <w:rFonts w:ascii=".applesystemui" w:hAnsi=".applesystemui"/>
          <w:color w:val="EE0000"/>
        </w:rPr>
        <w:t>Information leakage</w:t>
      </w:r>
      <w:r w:rsidRPr="1B72BA07" w:rsidR="00502AAC">
        <w:rPr>
          <w:rFonts w:ascii=".applesystemui" w:hAnsi=".applesystemui"/>
        </w:rPr>
        <w:t xml:space="preserve"> is a complex and </w:t>
      </w:r>
      <w:r w:rsidRPr="1B72BA07" w:rsidR="00502AAC">
        <w:rPr>
          <w:rFonts w:ascii=".applesystemui" w:hAnsi=".applesystemui"/>
        </w:rPr>
        <w:t>serious problem</w:t>
      </w:r>
      <w:r w:rsidRPr="1B72BA07" w:rsidR="00502AAC">
        <w:rPr>
          <w:rFonts w:ascii=".applesystemui" w:hAnsi=".applesystemui"/>
        </w:rPr>
        <w:t xml:space="preserve">. Especially today, with the rapid development of </w:t>
      </w:r>
      <w:r w:rsidRPr="1B72BA07" w:rsidR="00B978AF">
        <w:rPr>
          <w:rFonts w:ascii=".applesystemui" w:hAnsi=".applesystemui"/>
          <w:color w:val="EE0000"/>
        </w:rPr>
        <w:t>artificial intelligence</w:t>
      </w:r>
      <w:r w:rsidRPr="1B72BA07" w:rsidR="00502AAC">
        <w:rPr>
          <w:rFonts w:ascii=".applesystemui" w:hAnsi=".applesystemui"/>
        </w:rPr>
        <w:t xml:space="preserve"> technology, the fast spread and sharing of information </w:t>
      </w:r>
      <w:del w:author="Rachel St. John" w:date="2025-08-18T03:15:28.355Z" w:id="50053877">
        <w:r w:rsidRPr="1B72BA07" w:rsidDel="00502AAC">
          <w:rPr>
            <w:rFonts w:ascii=".applesystemui" w:hAnsi=".applesystemui"/>
          </w:rPr>
          <w:delText>hav</w:delText>
        </w:r>
        <w:r w:rsidRPr="1B72BA07" w:rsidDel="00502AAC">
          <w:rPr>
            <w:rFonts w:ascii=".applesystemui" w:hAnsi=".applesystemui"/>
          </w:rPr>
          <w:delText>e</w:delText>
        </w:r>
      </w:del>
      <w:ins w:author="Rachel St. John" w:date="2025-08-18T03:15:28.357Z" w:id="2119435349">
        <w:r w:rsidRPr="1B72BA07" w:rsidR="7910341F">
          <w:rPr>
            <w:rFonts w:ascii=".applesystemui" w:hAnsi=".applesystemui"/>
          </w:rPr>
          <w:t>has</w:t>
        </w:r>
      </w:ins>
      <w:r w:rsidRPr="1B72BA07" w:rsidR="00502AAC">
        <w:rPr>
          <w:rFonts w:ascii=".applesystemui" w:hAnsi=".applesystemui"/>
        </w:rPr>
        <w:t xml:space="preserve"> </w:t>
      </w:r>
      <w:r w:rsidRPr="1B72BA07" w:rsidR="00502AAC">
        <w:rPr>
          <w:rFonts w:ascii=".applesystemui" w:hAnsi=".applesystemui"/>
        </w:rPr>
        <w:t>greatly increased</w:t>
      </w:r>
      <w:r w:rsidRPr="1B72BA07" w:rsidR="00502AAC">
        <w:rPr>
          <w:rFonts w:ascii=".applesystemui" w:hAnsi=".applesystemui"/>
        </w:rPr>
        <w:t xml:space="preserve"> the risk of leaks. Specifically, the excessive collection of </w:t>
      </w:r>
      <w:r w:rsidRPr="1B72BA07" w:rsidR="00B978AF">
        <w:rPr>
          <w:rFonts w:ascii=".applesystemui" w:hAnsi=".applesystemui"/>
          <w:color w:val="EE0000"/>
        </w:rPr>
        <w:t>biometric information</w:t>
      </w:r>
      <w:r w:rsidRPr="1B72BA07" w:rsidR="00502AAC">
        <w:rPr>
          <w:rFonts w:ascii=".applesystemui" w:hAnsi=".applesystemui"/>
        </w:rPr>
        <w:t xml:space="preserve">, the collective leakage of personal information, and the training mechanism of large models themselves all bring risks of </w:t>
      </w:r>
      <w:r w:rsidRPr="1B72BA07" w:rsidR="006750CF">
        <w:rPr>
          <w:rFonts w:ascii=".applesystemui" w:hAnsi=".applesystemui"/>
          <w:color w:val="EE0000"/>
        </w:rPr>
        <w:t>information leakage</w:t>
      </w:r>
      <w:r w:rsidRPr="1B72BA07" w:rsidR="00502AAC">
        <w:rPr>
          <w:rFonts w:ascii=".applesystemui" w:hAnsi=".applesystemui"/>
        </w:rPr>
        <w:t xml:space="preserve"> and pose a threat to our society. It needs to be emphasized that protecting information security is not only a technical issue but also an ethical and legal one. </w:t>
      </w:r>
      <w:r w:rsidRPr="1B72BA07" w:rsidR="00AB08DF">
        <w:rPr>
          <w:rFonts w:ascii=".applesystemui" w:hAnsi=".applesystemui"/>
          <w:color w:val="7030A0"/>
        </w:rPr>
        <w:t xml:space="preserve">Only through a comprehensive approach of improving laws and regulations, enhancing technical measures, and raising personal information protection awareness can we better address the challenges of </w:t>
      </w:r>
      <w:r w:rsidRPr="1B72BA07" w:rsidR="006750CF">
        <w:rPr>
          <w:rFonts w:ascii=".applesystemui" w:hAnsi=".applesystemui"/>
          <w:color w:val="EE0000"/>
        </w:rPr>
        <w:t>information leakage</w:t>
      </w:r>
      <w:r w:rsidRPr="1B72BA07" w:rsidR="00AB08DF">
        <w:rPr>
          <w:rFonts w:ascii=".applesystemui" w:hAnsi=".applesystemui"/>
          <w:color w:val="7030A0"/>
        </w:rPr>
        <w:t>.</w:t>
      </w:r>
      <w:r w:rsidRPr="1B72BA07" w:rsidR="00502AAC">
        <w:rPr>
          <w:rFonts w:ascii=".applesystemui" w:hAnsi=".applesystemui"/>
        </w:rPr>
        <w:t xml:space="preserve"> For us as individuals, we should strengthen our awareness of protecting personal information, which includes changing passwords regularly, being cautious about sharing information, and using security check software.</w:t>
      </w:r>
    </w:p>
    <w:p w:rsidRPr="006750CF" w:rsidR="00502AAC" w:rsidP="00502AAC" w:rsidRDefault="00502AAC" w14:paraId="0F8CBCDE" w14:textId="060442A9">
      <w:pPr>
        <w:rPr>
          <w:rFonts w:hint="eastAsia" w:ascii=".applesystemui" w:hAnsi=".applesystemui"/>
          <w:b/>
          <w:bCs/>
        </w:rPr>
      </w:pPr>
      <w:r w:rsidRPr="006750CF">
        <w:rPr>
          <w:rFonts w:ascii=".applesystemui" w:hAnsi=".applesystemui"/>
          <w:b/>
          <w:bCs/>
        </w:rPr>
        <w:t>Figure Caption</w:t>
      </w:r>
      <w:r w:rsidR="006D7EFE">
        <w:rPr>
          <w:rFonts w:hint="eastAsia" w:ascii=".applesystemui" w:hAnsi=".applesystemui"/>
          <w:b/>
          <w:bCs/>
        </w:rPr>
        <w:t>s</w:t>
      </w:r>
    </w:p>
    <w:p w:rsidRPr="006750CF" w:rsidR="00502AAC" w:rsidP="006D7EFE" w:rsidRDefault="00502AAC" w14:paraId="2536433A" w14:textId="2BEEC64D">
      <w:pPr>
        <w:rPr>
          <w:rFonts w:ascii=".applesystemui" w:hAnsi=".applesystemui"/>
        </w:rPr>
      </w:pPr>
      <w:r w:rsidRPr="006750CF">
        <w:rPr>
          <w:rFonts w:ascii=".applesystemui" w:hAnsi=".applesystemui"/>
          <w:b/>
          <w:bCs/>
        </w:rPr>
        <w:t>Figure 5-9:</w:t>
      </w:r>
      <w:r w:rsidRPr="006750CF">
        <w:rPr>
          <w:rFonts w:ascii=".applesystemui" w:hAnsi=".applesystemui"/>
        </w:rPr>
        <w:t xml:space="preserve"> Surveillance cameras on a street corner.</w:t>
      </w:r>
    </w:p>
    <w:p w:rsidRPr="006750CF" w:rsidR="00502AAC" w:rsidP="006D7EFE" w:rsidRDefault="00502AAC" w14:paraId="2DBDD2DA" w14:textId="06263BD6">
      <w:pPr>
        <w:rPr>
          <w:rFonts w:ascii=".applesystemui" w:hAnsi=".applesystemui"/>
        </w:rPr>
      </w:pPr>
      <w:r w:rsidRPr="006750CF">
        <w:rPr>
          <w:rFonts w:ascii=".applesystemui" w:hAnsi=".applesystemui"/>
          <w:b/>
          <w:bCs/>
        </w:rPr>
        <w:t>Figure 5-10:</w:t>
      </w:r>
      <w:r w:rsidRPr="006750CF">
        <w:rPr>
          <w:rFonts w:ascii=".applesystemui" w:hAnsi=".applesystemui"/>
        </w:rPr>
        <w:t xml:space="preserve"> </w:t>
      </w:r>
      <w:r w:rsidR="006D7EFE">
        <w:rPr>
          <w:rFonts w:hint="eastAsia" w:ascii=".applesystemui" w:hAnsi=".applesystemui"/>
        </w:rPr>
        <w:t>The</w:t>
      </w:r>
      <w:r w:rsidRPr="006750CF">
        <w:rPr>
          <w:rFonts w:ascii=".applesystemui" w:hAnsi=".applesystemui"/>
        </w:rPr>
        <w:t xml:space="preserve"> T-Mobile 2021 data leak incident.</w:t>
      </w:r>
    </w:p>
    <w:p w:rsidRPr="006750CF" w:rsidR="00502AAC" w:rsidP="006D7EFE" w:rsidRDefault="00502AAC" w14:paraId="664EB34F" w14:textId="5FC60F26">
      <w:pPr>
        <w:rPr>
          <w:rFonts w:ascii=".applesystemui" w:hAnsi=".applesystemui"/>
        </w:rPr>
      </w:pPr>
      <w:r w:rsidRPr="006750CF">
        <w:rPr>
          <w:rFonts w:ascii=".applesystemui" w:hAnsi=".applesystemui"/>
          <w:b/>
          <w:bCs/>
        </w:rPr>
        <w:t>Figure 5-11:</w:t>
      </w:r>
      <w:r w:rsidRPr="006750CF">
        <w:rPr>
          <w:rFonts w:ascii=".applesystemui" w:hAnsi=".applesystemui"/>
        </w:rPr>
        <w:t xml:space="preserve"> </w:t>
      </w:r>
      <w:r w:rsidR="006D7EFE">
        <w:rPr>
          <w:rFonts w:hint="eastAsia" w:ascii=".applesystemui" w:hAnsi=".applesystemui"/>
        </w:rPr>
        <w:t>A</w:t>
      </w:r>
      <w:r w:rsidRPr="006750CF">
        <w:rPr>
          <w:rFonts w:ascii=".applesystemui" w:hAnsi=".applesystemui"/>
        </w:rPr>
        <w:t xml:space="preserve"> </w:t>
      </w:r>
      <w:r w:rsidRPr="006750CF" w:rsidR="00B978AF">
        <w:rPr>
          <w:rFonts w:ascii=".applesystemui" w:hAnsi=".applesystemui"/>
          <w:color w:val="EE0000"/>
        </w:rPr>
        <w:t>large language model</w:t>
      </w:r>
      <w:r w:rsidRPr="006750CF">
        <w:rPr>
          <w:rFonts w:ascii=".applesystemui" w:hAnsi=".applesystemui"/>
        </w:rPr>
        <w:t xml:space="preserve"> might leak personal information during a conversation.</w:t>
      </w:r>
    </w:p>
    <w:p w:rsidRPr="006750CF" w:rsidR="00AA6FE8" w:rsidRDefault="00AA6FE8" w14:paraId="3D32C46B" w14:textId="77777777">
      <w:pPr>
        <w:rPr>
          <w:rFonts w:ascii=".applesystemui" w:hAnsi=".applesystemui"/>
        </w:rPr>
      </w:pPr>
    </w:p>
    <w:sectPr w:rsidRPr="006750CF" w:rsidR="00AA6FE8">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0E67" w:rsidP="00A500CD" w:rsidRDefault="00780E67" w14:paraId="3B53AF58" w14:textId="77777777">
      <w:pPr>
        <w:spacing w:after="0" w:line="240" w:lineRule="auto"/>
      </w:pPr>
      <w:r>
        <w:separator/>
      </w:r>
    </w:p>
  </w:endnote>
  <w:endnote w:type="continuationSeparator" w:id="0">
    <w:p w:rsidR="00780E67" w:rsidP="00A500CD" w:rsidRDefault="00780E67" w14:paraId="3CCABAC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0E67" w:rsidP="00A500CD" w:rsidRDefault="00780E67" w14:paraId="417693B2" w14:textId="77777777">
      <w:pPr>
        <w:spacing w:after="0" w:line="240" w:lineRule="auto"/>
      </w:pPr>
      <w:r>
        <w:separator/>
      </w:r>
    </w:p>
  </w:footnote>
  <w:footnote w:type="continuationSeparator" w:id="0">
    <w:p w:rsidR="00780E67" w:rsidP="00A500CD" w:rsidRDefault="00780E67" w14:paraId="763965E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5129A7"/>
    <w:multiLevelType w:val="multilevel"/>
    <w:tmpl w:val="2724F0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82646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FE8"/>
    <w:rsid w:val="00050D84"/>
    <w:rsid w:val="004A0046"/>
    <w:rsid w:val="00502AAC"/>
    <w:rsid w:val="00586296"/>
    <w:rsid w:val="006750CF"/>
    <w:rsid w:val="006D7EFE"/>
    <w:rsid w:val="00780E67"/>
    <w:rsid w:val="00786E63"/>
    <w:rsid w:val="00807988"/>
    <w:rsid w:val="00A500CD"/>
    <w:rsid w:val="00AA6FE8"/>
    <w:rsid w:val="00AB08DF"/>
    <w:rsid w:val="00B978AF"/>
    <w:rsid w:val="00D2172C"/>
    <w:rsid w:val="00E759C4"/>
    <w:rsid w:val="00E76359"/>
    <w:rsid w:val="07CA590F"/>
    <w:rsid w:val="15ACB4B8"/>
    <w:rsid w:val="1682E3E1"/>
    <w:rsid w:val="17FEA0EC"/>
    <w:rsid w:val="1B72BA07"/>
    <w:rsid w:val="1F4EF16E"/>
    <w:rsid w:val="2B1A976F"/>
    <w:rsid w:val="30A28E9A"/>
    <w:rsid w:val="331A219E"/>
    <w:rsid w:val="45CC8422"/>
    <w:rsid w:val="4CFD9DF8"/>
    <w:rsid w:val="56E55CB4"/>
    <w:rsid w:val="6A20DF81"/>
    <w:rsid w:val="6B7C4DA0"/>
    <w:rsid w:val="6E650915"/>
    <w:rsid w:val="71ADFDA7"/>
    <w:rsid w:val="756B659B"/>
    <w:rsid w:val="7846C4B4"/>
    <w:rsid w:val="791034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99710"/>
  <w15:chartTrackingRefBased/>
  <w15:docId w15:val="{0F5E2B92-1BCD-418A-AFC1-5B98555CE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AA6FE8"/>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AA6FE8"/>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AA6FE8"/>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A6FE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6FE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A6FE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6FE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6FE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A6FE8"/>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AA6FE8"/>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AA6FE8"/>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AA6FE8"/>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AA6FE8"/>
    <w:rPr>
      <w:rFonts w:cstheme="majorBidi"/>
      <w:color w:val="0F4761" w:themeColor="accent1" w:themeShade="BF"/>
      <w:sz w:val="28"/>
      <w:szCs w:val="28"/>
    </w:rPr>
  </w:style>
  <w:style w:type="character" w:styleId="50" w:customStyle="1">
    <w:name w:val="标题 5 字符"/>
    <w:basedOn w:val="a0"/>
    <w:link w:val="5"/>
    <w:uiPriority w:val="9"/>
    <w:semiHidden/>
    <w:rsid w:val="00AA6FE8"/>
    <w:rPr>
      <w:rFonts w:cstheme="majorBidi"/>
      <w:color w:val="0F4761" w:themeColor="accent1" w:themeShade="BF"/>
      <w:sz w:val="24"/>
    </w:rPr>
  </w:style>
  <w:style w:type="character" w:styleId="60" w:customStyle="1">
    <w:name w:val="标题 6 字符"/>
    <w:basedOn w:val="a0"/>
    <w:link w:val="6"/>
    <w:uiPriority w:val="9"/>
    <w:semiHidden/>
    <w:rsid w:val="00AA6FE8"/>
    <w:rPr>
      <w:rFonts w:cstheme="majorBidi"/>
      <w:b/>
      <w:bCs/>
      <w:color w:val="0F4761" w:themeColor="accent1" w:themeShade="BF"/>
    </w:rPr>
  </w:style>
  <w:style w:type="character" w:styleId="70" w:customStyle="1">
    <w:name w:val="标题 7 字符"/>
    <w:basedOn w:val="a0"/>
    <w:link w:val="7"/>
    <w:uiPriority w:val="9"/>
    <w:semiHidden/>
    <w:rsid w:val="00AA6FE8"/>
    <w:rPr>
      <w:rFonts w:cstheme="majorBidi"/>
      <w:b/>
      <w:bCs/>
      <w:color w:val="595959" w:themeColor="text1" w:themeTint="A6"/>
    </w:rPr>
  </w:style>
  <w:style w:type="character" w:styleId="80" w:customStyle="1">
    <w:name w:val="标题 8 字符"/>
    <w:basedOn w:val="a0"/>
    <w:link w:val="8"/>
    <w:uiPriority w:val="9"/>
    <w:semiHidden/>
    <w:rsid w:val="00AA6FE8"/>
    <w:rPr>
      <w:rFonts w:cstheme="majorBidi"/>
      <w:color w:val="595959" w:themeColor="text1" w:themeTint="A6"/>
    </w:rPr>
  </w:style>
  <w:style w:type="character" w:styleId="90" w:customStyle="1">
    <w:name w:val="标题 9 字符"/>
    <w:basedOn w:val="a0"/>
    <w:link w:val="9"/>
    <w:uiPriority w:val="9"/>
    <w:semiHidden/>
    <w:rsid w:val="00AA6FE8"/>
    <w:rPr>
      <w:rFonts w:eastAsiaTheme="majorEastAsia" w:cstheme="majorBidi"/>
      <w:color w:val="595959" w:themeColor="text1" w:themeTint="A6"/>
    </w:rPr>
  </w:style>
  <w:style w:type="paragraph" w:styleId="a3">
    <w:name w:val="Title"/>
    <w:basedOn w:val="a"/>
    <w:next w:val="a"/>
    <w:link w:val="a4"/>
    <w:uiPriority w:val="10"/>
    <w:qFormat/>
    <w:rsid w:val="00AA6FE8"/>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AA6FE8"/>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AA6FE8"/>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AA6FE8"/>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AA6FE8"/>
    <w:pPr>
      <w:spacing w:before="160"/>
      <w:jc w:val="center"/>
    </w:pPr>
    <w:rPr>
      <w:i/>
      <w:iCs/>
      <w:color w:val="404040" w:themeColor="text1" w:themeTint="BF"/>
    </w:rPr>
  </w:style>
  <w:style w:type="character" w:styleId="a8" w:customStyle="1">
    <w:name w:val="引用 字符"/>
    <w:basedOn w:val="a0"/>
    <w:link w:val="a7"/>
    <w:uiPriority w:val="29"/>
    <w:rsid w:val="00AA6FE8"/>
    <w:rPr>
      <w:i/>
      <w:iCs/>
      <w:color w:val="404040" w:themeColor="text1" w:themeTint="BF"/>
    </w:rPr>
  </w:style>
  <w:style w:type="paragraph" w:styleId="a9">
    <w:name w:val="List Paragraph"/>
    <w:basedOn w:val="a"/>
    <w:uiPriority w:val="34"/>
    <w:qFormat/>
    <w:rsid w:val="00AA6FE8"/>
    <w:pPr>
      <w:ind w:left="720"/>
      <w:contextualSpacing/>
    </w:pPr>
  </w:style>
  <w:style w:type="character" w:styleId="aa">
    <w:name w:val="Intense Emphasis"/>
    <w:basedOn w:val="a0"/>
    <w:uiPriority w:val="21"/>
    <w:qFormat/>
    <w:rsid w:val="00AA6FE8"/>
    <w:rPr>
      <w:i/>
      <w:iCs/>
      <w:color w:val="0F4761" w:themeColor="accent1" w:themeShade="BF"/>
    </w:rPr>
  </w:style>
  <w:style w:type="paragraph" w:styleId="ab">
    <w:name w:val="Intense Quote"/>
    <w:basedOn w:val="a"/>
    <w:next w:val="a"/>
    <w:link w:val="ac"/>
    <w:uiPriority w:val="30"/>
    <w:qFormat/>
    <w:rsid w:val="00AA6FE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AA6FE8"/>
    <w:rPr>
      <w:i/>
      <w:iCs/>
      <w:color w:val="0F4761" w:themeColor="accent1" w:themeShade="BF"/>
    </w:rPr>
  </w:style>
  <w:style w:type="character" w:styleId="ad">
    <w:name w:val="Intense Reference"/>
    <w:basedOn w:val="a0"/>
    <w:uiPriority w:val="32"/>
    <w:qFormat/>
    <w:rsid w:val="00AA6FE8"/>
    <w:rPr>
      <w:b/>
      <w:bCs/>
      <w:smallCaps/>
      <w:color w:val="0F4761" w:themeColor="accent1" w:themeShade="BF"/>
      <w:spacing w:val="5"/>
    </w:rPr>
  </w:style>
  <w:style w:type="paragraph" w:styleId="ae">
    <w:name w:val="header"/>
    <w:basedOn w:val="a"/>
    <w:link w:val="af"/>
    <w:uiPriority w:val="99"/>
    <w:unhideWhenUsed/>
    <w:rsid w:val="00A500CD"/>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A500CD"/>
    <w:rPr>
      <w:sz w:val="18"/>
      <w:szCs w:val="18"/>
    </w:rPr>
  </w:style>
  <w:style w:type="paragraph" w:styleId="af0">
    <w:name w:val="footer"/>
    <w:basedOn w:val="a"/>
    <w:link w:val="af1"/>
    <w:uiPriority w:val="99"/>
    <w:unhideWhenUsed/>
    <w:rsid w:val="00A500CD"/>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A500C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12</revision>
  <dcterms:created xsi:type="dcterms:W3CDTF">2025-08-15T09:16:00.0000000Z</dcterms:created>
  <dcterms:modified xsi:type="dcterms:W3CDTF">2025-08-18T03:16:09.9921167Z</dcterms:modified>
</coreProperties>
</file>