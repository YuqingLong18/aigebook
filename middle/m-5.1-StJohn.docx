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5043" w:rsidP="00244CFA" w:rsidRDefault="005A5043" w14:paraId="1B4BC860" w14:textId="7DEB619A">
      <w:pPr>
        <w:rPr>
          <w:rFonts w:hint="eastAsia" w:ascii=".applesystemui" w:hAnsi=".applesystemui"/>
          <w:b/>
          <w:bCs/>
        </w:rPr>
      </w:pPr>
      <w:r>
        <w:rPr>
          <w:rFonts w:hint="eastAsia" w:ascii=".applesystemui" w:hAnsi=".applesystemui"/>
          <w:b/>
          <w:bCs/>
        </w:rPr>
        <w:t>5.1 The Three Laws of Robotics</w:t>
      </w:r>
    </w:p>
    <w:p w:rsidRPr="001D4058" w:rsidR="00244CFA" w:rsidP="00244CFA" w:rsidRDefault="00244CFA" w14:paraId="5CEE4A97" w14:textId="518FF8E2">
      <w:pPr>
        <w:rPr>
          <w:rFonts w:hint="eastAsia" w:ascii=".applesystemui" w:hAnsi=".applesystemui"/>
          <w:b/>
          <w:bCs/>
        </w:rPr>
      </w:pPr>
      <w:r w:rsidRPr="001D4058">
        <w:rPr>
          <w:rFonts w:ascii=".applesystemui" w:hAnsi=".applesystemui"/>
          <w:b/>
          <w:bCs/>
        </w:rPr>
        <w:t>1. Learning objectives</w:t>
      </w:r>
    </w:p>
    <w:p w:rsidRPr="001D4058" w:rsidR="00244CFA" w:rsidP="00244CFA" w:rsidRDefault="00244CFA" w14:paraId="3CB068AF" w14:textId="757960DC">
      <w:pPr>
        <w:rPr>
          <w:rFonts w:hint="eastAsia" w:ascii=".applesystemui" w:hAnsi=".applesystemui"/>
        </w:rPr>
      </w:pPr>
      <w:r w:rsidRPr="001D4058">
        <w:rPr>
          <w:rFonts w:ascii=".applesystemui" w:hAnsi=".applesystemui"/>
        </w:rPr>
        <w:t xml:space="preserve">(1) Understand the content of the </w:t>
      </w:r>
      <w:r w:rsidRPr="001D4058" w:rsidR="001D4058">
        <w:rPr>
          <w:rFonts w:ascii=".applesystemui" w:hAnsi=".applesystemui"/>
          <w:color w:val="EE0000"/>
        </w:rPr>
        <w:t>Three Laws of Robotics</w:t>
      </w:r>
      <w:r w:rsidRPr="001D4058">
        <w:rPr>
          <w:rFonts w:ascii=".applesystemui" w:hAnsi=".applesystemui"/>
        </w:rPr>
        <w:t xml:space="preserve"> and their ethical significance for guiding robot behavior.</w:t>
      </w:r>
    </w:p>
    <w:p w:rsidRPr="001D4058" w:rsidR="00244CFA" w:rsidP="00244CFA" w:rsidRDefault="00244CFA" w14:paraId="56ACD5A5" w14:textId="2CCB198F">
      <w:pPr>
        <w:rPr>
          <w:rFonts w:hint="eastAsia" w:ascii=".applesystemui" w:hAnsi=".applesystemui"/>
        </w:rPr>
      </w:pPr>
      <w:r w:rsidRPr="001D4058">
        <w:rPr>
          <w:rFonts w:ascii=".applesystemui" w:hAnsi=".applesystemui"/>
        </w:rPr>
        <w:t xml:space="preserve">(2) Analyze the limitations of the </w:t>
      </w:r>
      <w:r w:rsidRPr="001D4058" w:rsidR="001D4058">
        <w:rPr>
          <w:rFonts w:ascii=".applesystemui" w:hAnsi=".applesystemui"/>
          <w:color w:val="EE0000"/>
        </w:rPr>
        <w:t>Three Laws of Robotics</w:t>
      </w:r>
      <w:r w:rsidRPr="001D4058">
        <w:rPr>
          <w:rFonts w:ascii=".applesystemui" w:hAnsi=".applesystemui"/>
        </w:rPr>
        <w:t xml:space="preserve"> and the challenges they face in the context of modern </w:t>
      </w:r>
      <w:r w:rsidRPr="001D4058" w:rsidR="001D4058">
        <w:rPr>
          <w:rFonts w:ascii=".applesystemui" w:hAnsi=".applesystemui"/>
          <w:color w:val="EE0000"/>
        </w:rPr>
        <w:t>artificial intelligence</w:t>
      </w:r>
      <w:r w:rsidRPr="001D4058">
        <w:rPr>
          <w:rFonts w:ascii=".applesystemui" w:hAnsi=".applesystemui"/>
        </w:rPr>
        <w:t>.</w:t>
      </w:r>
    </w:p>
    <w:p w:rsidRPr="001D4058" w:rsidR="00244CFA" w:rsidP="00244CFA" w:rsidRDefault="00244CFA" w14:paraId="3F8CED23" w14:textId="01E926C0">
      <w:pPr>
        <w:rPr>
          <w:rFonts w:hint="eastAsia" w:ascii=".applesystemui" w:hAnsi=".applesystemui"/>
        </w:rPr>
      </w:pPr>
      <w:r w:rsidRPr="001D4058">
        <w:rPr>
          <w:rFonts w:ascii=".applesystemui" w:hAnsi=".applesystemui"/>
        </w:rPr>
        <w:t xml:space="preserve">(3) Explore new norms for modern </w:t>
      </w:r>
      <w:r w:rsidRPr="001D4058" w:rsidR="001D4058">
        <w:rPr>
          <w:rFonts w:ascii=".applesystemui" w:hAnsi=".applesystemui"/>
          <w:color w:val="EE0000"/>
        </w:rPr>
        <w:t>artificial intelligence ethics</w:t>
      </w:r>
      <w:r w:rsidRPr="001D4058">
        <w:rPr>
          <w:rFonts w:ascii=".applesystemui" w:hAnsi=".applesystemui"/>
        </w:rPr>
        <w:t xml:space="preserve"> that extend from the </w:t>
      </w:r>
      <w:r w:rsidRPr="001D4058" w:rsidR="001D4058">
        <w:rPr>
          <w:rFonts w:ascii=".applesystemui" w:hAnsi=".applesystemui"/>
          <w:color w:val="EE0000"/>
        </w:rPr>
        <w:t>Three Laws of Robotics</w:t>
      </w:r>
      <w:r w:rsidRPr="001D4058">
        <w:rPr>
          <w:rFonts w:ascii=".applesystemui" w:hAnsi=".applesystemui"/>
        </w:rPr>
        <w:t>.</w:t>
      </w:r>
    </w:p>
    <w:p w:rsidR="005A5043" w:rsidP="00244CFA" w:rsidRDefault="005A5043" w14:paraId="037B1CE6" w14:textId="77777777">
      <w:pPr>
        <w:rPr>
          <w:rFonts w:hint="eastAsia" w:ascii=".applesystemui" w:hAnsi=".applesystemui"/>
          <w:b/>
          <w:bCs/>
        </w:rPr>
      </w:pPr>
    </w:p>
    <w:p w:rsidRPr="001D4058" w:rsidR="00244CFA" w:rsidP="00244CFA" w:rsidRDefault="00244CFA" w14:paraId="6562350E" w14:textId="33A13B90">
      <w:pPr>
        <w:rPr>
          <w:rFonts w:ascii=".applesystemui" w:hAnsi=".applesystemui"/>
        </w:rPr>
      </w:pPr>
      <w:r w:rsidRPr="5867F2AD" w:rsidR="00244CFA">
        <w:rPr>
          <w:rFonts w:ascii=".applesystemui" w:hAnsi=".applesystemui"/>
        </w:rPr>
        <w:t xml:space="preserve">As technology has developed, robots have moved from science fiction into people's daily lives. At home, robots diligently clean our floors. In factories, they manufacture products. In hospitals, they </w:t>
      </w:r>
      <w:r w:rsidRPr="5867F2AD" w:rsidR="00244CFA">
        <w:rPr>
          <w:rFonts w:ascii=".applesystemui" w:hAnsi=".applesystemui"/>
        </w:rPr>
        <w:t>assist</w:t>
      </w:r>
      <w:r w:rsidRPr="5867F2AD" w:rsidR="00244CFA">
        <w:rPr>
          <w:rFonts w:ascii=".applesystemui" w:hAnsi=".applesystemui"/>
        </w:rPr>
        <w:t xml:space="preserve"> doctors with delicate surgeries. In recent years, </w:t>
      </w:r>
      <w:r w:rsidRPr="5867F2AD" w:rsidR="001D4058">
        <w:rPr>
          <w:rFonts w:ascii=".applesystemui" w:hAnsi=".applesystemui"/>
          <w:color w:val="EE0000"/>
        </w:rPr>
        <w:t>artificial intelligence</w:t>
      </w:r>
      <w:r w:rsidRPr="5867F2AD" w:rsidR="00244CFA">
        <w:rPr>
          <w:rFonts w:ascii=".applesystemui" w:hAnsi=".applesystemui"/>
        </w:rPr>
        <w:t xml:space="preserve"> technology has advanced </w:t>
      </w:r>
      <w:r w:rsidRPr="5867F2AD" w:rsidR="00244CFA">
        <w:rPr>
          <w:rFonts w:ascii=".applesystemui" w:hAnsi=".applesystemui"/>
        </w:rPr>
        <w:t>by leaps and bounds</w:t>
      </w:r>
      <w:r w:rsidRPr="5867F2AD" w:rsidR="00244CFA">
        <w:rPr>
          <w:rFonts w:ascii=".applesystemui" w:hAnsi=".applesystemui"/>
        </w:rPr>
        <w:t xml:space="preserve">, and some </w:t>
      </w:r>
      <w:r w:rsidRPr="5867F2AD" w:rsidR="001D4058">
        <w:rPr>
          <w:rFonts w:ascii=".applesystemui" w:hAnsi=".applesystemui"/>
          <w:color w:val="EE0000"/>
        </w:rPr>
        <w:t>artificial intelligence</w:t>
      </w:r>
      <w:r w:rsidRPr="5867F2AD" w:rsidR="00244CFA">
        <w:rPr>
          <w:rFonts w:ascii=".applesystemui" w:hAnsi=".applesystemui"/>
        </w:rPr>
        <w:t xml:space="preserve"> systems (like ChatGPT) already have a </w:t>
      </w:r>
      <w:del w:author="Rachel St. John" w:date="2025-08-18T02:17:10.919Z" w:id="166321689">
        <w:r w:rsidRPr="5867F2AD" w:rsidDel="00244CFA">
          <w:rPr>
            <w:rFonts w:ascii=".applesystemui" w:hAnsi=".applesystemui"/>
          </w:rPr>
          <w:delText xml:space="preserve">certain </w:delText>
        </w:r>
      </w:del>
      <w:ins w:author="Rachel St. John" w:date="2025-08-18T02:17:12.543Z" w:id="1921709039">
        <w:r w:rsidRPr="5867F2AD" w:rsidR="5FB912A5">
          <w:rPr>
            <w:rFonts w:ascii=".applesystemui" w:hAnsi=".applesystemui"/>
          </w:rPr>
          <w:t xml:space="preserve">limited </w:t>
        </w:r>
      </w:ins>
      <w:r w:rsidRPr="5867F2AD" w:rsidR="00244CFA">
        <w:rPr>
          <w:rFonts w:ascii=".applesystemui" w:hAnsi=".applesystemui"/>
        </w:rPr>
        <w:t xml:space="preserve">ability to reason. These powerful </w:t>
      </w:r>
      <w:r w:rsidRPr="5867F2AD" w:rsidR="001D4058">
        <w:rPr>
          <w:rFonts w:ascii=".applesystemui" w:hAnsi=".applesystemui"/>
          <w:color w:val="EE0000"/>
        </w:rPr>
        <w:t>artificial intelligence</w:t>
      </w:r>
      <w:r w:rsidRPr="5867F2AD" w:rsidR="00244CFA">
        <w:rPr>
          <w:rFonts w:ascii=".applesystemui" w:hAnsi=".applesystemui"/>
        </w:rPr>
        <w:t xml:space="preserve"> models are gradually becoming the brains of robots, and </w:t>
      </w:r>
      <w:r w:rsidRPr="5867F2AD" w:rsidR="007A28AB">
        <w:rPr>
          <w:rFonts w:ascii=".applesystemui" w:hAnsi=".applesystemui"/>
          <w:color w:val="7030A0"/>
        </w:rPr>
        <w:t xml:space="preserve">we may soon have to face </w:t>
      </w:r>
      <w:del w:author="Rachel St. John" w:date="2025-08-18T02:18:42.935Z" w:id="109279952">
        <w:r w:rsidRPr="5867F2AD" w:rsidDel="007A28AB">
          <w:rPr>
            <w:rFonts w:ascii=".applesystemui" w:hAnsi=".applesystemui"/>
            <w:color w:val="7030A0"/>
          </w:rPr>
          <w:delText>a</w:delText>
        </w:r>
      </w:del>
      <w:ins w:author="Rachel St. John" w:date="2025-08-18T02:18:43.195Z" w:id="1263115295">
        <w:r w:rsidRPr="5867F2AD" w:rsidR="26364371">
          <w:rPr>
            <w:rFonts w:ascii=".applesystemui" w:hAnsi=".applesystemui"/>
            <w:color w:val="7030A0"/>
          </w:rPr>
          <w:t>the</w:t>
        </w:r>
      </w:ins>
      <w:r w:rsidRPr="5867F2AD" w:rsidR="007A28AB">
        <w:rPr>
          <w:rFonts w:ascii=".applesystemui" w:hAnsi=".applesystemui"/>
          <w:color w:val="7030A0"/>
        </w:rPr>
        <w:t xml:space="preserve"> reality</w:t>
      </w:r>
      <w:ins w:author="Rachel St. John" w:date="2025-08-18T02:18:48.872Z" w:id="1090183857">
        <w:r w:rsidRPr="5867F2AD" w:rsidR="62331520">
          <w:rPr>
            <w:rFonts w:ascii=".applesystemui" w:hAnsi=".applesystemui"/>
            <w:color w:val="7030A0"/>
          </w:rPr>
          <w:t xml:space="preserve"> that</w:t>
        </w:r>
      </w:ins>
      <w:del w:author="Rachel St. John" w:date="2025-08-18T02:18:48.008Z" w:id="383479334">
        <w:r w:rsidRPr="5867F2AD" w:rsidDel="00244CFA">
          <w:rPr>
            <w:rFonts w:ascii=".applesystemui" w:hAnsi=".applesystemui"/>
          </w:rPr>
          <w:delText>:</w:delText>
        </w:r>
      </w:del>
      <w:r w:rsidRPr="5867F2AD" w:rsidR="00244CFA">
        <w:rPr>
          <w:rFonts w:ascii=".applesystemui" w:hAnsi=".applesystemui"/>
        </w:rPr>
        <w:t xml:space="preserve"> robots could become as smart as </w:t>
      </w:r>
      <w:r w:rsidRPr="5867F2AD" w:rsidR="00244CFA">
        <w:rPr>
          <w:rFonts w:ascii=".applesystemui" w:hAnsi=".applesystemui"/>
        </w:rPr>
        <w:t>humans, and</w:t>
      </w:r>
      <w:r w:rsidRPr="5867F2AD" w:rsidR="00244CFA">
        <w:rPr>
          <w:rFonts w:ascii=".applesystemui" w:hAnsi=".applesystemui"/>
        </w:rPr>
        <w:t xml:space="preserve"> even surpass us in many ways. Therefore, a key question has </w:t>
      </w:r>
      <w:r w:rsidRPr="5867F2AD" w:rsidR="00244CFA">
        <w:rPr>
          <w:rFonts w:ascii=".applesystemui" w:hAnsi=".applesystemui"/>
        </w:rPr>
        <w:t>emerged</w:t>
      </w:r>
      <w:r w:rsidRPr="5867F2AD" w:rsidR="00244CFA">
        <w:rPr>
          <w:rFonts w:ascii=".applesystemui" w:hAnsi=".applesystemui"/>
        </w:rPr>
        <w:t>: how can we ensure that these intelligent machines help humanity without posing a threat to us?</w:t>
      </w:r>
    </w:p>
    <w:p w:rsidR="00244CFA" w:rsidP="00244CFA" w:rsidRDefault="00244CFA" w14:paraId="039A4ED4" w14:textId="5ABD7C8E">
      <w:pPr>
        <w:rPr>
          <w:rFonts w:hint="eastAsia" w:ascii=".applesystemui" w:hAnsi=".applesystemui"/>
        </w:rPr>
      </w:pPr>
      <w:r w:rsidRPr="001D4058">
        <w:rPr>
          <w:rFonts w:ascii=".applesystemui" w:hAnsi=".applesystemui"/>
        </w:rPr>
        <w:t>People have been thinking about this problem for a long time. The most famous contributor to this discussion is the American science fiction writer Isaac Asimov, who proposed the famous "</w:t>
      </w:r>
      <w:r w:rsidRPr="001D4058" w:rsidR="001D4058">
        <w:rPr>
          <w:rFonts w:ascii=".applesystemui" w:hAnsi=".applesystemui"/>
          <w:color w:val="EE0000"/>
        </w:rPr>
        <w:t>Three Laws of Robotics</w:t>
      </w:r>
      <w:r w:rsidRPr="001D4058">
        <w:rPr>
          <w:rFonts w:ascii=".applesystemui" w:hAnsi=".applesystemui"/>
        </w:rPr>
        <w:t xml:space="preserve">" in a series of his science fiction works involving robots. These laws are not only widely quoted in science fiction but also provide ethical guidance for the development of real-world robotics and </w:t>
      </w:r>
      <w:r w:rsidRPr="001D4058" w:rsidR="001D4058">
        <w:rPr>
          <w:rFonts w:ascii=".applesystemui" w:hAnsi=".applesystemui"/>
          <w:color w:val="EE0000"/>
        </w:rPr>
        <w:t>artificial intelligence</w:t>
      </w:r>
      <w:r w:rsidRPr="001D4058">
        <w:rPr>
          <w:rFonts w:ascii=".applesystemui" w:hAnsi=".applesystemui"/>
        </w:rPr>
        <w:t xml:space="preserve">. This section will introduce the background, content, significance, and limitations of the </w:t>
      </w:r>
      <w:r w:rsidRPr="001D4058" w:rsidR="001D4058">
        <w:rPr>
          <w:rFonts w:ascii=".applesystemui" w:hAnsi=".applesystemui"/>
          <w:color w:val="EE0000"/>
        </w:rPr>
        <w:t>Three Laws of Robotics</w:t>
      </w:r>
      <w:r w:rsidRPr="001D4058">
        <w:rPr>
          <w:rFonts w:ascii=".applesystemui" w:hAnsi=".applesystemui"/>
        </w:rPr>
        <w:t xml:space="preserve"> and explore whether these laws can truly guarantee human safety.</w:t>
      </w:r>
    </w:p>
    <w:p w:rsidRPr="001D4058" w:rsidR="005A5043" w:rsidP="00244CFA" w:rsidRDefault="005A5043" w14:paraId="61FC7CA5" w14:textId="77777777">
      <w:pPr>
        <w:rPr>
          <w:rFonts w:hint="eastAsia" w:ascii=".applesystemui" w:hAnsi=".applesystemui"/>
        </w:rPr>
      </w:pPr>
    </w:p>
    <w:p w:rsidRPr="001D4058" w:rsidR="00244CFA" w:rsidP="00244CFA" w:rsidRDefault="005A5043" w14:paraId="51CECE57" w14:textId="7F163088">
      <w:pPr>
        <w:rPr>
          <w:rFonts w:hint="eastAsia" w:ascii=".applesystemui" w:hAnsi=".applesystemui"/>
        </w:rPr>
      </w:pPr>
      <w:r>
        <w:rPr>
          <w:rFonts w:hint="eastAsia" w:ascii=".applesystemui" w:hAnsi=".applesystemui"/>
          <w:b/>
          <w:bCs/>
        </w:rPr>
        <w:t>1.</w:t>
      </w:r>
      <w:r w:rsidRPr="001D4058" w:rsidR="00244CFA">
        <w:rPr>
          <w:rFonts w:ascii=".applesystemui" w:hAnsi=".applesystemui"/>
          <w:b/>
          <w:bCs/>
        </w:rPr>
        <w:t xml:space="preserve"> Isaac Asimov</w:t>
      </w:r>
    </w:p>
    <w:p w:rsidRPr="001D4058" w:rsidR="00244CFA" w:rsidP="00244CFA" w:rsidRDefault="00244CFA" w14:paraId="05CEC9B5" w14:textId="00BC7AE5">
      <w:pPr>
        <w:rPr>
          <w:rFonts w:hint="eastAsia" w:ascii=".applesystemui" w:hAnsi=".applesystemui"/>
        </w:rPr>
      </w:pPr>
      <w:r w:rsidRPr="001D4058">
        <w:rPr>
          <w:rFonts w:ascii=".applesystemui" w:hAnsi=".applesystemui"/>
        </w:rPr>
        <w:t>Isaac Asimov</w:t>
      </w:r>
      <w:r w:rsidR="00356D8E">
        <w:rPr>
          <w:rFonts w:hint="eastAsia" w:ascii=".applesystemui" w:hAnsi=".applesystemui"/>
        </w:rPr>
        <w:t xml:space="preserve"> (Figure 5-1)</w:t>
      </w:r>
      <w:r w:rsidRPr="001D4058">
        <w:rPr>
          <w:rFonts w:ascii=".applesystemui" w:hAnsi=".applesystemui"/>
        </w:rPr>
        <w:t xml:space="preserve"> was a famous American science fiction writer, ranked alongside Robert Heinlein and Arthur C. Clarke as one of the "Big Three" of science fiction. He wrote and edited over 500 books on subjects spanning the natural sciences, social sciences, and literary arts. His works explore themes like the relationship between humans and technology and the characteristics of future societies, inspiring readers to reflect on the direction of social development and the course of human destiny. His </w:t>
      </w:r>
      <w:r w:rsidRPr="001D4058">
        <w:rPr>
          <w:rFonts w:ascii=".applesystemui" w:hAnsi=".applesystemui"/>
        </w:rPr>
        <w:lastRenderedPageBreak/>
        <w:t>discussions on the relationship between humans and robots are particularly representative.</w:t>
      </w:r>
    </w:p>
    <w:p w:rsidRPr="001D4058" w:rsidR="00244CFA" w:rsidP="00244CFA" w:rsidRDefault="00244CFA" w14:paraId="691CE005" w14:textId="18BCC624">
      <w:pPr>
        <w:rPr>
          <w:rFonts w:ascii=".applesystemui" w:hAnsi=".applesystemui"/>
        </w:rPr>
      </w:pPr>
      <w:r w:rsidRPr="5867F2AD" w:rsidR="00244CFA">
        <w:rPr>
          <w:rFonts w:ascii=".applesystemui" w:hAnsi=".applesystemui"/>
        </w:rPr>
        <w:t xml:space="preserve">Before Asimov, many </w:t>
      </w:r>
      <w:r w:rsidRPr="5867F2AD" w:rsidR="00244CFA">
        <w:rPr>
          <w:rFonts w:ascii=".applesystemui" w:hAnsi=".applesystemui"/>
        </w:rPr>
        <w:t>science</w:t>
      </w:r>
      <w:r w:rsidRPr="5867F2AD" w:rsidR="00244CFA">
        <w:rPr>
          <w:rFonts w:ascii=".applesystemui" w:hAnsi=".applesystemui"/>
        </w:rPr>
        <w:t xml:space="preserve"> fiction works portrayed robots as threatening figures. For example, in Mary Shelley's </w:t>
      </w:r>
      <w:r w:rsidRPr="5867F2AD" w:rsidR="00244CFA">
        <w:rPr>
          <w:rFonts w:ascii=".applesystemui" w:hAnsi=".applesystemui"/>
          <w:i w:val="1"/>
          <w:iCs w:val="1"/>
        </w:rPr>
        <w:t>Frankenstein</w:t>
      </w:r>
      <w:r w:rsidRPr="5867F2AD" w:rsidR="00244CFA">
        <w:rPr>
          <w:rFonts w:ascii=".applesystemui" w:hAnsi=".applesystemui"/>
        </w:rPr>
        <w:t xml:space="preserve">, the </w:t>
      </w:r>
      <w:r w:rsidRPr="5867F2AD" w:rsidR="00244CFA">
        <w:rPr>
          <w:rFonts w:ascii=".applesystemui" w:hAnsi=".applesystemui"/>
        </w:rPr>
        <w:t>man-made</w:t>
      </w:r>
      <w:r w:rsidRPr="5867F2AD" w:rsidR="00244CFA">
        <w:rPr>
          <w:rFonts w:ascii=".applesystemui" w:hAnsi=".applesystemui"/>
        </w:rPr>
        <w:t xml:space="preserve"> lifeform eventually turns against its creator. Asimov believed that </w:t>
      </w:r>
      <w:r w:rsidRPr="5867F2AD" w:rsidR="007A28AB">
        <w:rPr>
          <w:rFonts w:ascii=".applesystemui" w:hAnsi=".applesystemui"/>
          <w:color w:val="7030A0"/>
        </w:rPr>
        <w:t xml:space="preserve">this negative </w:t>
      </w:r>
      <w:del w:author="Rachel St. John" w:date="2025-08-18T02:21:25.693Z" w:id="2007341125">
        <w:r w:rsidRPr="5867F2AD" w:rsidDel="007A28AB">
          <w:rPr>
            <w:rFonts w:ascii=".applesystemui" w:hAnsi=".applesystemui"/>
            <w:color w:val="7030A0"/>
          </w:rPr>
          <w:delText xml:space="preserve">robot </w:delText>
        </w:r>
      </w:del>
      <w:r w:rsidRPr="5867F2AD" w:rsidR="007A28AB">
        <w:rPr>
          <w:rFonts w:ascii=".applesystemui" w:hAnsi=".applesystemui"/>
          <w:color w:val="7030A0"/>
        </w:rPr>
        <w:t>image</w:t>
      </w:r>
      <w:ins w:author="Rachel St. John" w:date="2025-08-18T02:21:32.706Z" w:id="1768028222">
        <w:r w:rsidRPr="5867F2AD" w:rsidR="59B69745">
          <w:rPr>
            <w:rFonts w:ascii=".applesystemui" w:hAnsi=".applesystemui"/>
            <w:color w:val="7030A0"/>
          </w:rPr>
          <w:t xml:space="preserve"> of robots</w:t>
        </w:r>
      </w:ins>
      <w:r w:rsidRPr="5867F2AD" w:rsidR="007A28AB">
        <w:rPr>
          <w:rFonts w:ascii=".applesystemui" w:hAnsi=".applesystemui"/>
          <w:color w:val="7030A0"/>
        </w:rPr>
        <w:t xml:space="preserve"> was not beneficial for the development of technology</w:t>
      </w:r>
      <w:r w:rsidRPr="5867F2AD" w:rsidR="00244CFA">
        <w:rPr>
          <w:rFonts w:ascii=".applesystemui" w:hAnsi=".applesystemui"/>
        </w:rPr>
        <w:t xml:space="preserve"> and that people could use certain methods to prevent robots from harming humans. He hoped to establish a set of ethical guidelines to make robots humanity's assistants. He first introduced the </w:t>
      </w:r>
      <w:r w:rsidRPr="5867F2AD" w:rsidR="001D4058">
        <w:rPr>
          <w:rFonts w:ascii=".applesystemui" w:hAnsi=".applesystemui"/>
          <w:color w:val="EE0000"/>
        </w:rPr>
        <w:t>Three Laws of Robotics</w:t>
      </w:r>
      <w:r w:rsidRPr="5867F2AD" w:rsidR="00244CFA">
        <w:rPr>
          <w:rFonts w:ascii=".applesystemui" w:hAnsi=".applesystemui"/>
        </w:rPr>
        <w:t xml:space="preserve"> in his 1942 short story "Runaround," and these laws were later included in his collection </w:t>
      </w:r>
      <w:r w:rsidRPr="5867F2AD" w:rsidR="00244CFA">
        <w:rPr>
          <w:rFonts w:ascii=".applesystemui" w:hAnsi=".applesystemui"/>
          <w:i w:val="1"/>
          <w:iCs w:val="1"/>
        </w:rPr>
        <w:t>I, Robot</w:t>
      </w:r>
      <w:r w:rsidRPr="5867F2AD" w:rsidR="00244CFA">
        <w:rPr>
          <w:rFonts w:ascii=".applesystemui" w:hAnsi=".applesystemui"/>
        </w:rPr>
        <w:t>. The three laws aim to regulate robot behavior and protect human safety.</w:t>
      </w:r>
    </w:p>
    <w:p w:rsidRPr="001D4058" w:rsidR="00244CFA" w:rsidP="00244CFA" w:rsidRDefault="00356D8E" w14:paraId="13CB13A9" w14:textId="17115333">
      <w:pPr>
        <w:rPr>
          <w:rFonts w:hint="eastAsia" w:ascii=".applesystemui" w:hAnsi=".applesystemui"/>
        </w:rPr>
      </w:pPr>
      <w:r>
        <w:rPr>
          <w:rFonts w:hint="eastAsia" w:ascii=".applesystemui" w:hAnsi=".applesystemui"/>
          <w:b/>
          <w:bCs/>
        </w:rPr>
        <w:t xml:space="preserve">2. </w:t>
      </w:r>
      <w:r w:rsidRPr="001D4058" w:rsidR="00244CFA">
        <w:rPr>
          <w:rFonts w:ascii=".applesystemui" w:hAnsi=".applesystemui"/>
          <w:b/>
          <w:bCs/>
        </w:rPr>
        <w:t>The Content of the Three Laws of Robotics</w:t>
      </w:r>
    </w:p>
    <w:p w:rsidRPr="001D4058" w:rsidR="00244CFA" w:rsidP="00244CFA" w:rsidRDefault="00244CFA" w14:paraId="70BDE6D3" w14:textId="24309C9C">
      <w:pPr>
        <w:rPr>
          <w:rFonts w:hint="eastAsia" w:ascii=".applesystemui" w:hAnsi=".applesystemui"/>
        </w:rPr>
      </w:pPr>
      <w:r w:rsidRPr="001D4058">
        <w:rPr>
          <w:rFonts w:ascii=".applesystemui" w:hAnsi=".applesystemui"/>
        </w:rPr>
        <w:t xml:space="preserve">The </w:t>
      </w:r>
      <w:r w:rsidRPr="001D4058" w:rsidR="001D4058">
        <w:rPr>
          <w:rFonts w:ascii=".applesystemui" w:hAnsi=".applesystemui"/>
          <w:color w:val="EE0000"/>
        </w:rPr>
        <w:t>Three Laws of Robotics</w:t>
      </w:r>
      <w:r w:rsidRPr="001D4058">
        <w:rPr>
          <w:rFonts w:ascii=".applesystemui" w:hAnsi=".applesystemui"/>
        </w:rPr>
        <w:t xml:space="preserve"> are a set of principles for robot behavior, designed to ensure that robots do not cause harm when interacting with humans. In summary, the three laws are: Protection, Obedience, and Survival</w:t>
      </w:r>
      <w:r w:rsidR="005E1153">
        <w:rPr>
          <w:rFonts w:hint="eastAsia" w:ascii=".applesystemui" w:hAnsi=".applesystemui"/>
        </w:rPr>
        <w:t xml:space="preserve"> (Figure 5-2)</w:t>
      </w:r>
      <w:r w:rsidRPr="001D4058">
        <w:rPr>
          <w:rFonts w:ascii=".applesystemui" w:hAnsi=".applesystemui"/>
        </w:rPr>
        <w:t>.</w:t>
      </w:r>
    </w:p>
    <w:p w:rsidRPr="001D4058" w:rsidR="00244CFA" w:rsidP="00244CFA" w:rsidRDefault="00244CFA" w14:paraId="404D21D7" w14:textId="77777777">
      <w:pPr>
        <w:rPr>
          <w:rFonts w:hint="eastAsia" w:ascii=".applesystemui" w:hAnsi=".applesystemui"/>
        </w:rPr>
      </w:pPr>
      <w:r w:rsidRPr="001D4058">
        <w:rPr>
          <w:rFonts w:ascii=".applesystemui" w:hAnsi=".applesystemui"/>
        </w:rPr>
        <w:t>Their specific meanings are as follows.</w:t>
      </w:r>
    </w:p>
    <w:p w:rsidRPr="001D4058" w:rsidR="00244CFA" w:rsidP="00244CFA" w:rsidRDefault="00244CFA" w14:paraId="6A18123D" w14:textId="77777777">
      <w:pPr>
        <w:rPr>
          <w:rFonts w:hint="eastAsia" w:ascii=".applesystemui" w:hAnsi=".applesystemui"/>
        </w:rPr>
      </w:pPr>
      <w:r w:rsidRPr="001D4058">
        <w:rPr>
          <w:rFonts w:ascii=".applesystemui" w:hAnsi=".applesystemui"/>
          <w:b/>
          <w:bCs/>
        </w:rPr>
        <w:t>First Law: Protect Humanity.</w:t>
      </w:r>
      <w:r w:rsidRPr="001D4058">
        <w:rPr>
          <w:rFonts w:ascii=".applesystemui" w:hAnsi=".applesystemui"/>
        </w:rPr>
        <w:t xml:space="preserve"> A robot may not injure a human being or, through inaction, allow a human being to come to harm. The First Law emphasizes the priority of human safety. Under any circumstances, a robot must not actively or passively cause harm to a human. This principle establishes the fundamental baseline for robot behavior, meaning a robot must always put human safety first.</w:t>
      </w:r>
    </w:p>
    <w:p w:rsidRPr="001D4058" w:rsidR="00244CFA" w:rsidP="00244CFA" w:rsidRDefault="00244CFA" w14:paraId="3880A5E5" w14:textId="77777777">
      <w:pPr>
        <w:rPr>
          <w:rFonts w:hint="eastAsia" w:ascii=".applesystemui" w:hAnsi=".applesystemui"/>
        </w:rPr>
      </w:pPr>
      <w:r w:rsidRPr="001D4058">
        <w:rPr>
          <w:rFonts w:ascii=".applesystemui" w:hAnsi=".applesystemui"/>
          <w:b/>
          <w:bCs/>
        </w:rPr>
        <w:t>Second Law: Obey Orders.</w:t>
      </w:r>
      <w:r w:rsidRPr="001D4058">
        <w:rPr>
          <w:rFonts w:ascii=".applesystemui" w:hAnsi=".applesystemui"/>
        </w:rPr>
        <w:t xml:space="preserve"> A robot must obey the orders given it by human beings except where such orders would conflict with the First Law. The Second Law requires robots to follow human commands, but if a command would lead to a violation of the First Law, the robot can refuse to carry it out. Through this rule, Asimov hoped to balance human control over robots with the safety of humans themselves.</w:t>
      </w:r>
    </w:p>
    <w:p w:rsidRPr="001D4058" w:rsidR="00244CFA" w:rsidP="00244CFA" w:rsidRDefault="00244CFA" w14:paraId="3A692612" w14:textId="77777777">
      <w:pPr>
        <w:rPr>
          <w:rFonts w:hint="eastAsia" w:ascii=".applesystemui" w:hAnsi=".applesystemui"/>
        </w:rPr>
      </w:pPr>
      <w:r w:rsidRPr="001D4058">
        <w:rPr>
          <w:rFonts w:ascii=".applesystemui" w:hAnsi=".applesystemui"/>
          <w:b/>
          <w:bCs/>
        </w:rPr>
        <w:t>Third Law: Self-Preservation.</w:t>
      </w:r>
      <w:r w:rsidRPr="001D4058">
        <w:rPr>
          <w:rFonts w:ascii=".applesystemui" w:hAnsi=".applesystemui"/>
        </w:rPr>
        <w:t xml:space="preserve"> A robot must protect its own existence as long as such protection does not conflict with the First or Second Law. The Third Law concerns the robot's own safety and protection, emphasizing that a robot can take necessary measures to protect itself, but not at the cost of endangering humans or disobeying human orders. This rule ensures robots have a degree of self-preservation, which helps them continue to serve humans effectively.</w:t>
      </w:r>
    </w:p>
    <w:p w:rsidRPr="001D4058" w:rsidR="00244CFA" w:rsidP="00244CFA" w:rsidRDefault="00244CFA" w14:paraId="6EE65F3F" w14:textId="36CA30F8">
      <w:pPr>
        <w:rPr>
          <w:rFonts w:hint="eastAsia" w:ascii=".applesystemui" w:hAnsi=".applesystemui"/>
        </w:rPr>
      </w:pPr>
      <w:r w:rsidRPr="001D4058">
        <w:rPr>
          <w:rFonts w:ascii=".applesystemui" w:hAnsi=".applesystemui"/>
        </w:rPr>
        <w:t xml:space="preserve">Asimov's </w:t>
      </w:r>
      <w:r w:rsidRPr="001D4058" w:rsidR="001D4058">
        <w:rPr>
          <w:rFonts w:ascii=".applesystemui" w:hAnsi=".applesystemui"/>
          <w:color w:val="EE0000"/>
        </w:rPr>
        <w:t>Three Laws of Robotics</w:t>
      </w:r>
      <w:r w:rsidRPr="001D4058">
        <w:rPr>
          <w:rFonts w:ascii=".applesystemui" w:hAnsi=".applesystemui"/>
        </w:rPr>
        <w:t xml:space="preserve"> provide an ethical framework for robot behavior, helping people think about how to ensure human safety and interests while advancing technology. The introduction of the </w:t>
      </w:r>
      <w:r w:rsidRPr="001D4058" w:rsidR="001D4058">
        <w:rPr>
          <w:rFonts w:ascii=".applesystemui" w:hAnsi=".applesystemui"/>
          <w:color w:val="EE0000"/>
        </w:rPr>
        <w:t>Three Laws of Robotics</w:t>
      </w:r>
      <w:r w:rsidRPr="001D4058">
        <w:rPr>
          <w:rFonts w:ascii=".applesystemui" w:hAnsi=".applesystemui"/>
        </w:rPr>
        <w:t xml:space="preserve"> not only holds a significant place in science fiction literature but has also had a profound impact on the development </w:t>
      </w:r>
      <w:r w:rsidRPr="001D4058">
        <w:rPr>
          <w:rFonts w:ascii=".applesystemui" w:hAnsi=".applesystemui"/>
        </w:rPr>
        <w:lastRenderedPageBreak/>
        <w:t xml:space="preserve">of the modern fields of robotics and </w:t>
      </w:r>
      <w:r w:rsidRPr="001D4058" w:rsidR="001D4058">
        <w:rPr>
          <w:rFonts w:ascii=".applesystemui" w:hAnsi=".applesystemui"/>
          <w:color w:val="EE0000"/>
        </w:rPr>
        <w:t>artificial intelligence</w:t>
      </w:r>
      <w:r w:rsidRPr="001D4058">
        <w:rPr>
          <w:rFonts w:ascii=".applesystemui" w:hAnsi=".applesystemui"/>
        </w:rPr>
        <w:t>.</w:t>
      </w:r>
    </w:p>
    <w:p w:rsidRPr="001D4058" w:rsidR="00244CFA" w:rsidP="00244CFA" w:rsidRDefault="005E1153" w14:paraId="16E0E482" w14:textId="3992FF83">
      <w:pPr>
        <w:rPr>
          <w:rFonts w:hint="eastAsia" w:ascii=".applesystemui" w:hAnsi=".applesystemui"/>
        </w:rPr>
      </w:pPr>
      <w:r>
        <w:rPr>
          <w:rFonts w:hint="eastAsia" w:ascii=".applesystemui" w:hAnsi=".applesystemui"/>
          <w:b/>
          <w:bCs/>
        </w:rPr>
        <w:t xml:space="preserve">3. </w:t>
      </w:r>
      <w:r w:rsidRPr="001D4058" w:rsidR="00244CFA">
        <w:rPr>
          <w:rFonts w:ascii=".applesystemui" w:hAnsi=".applesystemui"/>
          <w:b/>
          <w:bCs/>
        </w:rPr>
        <w:t>The Limitations of the Three Laws of Robotics</w:t>
      </w:r>
    </w:p>
    <w:p w:rsidRPr="001D4058" w:rsidR="00244CFA" w:rsidP="00244CFA" w:rsidRDefault="00244CFA" w14:paraId="4CAB0300" w14:textId="3AFA23CE">
      <w:pPr>
        <w:rPr>
          <w:rFonts w:hint="eastAsia" w:ascii=".applesystemui" w:hAnsi=".applesystemui"/>
        </w:rPr>
      </w:pPr>
      <w:r w:rsidRPr="001D4058">
        <w:rPr>
          <w:rFonts w:ascii=".applesystemui" w:hAnsi=".applesystemui"/>
        </w:rPr>
        <w:t xml:space="preserve">Although the </w:t>
      </w:r>
      <w:r w:rsidRPr="001D4058" w:rsidR="001D4058">
        <w:rPr>
          <w:rFonts w:ascii=".applesystemui" w:hAnsi=".applesystemui"/>
          <w:color w:val="EE0000"/>
        </w:rPr>
        <w:t>Three Laws of Robotics</w:t>
      </w:r>
      <w:r w:rsidRPr="001D4058">
        <w:rPr>
          <w:rFonts w:ascii=".applesystemui" w:hAnsi=".applesystemui"/>
        </w:rPr>
        <w:t xml:space="preserve"> provide an ethical framework for robot behavior, they also have some limitations and shortcomings. They face numerous challenges, especially in the context of today's rapidly advancing technology.</w:t>
      </w:r>
    </w:p>
    <w:p w:rsidRPr="001D4058" w:rsidR="00244CFA" w:rsidP="00244CFA" w:rsidRDefault="00244CFA" w14:paraId="579F048B" w14:textId="707D4BC9">
      <w:pPr>
        <w:rPr>
          <w:rFonts w:ascii=".applesystemui" w:hAnsi=".applesystemui"/>
        </w:rPr>
      </w:pPr>
      <w:r w:rsidRPr="5867F2AD" w:rsidR="00244CFA">
        <w:rPr>
          <w:rFonts w:ascii=".applesystemui" w:hAnsi=".applesystemui"/>
        </w:rPr>
        <w:t xml:space="preserve">First, the </w:t>
      </w:r>
      <w:r w:rsidRPr="5867F2AD" w:rsidR="001D4058">
        <w:rPr>
          <w:rFonts w:ascii=".applesystemui" w:hAnsi=".applesystemui"/>
          <w:color w:val="EE0000"/>
        </w:rPr>
        <w:t>Three Laws of Robotics</w:t>
      </w:r>
      <w:r w:rsidRPr="5867F2AD" w:rsidR="00244CFA">
        <w:rPr>
          <w:rFonts w:ascii=".applesystemui" w:hAnsi=".applesystemui"/>
        </w:rPr>
        <w:t xml:space="preserve"> are all described in natural language, and human language is inherently ambiguous. For example, what level of harm is considered a violation of the First Law? Does being woken up from sleep count? What about feeling psychologically hurt because a request was not met? In fact, humans have designed </w:t>
      </w:r>
      <w:del w:author="Rachel St. John" w:date="2025-08-18T02:24:07.805Z" w:id="1867801812">
        <w:r w:rsidRPr="5867F2AD" w:rsidDel="00244CFA">
          <w:rPr>
            <w:rFonts w:ascii=".applesystemui" w:hAnsi=".applesystemui"/>
          </w:rPr>
          <w:delText xml:space="preserve">so </w:delText>
        </w:r>
      </w:del>
      <w:r w:rsidRPr="5867F2AD" w:rsidR="00244CFA">
        <w:rPr>
          <w:rFonts w:ascii=".applesystemui" w:hAnsi=".applesystemui"/>
        </w:rPr>
        <w:t xml:space="preserve">many legal statutes, but there is still ambiguity when handling actual disputes, which is why we have courtroom debates and jury systems. </w:t>
      </w:r>
      <w:r w:rsidRPr="5867F2AD" w:rsidR="007A28AB">
        <w:rPr>
          <w:rFonts w:ascii=".applesystemui" w:hAnsi=".applesystemui"/>
          <w:color w:val="7030A0"/>
        </w:rPr>
        <w:t>For machines, whose ability to adapt to the environment may be even less than</w:t>
      </w:r>
      <w:ins w:author="Rachel St. John" w:date="2025-08-18T02:24:39.675Z" w:id="1743401958">
        <w:r w:rsidRPr="5867F2AD" w:rsidR="3D777B3F">
          <w:rPr>
            <w:rFonts w:ascii=".applesystemui" w:hAnsi=".applesystemui"/>
            <w:color w:val="7030A0"/>
          </w:rPr>
          <w:t xml:space="preserve"> that of</w:t>
        </w:r>
      </w:ins>
      <w:r w:rsidRPr="5867F2AD" w:rsidR="007A28AB">
        <w:rPr>
          <w:rFonts w:ascii=".applesystemui" w:hAnsi=".applesystemui"/>
          <w:color w:val="7030A0"/>
        </w:rPr>
        <w:t xml:space="preserve"> humans, it is </w:t>
      </w:r>
      <w:del w:author="Rachel St. John" w:date="2025-08-18T02:25:52.729Z" w:id="1893505727">
        <w:r w:rsidRPr="5867F2AD" w:rsidDel="007A28AB">
          <w:rPr>
            <w:rFonts w:ascii=".applesystemui" w:hAnsi=".applesystemui"/>
            <w:color w:val="7030A0"/>
          </w:rPr>
          <w:delText>extremely difficult to hope</w:delText>
        </w:r>
      </w:del>
      <w:ins w:author="Rachel St. John" w:date="2025-08-18T02:25:55.626Z" w:id="1718990551">
        <w:r w:rsidRPr="5867F2AD" w:rsidR="35417B8F">
          <w:rPr>
            <w:rFonts w:ascii=".applesystemui" w:hAnsi=".applesystemui"/>
            <w:color w:val="7030A0"/>
          </w:rPr>
          <w:t>foolish to believe</w:t>
        </w:r>
      </w:ins>
      <w:r w:rsidRPr="5867F2AD" w:rsidR="007A28AB">
        <w:rPr>
          <w:rFonts w:ascii=".applesystemui" w:hAnsi=".applesystemui"/>
          <w:color w:val="7030A0"/>
        </w:rPr>
        <w:t xml:space="preserve"> that three laws can completely define their code of conduct</w:t>
      </w:r>
      <w:r w:rsidRPr="5867F2AD" w:rsidR="00244CFA">
        <w:rPr>
          <w:rFonts w:ascii=".applesystemui" w:hAnsi=".applesystemui"/>
        </w:rPr>
        <w:t>.</w:t>
      </w:r>
    </w:p>
    <w:p w:rsidRPr="001D4058" w:rsidR="00244CFA" w:rsidP="00244CFA" w:rsidRDefault="00244CFA" w14:paraId="0A7E37C5" w14:textId="4ABD8193">
      <w:pPr>
        <w:rPr>
          <w:rFonts w:ascii=".applesystemui" w:hAnsi=".applesystemui"/>
        </w:rPr>
      </w:pPr>
      <w:r w:rsidRPr="5867F2AD" w:rsidR="00244CFA">
        <w:rPr>
          <w:rFonts w:ascii=".applesystemui" w:hAnsi=".applesystemui"/>
        </w:rPr>
        <w:t xml:space="preserve">Second, the </w:t>
      </w:r>
      <w:r w:rsidRPr="5867F2AD" w:rsidR="001D4058">
        <w:rPr>
          <w:rFonts w:ascii=".applesystemui" w:hAnsi=".applesystemui"/>
          <w:color w:val="EE0000"/>
        </w:rPr>
        <w:t>Three Laws of Robotics</w:t>
      </w:r>
      <w:r w:rsidRPr="5867F2AD" w:rsidR="00244CFA">
        <w:rPr>
          <w:rFonts w:ascii=".applesystemui" w:hAnsi=".applesystemui"/>
        </w:rPr>
        <w:t xml:space="preserve"> themselves </w:t>
      </w:r>
      <w:r w:rsidRPr="5867F2AD" w:rsidR="00244CFA">
        <w:rPr>
          <w:rFonts w:ascii=".applesystemui" w:hAnsi=".applesystemui"/>
        </w:rPr>
        <w:t>contain</w:t>
      </w:r>
      <w:r w:rsidRPr="5867F2AD" w:rsidR="00244CFA">
        <w:rPr>
          <w:rFonts w:ascii=".applesystemui" w:hAnsi=".applesystemui"/>
        </w:rPr>
        <w:t xml:space="preserve"> contradictions that could leave a robot paralyzed with indecision. For example, if a robot must harm one person to save another, what should it do? Another example is vaccination. Getting a shot involves momentary pain</w:t>
      </w:r>
      <w:r w:rsidRPr="5867F2AD" w:rsidR="005E1153">
        <w:rPr>
          <w:rFonts w:ascii=".applesystemui" w:hAnsi=".applesystemui"/>
        </w:rPr>
        <w:t xml:space="preserve"> (Figure 5-3)</w:t>
      </w:r>
      <w:r w:rsidRPr="5867F2AD" w:rsidR="00244CFA">
        <w:rPr>
          <w:rFonts w:ascii=".applesystemui" w:hAnsi=".applesystemui"/>
        </w:rPr>
        <w:t xml:space="preserve">, which could be seen as a form of "temporary harm," but not getting vaccinated could lead to fatal danger. If a robot, on the grounds of protecting a human, were to stop a doctor from vaccinating a child, it </w:t>
      </w:r>
      <w:r w:rsidRPr="5867F2AD" w:rsidR="007A28AB">
        <w:rPr>
          <w:rFonts w:ascii=".applesystemui" w:hAnsi=".applesystemui"/>
          <w:color w:val="7030A0"/>
        </w:rPr>
        <w:t>would be doing more harm than good</w:t>
      </w:r>
      <w:ins w:author="Rachel St. John" w:date="2025-08-18T02:28:53.39Z" w:id="1017483875">
        <w:r w:rsidRPr="5867F2AD" w:rsidR="0ED280BB">
          <w:rPr>
            <w:rFonts w:ascii=".applesystemui" w:hAnsi=".applesystemui"/>
            <w:color w:val="7030A0"/>
          </w:rPr>
          <w:t>—</w:t>
        </w:r>
      </w:ins>
      <w:del w:author="Rachel St. John" w:date="2025-08-18T02:28:59.194Z" w:id="1930826473">
        <w:r w:rsidRPr="5867F2AD" w:rsidDel="007A28AB">
          <w:rPr>
            <w:rFonts w:ascii=".applesystemui" w:hAnsi=".applesystemui"/>
            <w:color w:val="7030A0"/>
          </w:rPr>
          <w:delText xml:space="preserve"> </w:delText>
        </w:r>
      </w:del>
      <w:r w:rsidRPr="5867F2AD" w:rsidR="007A28AB">
        <w:rPr>
          <w:rFonts w:ascii=".applesystemui" w:hAnsi=".applesystemui"/>
          <w:color w:val="7030A0"/>
        </w:rPr>
        <w:t>despite its good intentions</w:t>
      </w:r>
      <w:r w:rsidRPr="5867F2AD" w:rsidR="00244CFA">
        <w:rPr>
          <w:rFonts w:ascii=".applesystemui" w:hAnsi=".applesystemui"/>
        </w:rPr>
        <w:t>.</w:t>
      </w:r>
    </w:p>
    <w:p w:rsidRPr="001D4058" w:rsidR="00244CFA" w:rsidP="00244CFA" w:rsidRDefault="00244CFA" w14:paraId="272E29EE" w14:textId="04573BBA">
      <w:pPr>
        <w:rPr>
          <w:rFonts w:hint="eastAsia" w:ascii=".applesystemui" w:hAnsi=".applesystemui"/>
        </w:rPr>
      </w:pPr>
      <w:r w:rsidRPr="001D4058">
        <w:rPr>
          <w:rFonts w:ascii=".applesystemui" w:hAnsi=".applesystemui"/>
        </w:rPr>
        <w:t xml:space="preserve">Finally, the </w:t>
      </w:r>
      <w:r w:rsidRPr="001D4058" w:rsidR="001D4058">
        <w:rPr>
          <w:rFonts w:ascii=".applesystemui" w:hAnsi=".applesystemui"/>
          <w:color w:val="EE0000"/>
        </w:rPr>
        <w:t>Three Laws of Robotics</w:t>
      </w:r>
      <w:r w:rsidRPr="001D4058">
        <w:rPr>
          <w:rFonts w:ascii=".applesystemui" w:hAnsi=".applesystemui"/>
        </w:rPr>
        <w:t xml:space="preserve"> are only a very basic behavioral framework. Many complex legal and moral relationships in real life cannot be covered by the Three Laws. For example, if a robot capable of autonomous learning makes a mistake, who should be responsible for the consequences of its actions? Robots do not fear death or pain, and they can have their limbs replaced if broken, so how can they be punished? Or, if robots get into a conflict with each other and start a big fight, how should they be judged? These situations all fall outside the scope of the </w:t>
      </w:r>
      <w:r w:rsidRPr="001D4058" w:rsidR="001D4058">
        <w:rPr>
          <w:rFonts w:ascii=".applesystemui" w:hAnsi=".applesystemui"/>
          <w:color w:val="EE0000"/>
        </w:rPr>
        <w:t>Three Laws of Robotics</w:t>
      </w:r>
      <w:r w:rsidRPr="001D4058">
        <w:rPr>
          <w:rFonts w:ascii=".applesystemui" w:hAnsi=".applesystemui"/>
        </w:rPr>
        <w:t>.</w:t>
      </w:r>
    </w:p>
    <w:p w:rsidRPr="001D4058" w:rsidR="00244CFA" w:rsidP="00244CFA" w:rsidRDefault="00244CFA" w14:paraId="310B4D21" w14:textId="4D9A729B">
      <w:pPr>
        <w:rPr>
          <w:rFonts w:hint="eastAsia" w:ascii=".applesystemui" w:hAnsi=".applesystemui"/>
        </w:rPr>
      </w:pPr>
      <w:r w:rsidRPr="001D4058">
        <w:rPr>
          <w:rFonts w:ascii=".applesystemui" w:hAnsi=".applesystemui"/>
        </w:rPr>
        <w:t xml:space="preserve">Overall, although the </w:t>
      </w:r>
      <w:r w:rsidRPr="001D4058" w:rsidR="001D4058">
        <w:rPr>
          <w:rFonts w:ascii=".applesystemui" w:hAnsi=".applesystemui"/>
          <w:color w:val="EE0000"/>
        </w:rPr>
        <w:t>Three Laws of Robotics</w:t>
      </w:r>
      <w:r w:rsidRPr="001D4058">
        <w:rPr>
          <w:rFonts w:ascii=".applesystemui" w:hAnsi=".applesystemui"/>
        </w:rPr>
        <w:t xml:space="preserve"> have provided valuable guidance for the development of robot technology, these laws are neither complete nor precise, and they even contain contradictions. Therefore, they cannot guarantee that robots will never harm humans. These flaws tell us that regulating the relationship between machines and people is an extremely complex and important matter that requires our careful thought and design.</w:t>
      </w:r>
    </w:p>
    <w:p w:rsidRPr="001D4058" w:rsidR="00244CFA" w:rsidP="00244CFA" w:rsidRDefault="005E1153" w14:paraId="199AB146" w14:textId="4D7F5786">
      <w:pPr>
        <w:rPr>
          <w:rFonts w:hint="eastAsia" w:ascii=".applesystemui" w:hAnsi=".applesystemui"/>
        </w:rPr>
      </w:pPr>
      <w:r>
        <w:rPr>
          <w:rFonts w:hint="eastAsia" w:ascii=".applesystemui" w:hAnsi=".applesystemui"/>
          <w:b/>
          <w:bCs/>
        </w:rPr>
        <w:t xml:space="preserve">4. </w:t>
      </w:r>
      <w:r w:rsidRPr="001D4058" w:rsidR="00244CFA">
        <w:rPr>
          <w:rFonts w:ascii=".applesystemui" w:hAnsi=".applesystemui"/>
          <w:b/>
          <w:bCs/>
        </w:rPr>
        <w:t>From the Three Laws of Robotics to Artificial Intelligence Ethics</w:t>
      </w:r>
    </w:p>
    <w:p w:rsidRPr="001D4058" w:rsidR="00244CFA" w:rsidP="00244CFA" w:rsidRDefault="00244CFA" w14:paraId="5E8F8C71" w14:textId="25BCF085">
      <w:pPr>
        <w:rPr>
          <w:rFonts w:ascii=".applesystemui" w:hAnsi=".applesystemui"/>
        </w:rPr>
      </w:pPr>
      <w:r w:rsidRPr="5867F2AD" w:rsidR="00244CFA">
        <w:rPr>
          <w:rFonts w:ascii=".applesystemui" w:hAnsi=".applesystemui"/>
        </w:rPr>
        <w:t xml:space="preserve">The </w:t>
      </w:r>
      <w:r w:rsidRPr="5867F2AD" w:rsidR="001D4058">
        <w:rPr>
          <w:rFonts w:ascii=".applesystemui" w:hAnsi=".applesystemui"/>
          <w:color w:val="EE0000"/>
        </w:rPr>
        <w:t>Three Laws of Robotics</w:t>
      </w:r>
      <w:r w:rsidRPr="5867F2AD" w:rsidR="00244CFA">
        <w:rPr>
          <w:rFonts w:ascii=".applesystemui" w:hAnsi=".applesystemui"/>
        </w:rPr>
        <w:t xml:space="preserve"> </w:t>
      </w:r>
      <w:r w:rsidRPr="5867F2AD" w:rsidR="00244CFA">
        <w:rPr>
          <w:rFonts w:ascii=".applesystemui" w:hAnsi=".applesystemui"/>
        </w:rPr>
        <w:t>essentially define</w:t>
      </w:r>
      <w:r w:rsidRPr="5867F2AD" w:rsidR="00244CFA">
        <w:rPr>
          <w:rFonts w:ascii=".applesystemui" w:hAnsi=".applesystemui"/>
        </w:rPr>
        <w:t xml:space="preserve"> a relationship of obedience where robots </w:t>
      </w:r>
      <w:r w:rsidRPr="5867F2AD" w:rsidR="00244CFA">
        <w:rPr>
          <w:rFonts w:ascii=".applesystemui" w:hAnsi=".applesystemui"/>
        </w:rPr>
        <w:t xml:space="preserve">are subordinate to humans, meaning human interests are paramount and robots should serve people. In recent years, with the advancement of </w:t>
      </w:r>
      <w:r w:rsidRPr="5867F2AD" w:rsidR="001D4058">
        <w:rPr>
          <w:rFonts w:ascii=".applesystemui" w:hAnsi=".applesystemui"/>
          <w:color w:val="EE0000"/>
        </w:rPr>
        <w:t>artificial intelligence</w:t>
      </w:r>
      <w:r w:rsidRPr="5867F2AD" w:rsidR="00244CFA">
        <w:rPr>
          <w:rFonts w:ascii=".applesystemui" w:hAnsi=".applesystemui"/>
        </w:rPr>
        <w:t xml:space="preserve"> technology, this view has been challenged. Some researchers believe that as robots become </w:t>
      </w:r>
      <w:del w:author="Rachel St. John" w:date="2025-08-18T02:30:16.47Z" w:id="2007336112">
        <w:r w:rsidRPr="5867F2AD" w:rsidDel="00244CFA">
          <w:rPr>
            <w:rFonts w:ascii=".applesystemui" w:hAnsi=".applesystemui"/>
          </w:rPr>
          <w:delText>more and</w:delText>
        </w:r>
      </w:del>
      <w:r w:rsidRPr="5867F2AD" w:rsidR="00244CFA">
        <w:rPr>
          <w:rFonts w:ascii=".applesystemui" w:hAnsi=".applesystemui"/>
        </w:rPr>
        <w:t xml:space="preserve"> more intelligent, they should no longer be treated as mere machines but rather as a class of </w:t>
      </w:r>
      <w:r w:rsidRPr="5867F2AD" w:rsidR="001D4058">
        <w:rPr>
          <w:rFonts w:ascii=".applesystemui" w:hAnsi=".applesystemui"/>
          <w:color w:val="EE0000"/>
        </w:rPr>
        <w:t>intelligent agents</w:t>
      </w:r>
      <w:r w:rsidRPr="5867F2AD" w:rsidR="00244CFA">
        <w:rPr>
          <w:rFonts w:ascii=".applesystemui" w:hAnsi=".applesystemui"/>
        </w:rPr>
        <w:t xml:space="preserve">, much like how we view animals. Based on this line of thought, how we should treat robots with a certain level of intelligence becomes an ethical question. Just as we cannot arbitrarily kill animals for human needs, how we treat </w:t>
      </w:r>
      <w:r w:rsidRPr="5867F2AD" w:rsidR="001D4058">
        <w:rPr>
          <w:rFonts w:ascii=".applesystemui" w:hAnsi=".applesystemui"/>
          <w:color w:val="EE0000"/>
        </w:rPr>
        <w:t>artificial intelligence</w:t>
      </w:r>
      <w:r w:rsidRPr="5867F2AD" w:rsidR="00244CFA">
        <w:rPr>
          <w:rFonts w:ascii=".applesystemui" w:hAnsi=".applesystemui"/>
        </w:rPr>
        <w:t xml:space="preserve"> also needs to conform to ethical norms. Furthermore, some researchers are also questioning whether "obedience" should be the foundation of the human-machine relationship. As the intelligence of robots continues to grow, the relationship of obedience </w:t>
      </w:r>
      <w:r w:rsidRPr="5867F2AD" w:rsidR="00244CFA">
        <w:rPr>
          <w:rFonts w:ascii=".applesystemui" w:hAnsi=".applesystemui"/>
        </w:rPr>
        <w:t>established</w:t>
      </w:r>
      <w:r w:rsidRPr="5867F2AD" w:rsidR="00244CFA">
        <w:rPr>
          <w:rFonts w:ascii=".applesystemui" w:hAnsi=".applesystemui"/>
        </w:rPr>
        <w:t xml:space="preserve"> by the </w:t>
      </w:r>
      <w:r w:rsidRPr="5867F2AD" w:rsidR="001D4058">
        <w:rPr>
          <w:rFonts w:ascii=".applesystemui" w:hAnsi=".applesystemui"/>
          <w:color w:val="EE0000"/>
        </w:rPr>
        <w:t>Three Laws of Robotics</w:t>
      </w:r>
      <w:r w:rsidRPr="5867F2AD" w:rsidR="00244CFA">
        <w:rPr>
          <w:rFonts w:ascii=".applesystemui" w:hAnsi=".applesystemui"/>
        </w:rPr>
        <w:t xml:space="preserve"> may face enormous challenges. Some researchers propose that the relationship between machines and humans should be one of collaboration and symbiosis, rather than simple obedience. </w:t>
      </w:r>
      <w:r w:rsidRPr="5867F2AD" w:rsidR="007A28AB">
        <w:rPr>
          <w:rFonts w:ascii=".applesystemui" w:hAnsi=".applesystemui"/>
          <w:color w:val="7030A0"/>
        </w:rPr>
        <w:t xml:space="preserve">The </w:t>
      </w:r>
      <w:del w:author="Rachel St. John" w:date="2025-08-18T02:31:21.587Z" w:id="1638562629">
        <w:r w:rsidRPr="5867F2AD" w:rsidDel="007A28AB">
          <w:rPr>
            <w:rFonts w:ascii=".applesystemui" w:hAnsi=".applesystemui"/>
            <w:color w:val="7030A0"/>
          </w:rPr>
          <w:delText xml:space="preserve">birth </w:delText>
        </w:r>
      </w:del>
      <w:ins w:author="Rachel St. John" w:date="2025-08-18T02:31:23.213Z" w:id="1568373133">
        <w:r w:rsidRPr="5867F2AD" w:rsidR="28847D83">
          <w:rPr>
            <w:rFonts w:ascii=".applesystemui" w:hAnsi=".applesystemui"/>
            <w:color w:val="7030A0"/>
          </w:rPr>
          <w:t xml:space="preserve">adoption </w:t>
        </w:r>
      </w:ins>
      <w:r w:rsidRPr="5867F2AD" w:rsidR="007A28AB">
        <w:rPr>
          <w:rFonts w:ascii=".applesystemui" w:hAnsi=".applesystemui"/>
          <w:color w:val="7030A0"/>
        </w:rPr>
        <w:t>of this new relationship would be a fundamental subversion</w:t>
      </w:r>
      <w:r w:rsidRPr="5867F2AD" w:rsidR="00244CFA">
        <w:rPr>
          <w:rFonts w:ascii=".applesystemui" w:hAnsi=".applesystemui"/>
        </w:rPr>
        <w:t xml:space="preserve"> of the </w:t>
      </w:r>
      <w:r w:rsidRPr="5867F2AD" w:rsidR="001D4058">
        <w:rPr>
          <w:rFonts w:ascii=".applesystemui" w:hAnsi=".applesystemui"/>
          <w:color w:val="EE0000"/>
        </w:rPr>
        <w:t>Three Laws of Robotics</w:t>
      </w:r>
      <w:r w:rsidRPr="5867F2AD" w:rsidR="00244CFA">
        <w:rPr>
          <w:rFonts w:ascii=".applesystemui" w:hAnsi=".applesystemui"/>
        </w:rPr>
        <w:t xml:space="preserve">. How to redesign a new set of moral principles and behavioral norms that both humans and machines can abide by under this new premise is </w:t>
      </w:r>
      <w:r w:rsidRPr="5867F2AD" w:rsidR="00244CFA">
        <w:rPr>
          <w:rFonts w:ascii=".applesystemui" w:hAnsi=".applesystemui"/>
        </w:rPr>
        <w:t>a very challenging</w:t>
      </w:r>
      <w:r w:rsidRPr="5867F2AD" w:rsidR="00244CFA">
        <w:rPr>
          <w:rFonts w:ascii=".applesystemui" w:hAnsi=".applesystemui"/>
        </w:rPr>
        <w:t xml:space="preserve"> topic.</w:t>
      </w:r>
    </w:p>
    <w:p w:rsidRPr="001D4058" w:rsidR="00244CFA" w:rsidP="00244CFA" w:rsidRDefault="005E1153" w14:paraId="440BA5DD" w14:textId="6F9934EE">
      <w:pPr>
        <w:rPr>
          <w:rFonts w:hint="eastAsia" w:ascii=".applesystemui" w:hAnsi=".applesystemui"/>
        </w:rPr>
      </w:pPr>
      <w:r>
        <w:rPr>
          <w:rFonts w:hint="eastAsia" w:ascii=".applesystemui" w:hAnsi=".applesystemui"/>
          <w:b/>
          <w:bCs/>
        </w:rPr>
        <w:t xml:space="preserve">5. </w:t>
      </w:r>
      <w:r w:rsidRPr="001D4058" w:rsidR="00244CFA">
        <w:rPr>
          <w:rFonts w:ascii=".applesystemui" w:hAnsi=".applesystemui"/>
          <w:b/>
          <w:bCs/>
        </w:rPr>
        <w:t>Summary</w:t>
      </w:r>
    </w:p>
    <w:p w:rsidR="00244CFA" w:rsidP="00244CFA" w:rsidRDefault="00244CFA" w14:paraId="0DE6EED2" w14:textId="53317381">
      <w:pPr>
        <w:rPr>
          <w:rFonts w:hint="eastAsia" w:ascii=".applesystemui" w:hAnsi=".applesystemui"/>
        </w:rPr>
      </w:pPr>
      <w:r w:rsidRPr="001D4058">
        <w:rPr>
          <w:rFonts w:ascii=".applesystemui" w:hAnsi=".applesystemui"/>
        </w:rPr>
        <w:t xml:space="preserve">This section discussed the basic principles of the </w:t>
      </w:r>
      <w:r w:rsidRPr="001D4058" w:rsidR="001D4058">
        <w:rPr>
          <w:rFonts w:ascii=".applesystemui" w:hAnsi=".applesystemui"/>
          <w:color w:val="EE0000"/>
        </w:rPr>
        <w:t>Three Laws of Robotics</w:t>
      </w:r>
      <w:r w:rsidRPr="001D4058">
        <w:rPr>
          <w:rFonts w:ascii=".applesystemui" w:hAnsi=".applesystemui"/>
        </w:rPr>
        <w:t xml:space="preserve"> and also explored their inherent flaws. The </w:t>
      </w:r>
      <w:r w:rsidRPr="001D4058" w:rsidR="001D4058">
        <w:rPr>
          <w:rFonts w:ascii=".applesystemui" w:hAnsi=".applesystemui"/>
          <w:color w:val="EE0000"/>
        </w:rPr>
        <w:t>Three Laws of Robotics</w:t>
      </w:r>
      <w:r w:rsidRPr="001D4058">
        <w:rPr>
          <w:rFonts w:ascii=".applesystemui" w:hAnsi=".applesystemui"/>
        </w:rPr>
        <w:t xml:space="preserve"> defined the social positioning between humans and </w:t>
      </w:r>
      <w:r w:rsidRPr="001D4058" w:rsidR="001D4058">
        <w:rPr>
          <w:rFonts w:ascii=".applesystemui" w:hAnsi=".applesystemui"/>
          <w:color w:val="EE0000"/>
        </w:rPr>
        <w:t>artificial intelligence</w:t>
      </w:r>
      <w:r w:rsidRPr="001D4058">
        <w:rPr>
          <w:rFonts w:ascii=".applesystemui" w:hAnsi=".applesystemui"/>
        </w:rPr>
        <w:t xml:space="preserve"> in the age of intelligence and established the basic principles that both sides need to follow. Currently, the discussion on this issue is a hot topic in the field of </w:t>
      </w:r>
      <w:r w:rsidRPr="001D4058" w:rsidR="001D4058">
        <w:rPr>
          <w:rFonts w:ascii=".applesystemui" w:hAnsi=".applesystemui"/>
          <w:color w:val="EE0000"/>
        </w:rPr>
        <w:t>artificial intelligence</w:t>
      </w:r>
      <w:r w:rsidRPr="001D4058">
        <w:rPr>
          <w:rFonts w:ascii=".applesystemui" w:hAnsi=".applesystemui"/>
        </w:rPr>
        <w:t xml:space="preserve"> and is a foundational problem that needs careful consideration for building a future intelligent society.</w:t>
      </w:r>
    </w:p>
    <w:p w:rsidRPr="001D4058" w:rsidR="005E1153" w:rsidP="00244CFA" w:rsidRDefault="005E1153" w14:paraId="3731B5F5" w14:textId="77777777">
      <w:pPr>
        <w:rPr>
          <w:rFonts w:hint="eastAsia" w:ascii=".applesystemui" w:hAnsi=".applesystemui"/>
        </w:rPr>
      </w:pPr>
    </w:p>
    <w:p w:rsidRPr="001D4058" w:rsidR="00244CFA" w:rsidP="00244CFA" w:rsidRDefault="00244CFA" w14:paraId="6F64B877" w14:textId="37231573">
      <w:pPr>
        <w:rPr>
          <w:rFonts w:hint="eastAsia" w:ascii=".applesystemui" w:hAnsi=".applesystemui"/>
          <w:b/>
          <w:bCs/>
        </w:rPr>
      </w:pPr>
      <w:r w:rsidRPr="001D4058">
        <w:rPr>
          <w:rFonts w:ascii=".applesystemui" w:hAnsi=".applesystemui"/>
          <w:b/>
          <w:bCs/>
        </w:rPr>
        <w:t>Reflection and Discussion</w:t>
      </w:r>
    </w:p>
    <w:p w:rsidRPr="001D4058" w:rsidR="00244CFA" w:rsidP="00244CFA" w:rsidRDefault="00244CFA" w14:paraId="0605A6B1" w14:textId="71876422">
      <w:pPr>
        <w:rPr>
          <w:rFonts w:hint="eastAsia" w:ascii=".applesystemui" w:hAnsi=".applesystemui"/>
        </w:rPr>
      </w:pPr>
      <w:r w:rsidRPr="001D4058">
        <w:rPr>
          <w:rFonts w:ascii=".applesystemui" w:hAnsi=".applesystemui"/>
        </w:rPr>
        <w:t xml:space="preserve">Based on the </w:t>
      </w:r>
      <w:r w:rsidRPr="001D4058" w:rsidR="001D4058">
        <w:rPr>
          <w:rFonts w:ascii=".applesystemui" w:hAnsi=".applesystemui"/>
          <w:color w:val="EE0000"/>
        </w:rPr>
        <w:t>Three Laws of Robotics</w:t>
      </w:r>
      <w:r w:rsidRPr="001D4058">
        <w:rPr>
          <w:rFonts w:ascii=".applesystemui" w:hAnsi=".applesystemui"/>
        </w:rPr>
        <w:t>, discuss how the following scenarios should be handled.</w:t>
      </w:r>
    </w:p>
    <w:p w:rsidRPr="001D4058" w:rsidR="00244CFA" w:rsidP="00244CFA" w:rsidRDefault="00244CFA" w14:paraId="21D898B6" w14:textId="77777777">
      <w:pPr>
        <w:rPr>
          <w:rFonts w:hint="eastAsia" w:ascii=".applesystemui" w:hAnsi=".applesystemui"/>
        </w:rPr>
      </w:pPr>
      <w:r w:rsidRPr="001D4058">
        <w:rPr>
          <w:rFonts w:ascii=".applesystemui" w:hAnsi=".applesystemui"/>
        </w:rPr>
        <w:t>(1) Robot A is at a crime scene where an adult with a gun is attempting to harm a young boy. To protect the boy, can the robot choose to harm the adult?</w:t>
      </w:r>
    </w:p>
    <w:p w:rsidRPr="001D4058" w:rsidR="00244CFA" w:rsidP="00244CFA" w:rsidRDefault="00244CFA" w14:paraId="0D6751BE" w14:textId="77777777">
      <w:pPr>
        <w:rPr>
          <w:rFonts w:hint="eastAsia" w:ascii=".applesystemui" w:hAnsi=".applesystemui"/>
        </w:rPr>
      </w:pPr>
      <w:r w:rsidRPr="001D4058">
        <w:rPr>
          <w:rFonts w:ascii=".applesystemui" w:hAnsi=".applesystemui"/>
        </w:rPr>
        <w:t>(2) Robot A sees another robot, Robot B, attempting to harm a child. To protect the child, can Robot A destroy Robot B?</w:t>
      </w:r>
    </w:p>
    <w:p w:rsidRPr="001D4058" w:rsidR="00244CFA" w:rsidP="00244CFA" w:rsidRDefault="00244CFA" w14:paraId="4FB78E69" w14:textId="662F45CD">
      <w:pPr>
        <w:rPr>
          <w:rFonts w:hint="eastAsia" w:ascii=".applesystemui" w:hAnsi=".applesystemui"/>
          <w:b/>
          <w:bCs/>
        </w:rPr>
      </w:pPr>
      <w:r w:rsidRPr="001D4058">
        <w:rPr>
          <w:rFonts w:ascii=".applesystemui" w:hAnsi=".applesystemui"/>
          <w:b/>
          <w:bCs/>
        </w:rPr>
        <w:t>Hands-on Exploration</w:t>
      </w:r>
    </w:p>
    <w:p w:rsidRPr="001D4058" w:rsidR="00244CFA" w:rsidP="00244CFA" w:rsidRDefault="00244CFA" w14:paraId="4FDF2850" w14:textId="6E881C2B">
      <w:pPr>
        <w:rPr>
          <w:rFonts w:hint="eastAsia" w:ascii=".applesystemui" w:hAnsi=".applesystemui"/>
        </w:rPr>
      </w:pPr>
      <w:r w:rsidRPr="001D4058">
        <w:rPr>
          <w:rFonts w:ascii=".applesystemui" w:hAnsi=".applesystemui"/>
        </w:rPr>
        <w:t>The "</w:t>
      </w:r>
      <w:r w:rsidRPr="001D4058" w:rsidR="001D4058">
        <w:rPr>
          <w:rFonts w:ascii=".applesystemui" w:hAnsi=".applesystemui"/>
          <w:color w:val="EE0000"/>
        </w:rPr>
        <w:t>Trolley Problem</w:t>
      </w:r>
      <w:r w:rsidRPr="001D4058">
        <w:rPr>
          <w:rFonts w:ascii=".applesystemui" w:hAnsi=".applesystemui"/>
        </w:rPr>
        <w:t xml:space="preserve">" is an ethical thought experiment proposed by the British </w:t>
      </w:r>
      <w:r w:rsidRPr="001D4058">
        <w:rPr>
          <w:rFonts w:ascii=".applesystemui" w:hAnsi=".applesystemui"/>
        </w:rPr>
        <w:lastRenderedPageBreak/>
        <w:t>philosopher Philippa Foot in 1967. It goes roughly like this: an out-of-control trolley is speeding down a track. Ahead on the track, there are five people tied up and unable to move. You are standing next to a lever. If you pull this lever, the trolley will switch to a different track. The problem is, there is one person on the other track. If you pull the lever, the five people on the main track will be saved, but the one person on the side track will be killed. So, should you pull the lever?</w:t>
      </w:r>
    </w:p>
    <w:p w:rsidRPr="001D4058" w:rsidR="00244CFA" w:rsidP="00244CFA" w:rsidRDefault="00244CFA" w14:paraId="3F1A5A8E" w14:textId="77777777">
      <w:pPr>
        <w:rPr>
          <w:rFonts w:hint="eastAsia" w:ascii=".applesystemui" w:hAnsi=".applesystemui"/>
        </w:rPr>
      </w:pPr>
      <w:r w:rsidRPr="001D4058">
        <w:rPr>
          <w:rFonts w:ascii=".applesystemui" w:hAnsi=".applesystemui"/>
        </w:rPr>
        <w:t>The question above is a difficult choice for a person, and it is equally difficult for a robot. The difference is that when people make these decisions, they rely on their immediate reactions, and whatever choice they make is understandable. But robots are different; their actions are predetermined by their designers. Therefore, how to design their behavior in these scenarios becomes a serious moral and ethical choice.</w:t>
      </w:r>
    </w:p>
    <w:p w:rsidRPr="001D4058" w:rsidR="00244CFA" w:rsidP="00244CFA" w:rsidRDefault="00244CFA" w14:paraId="7110DD17" w14:textId="4E738238">
      <w:pPr>
        <w:rPr>
          <w:rFonts w:hint="eastAsia" w:ascii=".applesystemui" w:hAnsi=".applesystemui"/>
        </w:rPr>
      </w:pPr>
      <w:r w:rsidRPr="001D4058">
        <w:rPr>
          <w:rFonts w:ascii=".applesystemui" w:hAnsi=".applesystemui"/>
        </w:rPr>
        <w:t xml:space="preserve">As shown in Figure 5-4, an </w:t>
      </w:r>
      <w:r w:rsidRPr="001D4058" w:rsidR="001D4058">
        <w:rPr>
          <w:rFonts w:ascii=".applesystemui" w:hAnsi=".applesystemui"/>
          <w:color w:val="EE0000"/>
        </w:rPr>
        <w:t>autonomous vehicle</w:t>
      </w:r>
      <w:r w:rsidRPr="001D4058">
        <w:rPr>
          <w:rFonts w:ascii=".applesystemui" w:hAnsi=".applesystemui"/>
        </w:rPr>
        <w:t xml:space="preserve"> is speeding down the road with you inside. Suddenly, a pile of cargo falls from a large truck up ahead. If the car drives straight into it, the car will be wrecked, and you might die. If it swerves left, it will hit the car in the next lane, and both you and the passengers in that car will be injured. If it swerves right, you will be fine, but the motorcyclist to the right might die. In this situation, what action should the </w:t>
      </w:r>
      <w:r w:rsidRPr="001D4058" w:rsidR="001D4058">
        <w:rPr>
          <w:rFonts w:ascii=".applesystemui" w:hAnsi=".applesystemui"/>
          <w:color w:val="EE0000"/>
        </w:rPr>
        <w:t>autonomous vehicle</w:t>
      </w:r>
      <w:r w:rsidRPr="001D4058">
        <w:rPr>
          <w:rFonts w:ascii=".applesystemui" w:hAnsi=".applesystemui"/>
        </w:rPr>
        <w:t xml:space="preserve"> take?</w:t>
      </w:r>
    </w:p>
    <w:p w:rsidRPr="001D4058" w:rsidR="00244CFA" w:rsidP="00244CFA" w:rsidRDefault="00244CFA" w14:paraId="2EFE9D96" w14:textId="77777777">
      <w:pPr>
        <w:rPr>
          <w:rFonts w:hint="eastAsia" w:ascii=".applesystemui" w:hAnsi=".applesystemui"/>
        </w:rPr>
      </w:pPr>
      <w:r w:rsidRPr="001D4058">
        <w:rPr>
          <w:rFonts w:ascii=".applesystemui" w:hAnsi=".applesystemui"/>
        </w:rPr>
        <w:t>Form a group to conduct research. Design a survey, distribute it to different groups of people, analyze the feedback, and create a research report.</w:t>
      </w:r>
    </w:p>
    <w:p w:rsidRPr="001D4058" w:rsidR="00244CFA" w:rsidP="00244CFA" w:rsidRDefault="001D265A" w14:paraId="78F0626C" w14:textId="77777777">
      <w:pPr>
        <w:rPr>
          <w:rFonts w:hint="eastAsia" w:ascii=".applesystemui" w:hAnsi=".applesystemui"/>
        </w:rPr>
      </w:pPr>
      <w:r>
        <w:rPr>
          <w:rFonts w:ascii=".applesystemui" w:hAnsi=".applesystemui"/>
        </w:rPr>
        <w:pict w14:anchorId="76E8D2DC">
          <v:rect id="_x0000_i1025" style="width:0;height:1.5pt" o:hr="t" o:hrstd="t" o:hrnoshade="t" o:hralign="center" fillcolor="#1b1c1d" stroked="f"/>
        </w:pict>
      </w:r>
    </w:p>
    <w:p w:rsidRPr="001D4058" w:rsidR="00244CFA" w:rsidP="00244CFA" w:rsidRDefault="00244CFA" w14:paraId="38FCCEC2" w14:textId="7F8001BC">
      <w:pPr>
        <w:rPr>
          <w:rFonts w:hint="eastAsia" w:ascii=".applesystemui" w:hAnsi=".applesystemui"/>
        </w:rPr>
      </w:pPr>
      <w:r w:rsidRPr="001D4058">
        <w:rPr>
          <w:rFonts w:ascii=".applesystemui" w:hAnsi=".applesystemui"/>
          <w:b/>
          <w:bCs/>
        </w:rPr>
        <w:t>Figure Captions</w:t>
      </w:r>
    </w:p>
    <w:p w:rsidRPr="001D4058" w:rsidR="00244CFA" w:rsidP="000B406D" w:rsidRDefault="00244CFA" w14:paraId="5594B653" w14:textId="0D794162">
      <w:pPr>
        <w:rPr>
          <w:rFonts w:hint="eastAsia" w:ascii=".applesystemui" w:hAnsi=".applesystemui"/>
        </w:rPr>
      </w:pPr>
      <w:r w:rsidRPr="001D4058">
        <w:rPr>
          <w:rFonts w:ascii=".applesystemui" w:hAnsi=".applesystemui"/>
          <w:b/>
          <w:bCs/>
        </w:rPr>
        <w:t>Figure 5-1:</w:t>
      </w:r>
      <w:r w:rsidRPr="001D4058">
        <w:rPr>
          <w:rFonts w:ascii=".applesystemui" w:hAnsi=".applesystemui"/>
        </w:rPr>
        <w:t xml:space="preserve"> Isaac Asimov (1920-1992).</w:t>
      </w:r>
    </w:p>
    <w:p w:rsidRPr="001D4058" w:rsidR="00244CFA" w:rsidP="000B406D" w:rsidRDefault="00244CFA" w14:paraId="452383CA" w14:textId="1D6FCABB">
      <w:pPr>
        <w:rPr>
          <w:rFonts w:hint="eastAsia" w:ascii=".applesystemui" w:hAnsi=".applesystemui"/>
        </w:rPr>
      </w:pPr>
      <w:r w:rsidRPr="001D4058">
        <w:rPr>
          <w:rFonts w:ascii=".applesystemui" w:hAnsi=".applesystemui"/>
          <w:b/>
          <w:bCs/>
        </w:rPr>
        <w:t>Figure 5-2:</w:t>
      </w:r>
      <w:r w:rsidRPr="001D4058">
        <w:rPr>
          <w:rFonts w:ascii=".applesystemui" w:hAnsi=".applesystemui"/>
        </w:rPr>
        <w:t xml:space="preserve"> </w:t>
      </w:r>
      <w:r w:rsidR="001D265A">
        <w:rPr>
          <w:rFonts w:hint="eastAsia" w:ascii=".applesystemui" w:hAnsi=".applesystemui"/>
        </w:rPr>
        <w:t>T</w:t>
      </w:r>
      <w:r w:rsidRPr="001D4058">
        <w:rPr>
          <w:rFonts w:ascii=".applesystemui" w:hAnsi=".applesystemui"/>
        </w:rPr>
        <w:t>he Three Laws of Robotics: Protect, Obey, Survive.</w:t>
      </w:r>
    </w:p>
    <w:p w:rsidRPr="001D4058" w:rsidR="00244CFA" w:rsidP="000B406D" w:rsidRDefault="00244CFA" w14:paraId="7E83BCF6" w14:textId="327DE370">
      <w:pPr>
        <w:rPr>
          <w:rFonts w:hint="eastAsia" w:ascii=".applesystemui" w:hAnsi=".applesystemui"/>
        </w:rPr>
      </w:pPr>
      <w:r w:rsidRPr="001D4058">
        <w:rPr>
          <w:rFonts w:ascii=".applesystemui" w:hAnsi=".applesystemui"/>
          <w:b/>
          <w:bCs/>
        </w:rPr>
        <w:t>Figure 5-3:</w:t>
      </w:r>
      <w:r w:rsidRPr="001D4058">
        <w:rPr>
          <w:rFonts w:ascii=".applesystemui" w:hAnsi=".applesystemui"/>
        </w:rPr>
        <w:t xml:space="preserve"> </w:t>
      </w:r>
      <w:r w:rsidR="001D265A">
        <w:rPr>
          <w:rFonts w:hint="eastAsia" w:ascii=".applesystemui" w:hAnsi=".applesystemui"/>
        </w:rPr>
        <w:t>A</w:t>
      </w:r>
      <w:r w:rsidRPr="001D4058">
        <w:rPr>
          <w:rFonts w:ascii=".applesystemui" w:hAnsi=".applesystemui"/>
        </w:rPr>
        <w:t xml:space="preserve"> vaccine shot may seem harmful but is actually beneficial.</w:t>
      </w:r>
    </w:p>
    <w:p w:rsidRPr="001D4058" w:rsidR="00244CFA" w:rsidP="000B406D" w:rsidRDefault="00244CFA" w14:paraId="1EF52EBE" w14:textId="346ECAEE">
      <w:pPr>
        <w:rPr>
          <w:rFonts w:hint="eastAsia" w:ascii=".applesystemui" w:hAnsi=".applesystemui"/>
        </w:rPr>
      </w:pPr>
      <w:r w:rsidRPr="001D4058">
        <w:rPr>
          <w:rFonts w:ascii=".applesystemui" w:hAnsi=".applesystemui"/>
          <w:b/>
          <w:bCs/>
        </w:rPr>
        <w:t>Figure 5-4:</w:t>
      </w:r>
      <w:r w:rsidRPr="001D4058">
        <w:rPr>
          <w:rFonts w:ascii=".applesystemui" w:hAnsi=".applesystemui"/>
        </w:rPr>
        <w:t xml:space="preserve"> </w:t>
      </w:r>
      <w:r w:rsidR="001D265A">
        <w:rPr>
          <w:rFonts w:hint="eastAsia" w:ascii=".applesystemui" w:hAnsi=".applesystemui"/>
        </w:rPr>
        <w:t>S</w:t>
      </w:r>
      <w:r w:rsidRPr="001D4058">
        <w:rPr>
          <w:rFonts w:ascii=".applesystemui" w:hAnsi=".applesystemui"/>
        </w:rPr>
        <w:t>elf-driving car dilemma.</w:t>
      </w:r>
    </w:p>
    <w:p w:rsidRPr="001D4058" w:rsidR="001B0A95" w:rsidRDefault="001B0A95" w14:paraId="6C788A90" w14:textId="77777777">
      <w:pPr>
        <w:rPr>
          <w:rFonts w:hint="eastAsia" w:ascii=".applesystemui" w:hAnsi=".applesystemui"/>
        </w:rPr>
      </w:pPr>
    </w:p>
    <w:sectPr w:rsidRPr="001D4058" w:rsidR="001B0A95">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5DA" w:rsidP="00673400" w:rsidRDefault="00C865DA" w14:paraId="55096C80" w14:textId="77777777">
      <w:pPr>
        <w:spacing w:after="0" w:line="240" w:lineRule="auto"/>
      </w:pPr>
      <w:r>
        <w:separator/>
      </w:r>
    </w:p>
  </w:endnote>
  <w:endnote w:type="continuationSeparator" w:id="0">
    <w:p w:rsidR="00C865DA" w:rsidP="00673400" w:rsidRDefault="00C865DA" w14:paraId="066474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5DA" w:rsidP="00673400" w:rsidRDefault="00C865DA" w14:paraId="2B620C48" w14:textId="77777777">
      <w:pPr>
        <w:spacing w:after="0" w:line="240" w:lineRule="auto"/>
      </w:pPr>
      <w:r>
        <w:separator/>
      </w:r>
    </w:p>
  </w:footnote>
  <w:footnote w:type="continuationSeparator" w:id="0">
    <w:p w:rsidR="00C865DA" w:rsidP="00673400" w:rsidRDefault="00C865DA" w14:paraId="58C7AE5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97C69"/>
    <w:multiLevelType w:val="multilevel"/>
    <w:tmpl w:val="22A8D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8780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95"/>
    <w:rsid w:val="000B406D"/>
    <w:rsid w:val="001B0A95"/>
    <w:rsid w:val="001D265A"/>
    <w:rsid w:val="001D4058"/>
    <w:rsid w:val="00244CFA"/>
    <w:rsid w:val="00356D8E"/>
    <w:rsid w:val="004A0046"/>
    <w:rsid w:val="005A5043"/>
    <w:rsid w:val="005E1153"/>
    <w:rsid w:val="00673400"/>
    <w:rsid w:val="00786E63"/>
    <w:rsid w:val="007A28AB"/>
    <w:rsid w:val="00A77966"/>
    <w:rsid w:val="00C865DA"/>
    <w:rsid w:val="00D2172C"/>
    <w:rsid w:val="0AA16C15"/>
    <w:rsid w:val="0ED280BB"/>
    <w:rsid w:val="17D93847"/>
    <w:rsid w:val="1930CF43"/>
    <w:rsid w:val="26364371"/>
    <w:rsid w:val="2680CAA7"/>
    <w:rsid w:val="28847D83"/>
    <w:rsid w:val="35417B8F"/>
    <w:rsid w:val="3D777B3F"/>
    <w:rsid w:val="3F4D491F"/>
    <w:rsid w:val="47CDF963"/>
    <w:rsid w:val="4F20370E"/>
    <w:rsid w:val="5065B29F"/>
    <w:rsid w:val="5867F2AD"/>
    <w:rsid w:val="59B69745"/>
    <w:rsid w:val="5FB912A5"/>
    <w:rsid w:val="603E3D8F"/>
    <w:rsid w:val="62331520"/>
    <w:rsid w:val="69BDC0D6"/>
    <w:rsid w:val="6C1CFF5E"/>
    <w:rsid w:val="7732DF68"/>
    <w:rsid w:val="77E89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E703F75"/>
  <w15:chartTrackingRefBased/>
  <w15:docId w15:val="{1F6C8BFF-DB05-4C8A-876F-17B22227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1B0A95"/>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1B0A95"/>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1B0A95"/>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B0A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0A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0A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0A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0A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0A95"/>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1B0A95"/>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1B0A95"/>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1B0A95"/>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1B0A95"/>
    <w:rPr>
      <w:rFonts w:cstheme="majorBidi"/>
      <w:color w:val="0F4761" w:themeColor="accent1" w:themeShade="BF"/>
      <w:sz w:val="28"/>
      <w:szCs w:val="28"/>
    </w:rPr>
  </w:style>
  <w:style w:type="character" w:styleId="50" w:customStyle="1">
    <w:name w:val="标题 5 字符"/>
    <w:basedOn w:val="a0"/>
    <w:link w:val="5"/>
    <w:uiPriority w:val="9"/>
    <w:semiHidden/>
    <w:rsid w:val="001B0A95"/>
    <w:rPr>
      <w:rFonts w:cstheme="majorBidi"/>
      <w:color w:val="0F4761" w:themeColor="accent1" w:themeShade="BF"/>
      <w:sz w:val="24"/>
    </w:rPr>
  </w:style>
  <w:style w:type="character" w:styleId="60" w:customStyle="1">
    <w:name w:val="标题 6 字符"/>
    <w:basedOn w:val="a0"/>
    <w:link w:val="6"/>
    <w:uiPriority w:val="9"/>
    <w:semiHidden/>
    <w:rsid w:val="001B0A95"/>
    <w:rPr>
      <w:rFonts w:cstheme="majorBidi"/>
      <w:b/>
      <w:bCs/>
      <w:color w:val="0F4761" w:themeColor="accent1" w:themeShade="BF"/>
    </w:rPr>
  </w:style>
  <w:style w:type="character" w:styleId="70" w:customStyle="1">
    <w:name w:val="标题 7 字符"/>
    <w:basedOn w:val="a0"/>
    <w:link w:val="7"/>
    <w:uiPriority w:val="9"/>
    <w:semiHidden/>
    <w:rsid w:val="001B0A95"/>
    <w:rPr>
      <w:rFonts w:cstheme="majorBidi"/>
      <w:b/>
      <w:bCs/>
      <w:color w:val="595959" w:themeColor="text1" w:themeTint="A6"/>
    </w:rPr>
  </w:style>
  <w:style w:type="character" w:styleId="80" w:customStyle="1">
    <w:name w:val="标题 8 字符"/>
    <w:basedOn w:val="a0"/>
    <w:link w:val="8"/>
    <w:uiPriority w:val="9"/>
    <w:semiHidden/>
    <w:rsid w:val="001B0A95"/>
    <w:rPr>
      <w:rFonts w:cstheme="majorBidi"/>
      <w:color w:val="595959" w:themeColor="text1" w:themeTint="A6"/>
    </w:rPr>
  </w:style>
  <w:style w:type="character" w:styleId="90" w:customStyle="1">
    <w:name w:val="标题 9 字符"/>
    <w:basedOn w:val="a0"/>
    <w:link w:val="9"/>
    <w:uiPriority w:val="9"/>
    <w:semiHidden/>
    <w:rsid w:val="001B0A95"/>
    <w:rPr>
      <w:rFonts w:eastAsiaTheme="majorEastAsia" w:cstheme="majorBidi"/>
      <w:color w:val="595959" w:themeColor="text1" w:themeTint="A6"/>
    </w:rPr>
  </w:style>
  <w:style w:type="paragraph" w:styleId="a3">
    <w:name w:val="Title"/>
    <w:basedOn w:val="a"/>
    <w:next w:val="a"/>
    <w:link w:val="a4"/>
    <w:uiPriority w:val="10"/>
    <w:qFormat/>
    <w:rsid w:val="001B0A95"/>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1B0A95"/>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B0A95"/>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1B0A95"/>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1B0A95"/>
    <w:pPr>
      <w:spacing w:before="160"/>
      <w:jc w:val="center"/>
    </w:pPr>
    <w:rPr>
      <w:i/>
      <w:iCs/>
      <w:color w:val="404040" w:themeColor="text1" w:themeTint="BF"/>
    </w:rPr>
  </w:style>
  <w:style w:type="character" w:styleId="a8" w:customStyle="1">
    <w:name w:val="引用 字符"/>
    <w:basedOn w:val="a0"/>
    <w:link w:val="a7"/>
    <w:uiPriority w:val="29"/>
    <w:rsid w:val="001B0A95"/>
    <w:rPr>
      <w:i/>
      <w:iCs/>
      <w:color w:val="404040" w:themeColor="text1" w:themeTint="BF"/>
    </w:rPr>
  </w:style>
  <w:style w:type="paragraph" w:styleId="a9">
    <w:name w:val="List Paragraph"/>
    <w:basedOn w:val="a"/>
    <w:uiPriority w:val="34"/>
    <w:qFormat/>
    <w:rsid w:val="001B0A95"/>
    <w:pPr>
      <w:ind w:left="720"/>
      <w:contextualSpacing/>
    </w:pPr>
  </w:style>
  <w:style w:type="character" w:styleId="aa">
    <w:name w:val="Intense Emphasis"/>
    <w:basedOn w:val="a0"/>
    <w:uiPriority w:val="21"/>
    <w:qFormat/>
    <w:rsid w:val="001B0A95"/>
    <w:rPr>
      <w:i/>
      <w:iCs/>
      <w:color w:val="0F4761" w:themeColor="accent1" w:themeShade="BF"/>
    </w:rPr>
  </w:style>
  <w:style w:type="paragraph" w:styleId="ab">
    <w:name w:val="Intense Quote"/>
    <w:basedOn w:val="a"/>
    <w:next w:val="a"/>
    <w:link w:val="ac"/>
    <w:uiPriority w:val="30"/>
    <w:qFormat/>
    <w:rsid w:val="001B0A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1B0A95"/>
    <w:rPr>
      <w:i/>
      <w:iCs/>
      <w:color w:val="0F4761" w:themeColor="accent1" w:themeShade="BF"/>
    </w:rPr>
  </w:style>
  <w:style w:type="character" w:styleId="ad">
    <w:name w:val="Intense Reference"/>
    <w:basedOn w:val="a0"/>
    <w:uiPriority w:val="32"/>
    <w:qFormat/>
    <w:rsid w:val="001B0A95"/>
    <w:rPr>
      <w:b/>
      <w:bCs/>
      <w:smallCaps/>
      <w:color w:val="0F4761" w:themeColor="accent1" w:themeShade="BF"/>
      <w:spacing w:val="5"/>
    </w:rPr>
  </w:style>
  <w:style w:type="paragraph" w:styleId="ae">
    <w:name w:val="header"/>
    <w:basedOn w:val="a"/>
    <w:link w:val="af"/>
    <w:uiPriority w:val="99"/>
    <w:unhideWhenUsed/>
    <w:rsid w:val="00673400"/>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673400"/>
    <w:rPr>
      <w:sz w:val="18"/>
      <w:szCs w:val="18"/>
    </w:rPr>
  </w:style>
  <w:style w:type="paragraph" w:styleId="af0">
    <w:name w:val="footer"/>
    <w:basedOn w:val="a"/>
    <w:link w:val="af1"/>
    <w:uiPriority w:val="99"/>
    <w:unhideWhenUsed/>
    <w:rsid w:val="00673400"/>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6734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11</revision>
  <dcterms:created xsi:type="dcterms:W3CDTF">2025-08-15T09:11:00.0000000Z</dcterms:created>
  <dcterms:modified xsi:type="dcterms:W3CDTF">2025-08-18T02:31:35.5508368Z</dcterms:modified>
</coreProperties>
</file>