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A713B" w:rsidR="002D6AD8" w:rsidP="00896D17" w:rsidRDefault="002D6AD8" w14:paraId="399A129D" w14:textId="2090486B">
      <w:pPr>
        <w:rPr>
          <w:rFonts w:ascii=".applesystemui" w:hAnsi=".applesystemui"/>
          <w:b/>
          <w:bCs/>
        </w:rPr>
      </w:pPr>
      <w:r w:rsidRPr="008A713B">
        <w:rPr>
          <w:rFonts w:ascii=".applesystemui" w:hAnsi=".applesystemui"/>
          <w:b/>
          <w:bCs/>
        </w:rPr>
        <w:t>7.4 The Beginning of Deep Learning</w:t>
      </w:r>
    </w:p>
    <w:p w:rsidRPr="008A713B" w:rsidR="00896D17" w:rsidP="00896D17" w:rsidRDefault="00896D17" w14:paraId="15381345" w14:textId="231361C2">
      <w:pPr>
        <w:rPr>
          <w:rFonts w:ascii=".applesystemui" w:hAnsi=".applesystemui"/>
          <w:b/>
          <w:bCs/>
        </w:rPr>
      </w:pPr>
      <w:r w:rsidRPr="008A713B">
        <w:rPr>
          <w:rFonts w:ascii=".applesystemui" w:hAnsi=".applesystemui"/>
          <w:b/>
          <w:bCs/>
        </w:rPr>
        <w:t>1. Learning objectives</w:t>
      </w:r>
    </w:p>
    <w:p w:rsidRPr="008A713B" w:rsidR="00896D17" w:rsidP="00896D17" w:rsidRDefault="00896D17" w14:paraId="2347F943" w14:textId="2653A7E8">
      <w:pPr>
        <w:rPr>
          <w:rFonts w:ascii=".applesystemui" w:hAnsi=".applesystemui"/>
        </w:rPr>
      </w:pPr>
      <w:r w:rsidRPr="008A713B">
        <w:rPr>
          <w:rFonts w:ascii=".applesystemui" w:hAnsi=".applesystemui"/>
        </w:rPr>
        <w:t xml:space="preserve">(1) Learn about the life and great contributions of Geoffrey Hinton, the father of </w:t>
      </w:r>
      <w:r w:rsidRPr="008A713B" w:rsidR="00D60ECD">
        <w:rPr>
          <w:rFonts w:ascii=".applesystemui" w:hAnsi=".applesystemui"/>
          <w:color w:val="EE0000"/>
        </w:rPr>
        <w:t>Deep Learning</w:t>
      </w:r>
      <w:r w:rsidRPr="008A713B">
        <w:rPr>
          <w:rFonts w:ascii=".applesystemui" w:hAnsi=".applesystemui"/>
        </w:rPr>
        <w:t>.</w:t>
      </w:r>
    </w:p>
    <w:p w:rsidRPr="008A713B" w:rsidR="00896D17" w:rsidP="00896D17" w:rsidRDefault="00896D17" w14:paraId="1B3245DA" w14:textId="3D26DB45">
      <w:pPr>
        <w:rPr>
          <w:rFonts w:ascii=".applesystemui" w:hAnsi=".applesystemui"/>
        </w:rPr>
      </w:pPr>
      <w:r w:rsidRPr="008A713B">
        <w:rPr>
          <w:rFonts w:ascii=".applesystemui" w:hAnsi=".applesystemui"/>
        </w:rPr>
        <w:t xml:space="preserve">(2) Understand the fundamental principles of </w:t>
      </w:r>
      <w:r w:rsidRPr="008A713B" w:rsidR="00D60ECD">
        <w:rPr>
          <w:rFonts w:ascii=".applesystemui" w:hAnsi=".applesystemui"/>
          <w:color w:val="EE0000"/>
        </w:rPr>
        <w:t>Deep Learning</w:t>
      </w:r>
      <w:r w:rsidRPr="008A713B">
        <w:rPr>
          <w:rFonts w:ascii=".applesystemui" w:hAnsi=".applesystemui"/>
        </w:rPr>
        <w:t>, especially the importance of hierarchical feature learning.</w:t>
      </w:r>
    </w:p>
    <w:p w:rsidRPr="008A713B" w:rsidR="00896D17" w:rsidP="00896D17" w:rsidRDefault="00896D17" w14:paraId="72AE6CBF" w14:textId="3BB5CFEF">
      <w:pPr>
        <w:rPr>
          <w:rFonts w:ascii=".applesystemui" w:hAnsi=".applesystemui"/>
        </w:rPr>
      </w:pPr>
      <w:r w:rsidRPr="008A713B">
        <w:rPr>
          <w:rFonts w:ascii=".applesystemui" w:hAnsi=".applesystemui"/>
        </w:rPr>
        <w:t xml:space="preserve">(3) Explore the era of big data learning ushered in by </w:t>
      </w:r>
      <w:r w:rsidRPr="008A713B" w:rsidR="00D60ECD">
        <w:rPr>
          <w:rFonts w:ascii=".applesystemui" w:hAnsi=".applesystemui"/>
          <w:color w:val="EE0000"/>
        </w:rPr>
        <w:t>Deep Learning</w:t>
      </w:r>
      <w:r w:rsidRPr="008A713B">
        <w:rPr>
          <w:rFonts w:ascii=".applesystemui" w:hAnsi=".applesystemui"/>
        </w:rPr>
        <w:t xml:space="preserve"> and its significance in advancing the development of </w:t>
      </w:r>
      <w:r w:rsidRPr="008A713B" w:rsidR="00D60ECD">
        <w:rPr>
          <w:rFonts w:ascii=".applesystemui" w:hAnsi=".applesystemui"/>
          <w:color w:val="EE0000"/>
        </w:rPr>
        <w:t>Artificial Intelligence</w:t>
      </w:r>
      <w:r w:rsidRPr="008A713B">
        <w:rPr>
          <w:rFonts w:ascii=".applesystemui" w:hAnsi=".applesystemui"/>
        </w:rPr>
        <w:t>.</w:t>
      </w:r>
    </w:p>
    <w:p w:rsidR="008066C4" w:rsidP="00896D17" w:rsidRDefault="008066C4" w14:paraId="50B89DA7" w14:textId="77777777">
      <w:pPr>
        <w:rPr>
          <w:rFonts w:ascii=".applesystemui" w:hAnsi=".applesystemui"/>
          <w:b/>
          <w:bCs/>
        </w:rPr>
      </w:pPr>
    </w:p>
    <w:p w:rsidR="008066C4" w:rsidP="00896D17" w:rsidRDefault="00D60ECD" w14:paraId="364EF014" w14:textId="77777777">
      <w:pPr>
        <w:rPr>
          <w:rFonts w:ascii=".applesystemui" w:hAnsi=".applesystemui"/>
        </w:rPr>
      </w:pPr>
      <w:r w:rsidRPr="008A713B">
        <w:rPr>
          <w:rFonts w:ascii=".applesystemui" w:hAnsi=".applesystemui"/>
          <w:color w:val="EE0000"/>
        </w:rPr>
        <w:t>Deep Learning</w:t>
      </w:r>
      <w:r w:rsidRPr="008A713B" w:rsidR="00896D17">
        <w:rPr>
          <w:rFonts w:ascii=".applesystemui" w:hAnsi=".applesystemui"/>
        </w:rPr>
        <w:t xml:space="preserve"> is one of the most significant advancements in the field of </w:t>
      </w:r>
      <w:r w:rsidRPr="008A713B">
        <w:rPr>
          <w:rFonts w:ascii=".applesystemui" w:hAnsi=".applesystemui"/>
          <w:color w:val="EE0000"/>
        </w:rPr>
        <w:t>Artificial Intelligence</w:t>
      </w:r>
      <w:r w:rsidRPr="008A713B" w:rsidR="00896D17">
        <w:rPr>
          <w:rFonts w:ascii=".applesystemui" w:hAnsi=".applesystemui"/>
        </w:rPr>
        <w:t xml:space="preserve"> in recent years. Many of the exciting achievements we see today are closely linked to it. So, how did </w:t>
      </w:r>
      <w:r w:rsidRPr="008A713B">
        <w:rPr>
          <w:rFonts w:ascii=".applesystemui" w:hAnsi=".applesystemui"/>
          <w:color w:val="EE0000"/>
        </w:rPr>
        <w:t>Deep Learning</w:t>
      </w:r>
      <w:r w:rsidRPr="008A713B" w:rsidR="00896D17">
        <w:rPr>
          <w:rFonts w:ascii=".applesystemui" w:hAnsi=".applesystemui"/>
        </w:rPr>
        <w:t xml:space="preserve"> come to be? What problems did its emergence solve? In this section, we will explore the beginnings of </w:t>
      </w:r>
      <w:r w:rsidRPr="008A713B">
        <w:rPr>
          <w:rFonts w:ascii=".applesystemui" w:hAnsi=".applesystemui"/>
          <w:color w:val="EE0000"/>
        </w:rPr>
        <w:t>Deep Learning</w:t>
      </w:r>
      <w:r w:rsidRPr="008A713B" w:rsidR="00896D17">
        <w:rPr>
          <w:rFonts w:ascii=".applesystemui" w:hAnsi=".applesystemui"/>
        </w:rPr>
        <w:t>, learn about the life and academic contributions of its father, Geoffrey Hinton, discuss the historical context of its proposal, and study the basic principles behind it.</w:t>
      </w:r>
    </w:p>
    <w:p w:rsidR="00A56F7B" w:rsidP="00896D17" w:rsidRDefault="00A56F7B" w14:paraId="2C70DCEF" w14:textId="77777777">
      <w:pPr>
        <w:rPr>
          <w:rFonts w:ascii=".applesystemui" w:hAnsi=".applesystemui"/>
        </w:rPr>
      </w:pPr>
    </w:p>
    <w:p w:rsidRPr="00A56F7B" w:rsidR="00896D17" w:rsidP="008066C4" w:rsidRDefault="008066C4" w14:paraId="74FA71EB" w14:textId="77A3B81A">
      <w:pPr>
        <w:pStyle w:val="a9"/>
        <w:numPr>
          <w:ilvl w:val="0"/>
          <w:numId w:val="2"/>
        </w:numPr>
        <w:rPr>
          <w:rFonts w:ascii=".applesystemui" w:hAnsi=".applesystemui"/>
          <w:b/>
          <w:bCs/>
        </w:rPr>
      </w:pPr>
      <w:r w:rsidRPr="00A56F7B">
        <w:rPr>
          <w:rFonts w:hint="eastAsia" w:ascii=".applesystemui" w:hAnsi=".applesystemui"/>
          <w:b/>
          <w:bCs/>
        </w:rPr>
        <w:t>Hin</w:t>
      </w:r>
      <w:r w:rsidRPr="00A56F7B" w:rsidR="00896D17">
        <w:rPr>
          <w:rFonts w:ascii=".applesystemui" w:hAnsi=".applesystemui"/>
          <w:b/>
          <w:bCs/>
        </w:rPr>
        <w:t xml:space="preserve">ton's </w:t>
      </w:r>
      <w:commentRangeStart w:id="0"/>
      <w:r w:rsidRPr="00A56F7B" w:rsidR="00896D17">
        <w:rPr>
          <w:rFonts w:ascii=".applesystemui" w:hAnsi=".applesystemui"/>
          <w:b/>
          <w:bCs/>
        </w:rPr>
        <w:t>Educational Journey</w:t>
      </w:r>
      <w:commentRangeEnd w:id="0"/>
      <w:r w:rsidRPr="00A56F7B">
        <w:rPr>
          <w:rStyle w:val="af2"/>
          <w:b/>
          <w:bCs/>
        </w:rPr>
        <w:commentReference w:id="0"/>
      </w:r>
    </w:p>
    <w:p w:rsidRPr="008A713B" w:rsidR="00896D17" w:rsidP="00896D17" w:rsidRDefault="00896D17" w14:paraId="46F1489F" w14:textId="7574726A">
      <w:pPr>
        <w:rPr>
          <w:rFonts w:ascii=".applesystemui" w:hAnsi=".applesystemui"/>
        </w:rPr>
      </w:pPr>
      <w:r w:rsidRPr="749A3EE6" w:rsidR="00896D17">
        <w:rPr>
          <w:rFonts w:ascii=".applesystemui" w:hAnsi=".applesystemui"/>
        </w:rPr>
        <w:t xml:space="preserve">Geoffrey Hinton was born in 1947 into a family with a rich scientific </w:t>
      </w:r>
      <w:del w:author="Rachel St. John" w:date="2025-08-22T04:14:53.792Z" w:id="1104339700">
        <w:r w:rsidRPr="749A3EE6" w:rsidDel="00896D17">
          <w:rPr>
            <w:rFonts w:ascii=".applesystemui" w:hAnsi=".applesystemui"/>
          </w:rPr>
          <w:delText>atmosphere</w:delText>
        </w:r>
      </w:del>
      <w:ins w:author="Rachel St. John" w:date="2025-08-22T04:14:56.097Z" w:id="127537841">
        <w:r w:rsidRPr="749A3EE6" w:rsidR="0BBC91F1">
          <w:rPr>
            <w:rFonts w:ascii=".applesystemui" w:hAnsi=".applesystemui"/>
          </w:rPr>
          <w:t>history</w:t>
        </w:r>
      </w:ins>
      <w:r w:rsidRPr="749A3EE6" w:rsidR="00896D17">
        <w:rPr>
          <w:rFonts w:ascii=".applesystemui" w:hAnsi=".applesystemui"/>
        </w:rPr>
        <w:t xml:space="preserve">. His family had many outstanding figures in the scientific community, the most famous of whom was his great-great-grandfather, the British scientist George Boole. The </w:t>
      </w:r>
      <w:r w:rsidRPr="749A3EE6" w:rsidR="00D60ECD">
        <w:rPr>
          <w:rFonts w:ascii=".applesystemui" w:hAnsi=".applesystemui"/>
          <w:color w:val="EE0000"/>
        </w:rPr>
        <w:t>Boolean algebra</w:t>
      </w:r>
      <w:r w:rsidRPr="749A3EE6" w:rsidR="00896D17">
        <w:rPr>
          <w:rFonts w:ascii=".applesystemui" w:hAnsi=".applesystemui"/>
        </w:rPr>
        <w:t xml:space="preserve"> he invented is one of the key theoretical foundations of computer science. </w:t>
      </w:r>
      <w:del w:author="Rachel St. John" w:date="2025-08-22T04:15:17.08Z" w:id="679431351">
        <w:r w:rsidRPr="749A3EE6" w:rsidDel="00896D17">
          <w:rPr>
            <w:rFonts w:ascii=".applesystemui" w:hAnsi=".applesystemui"/>
          </w:rPr>
          <w:delText xml:space="preserve">In </w:delText>
        </w:r>
      </w:del>
      <w:ins w:author="Rachel St. John" w:date="2025-08-22T04:15:21.165Z" w:id="1592771605">
        <w:r w:rsidRPr="749A3EE6" w:rsidR="73A35A93">
          <w:rPr>
            <w:rFonts w:ascii=".applesystemui" w:hAnsi=".applesystemui"/>
          </w:rPr>
          <w:t xml:space="preserve">Growing up in </w:t>
        </w:r>
      </w:ins>
      <w:r w:rsidRPr="749A3EE6" w:rsidR="00896D17">
        <w:rPr>
          <w:rFonts w:ascii=".applesystemui" w:hAnsi=".applesystemui"/>
        </w:rPr>
        <w:t>such a family environment, Hinton was</w:t>
      </w:r>
      <w:ins w:author="Rachel St. John" w:date="2025-08-22T04:15:33.774Z" w:id="96759458">
        <w:r w:rsidRPr="749A3EE6" w:rsidR="7CC45AE8">
          <w:rPr>
            <w:rFonts w:ascii=".applesystemui" w:hAnsi=".applesystemui"/>
          </w:rPr>
          <w:t xml:space="preserve"> naturally</w:t>
        </w:r>
      </w:ins>
      <w:r w:rsidRPr="749A3EE6" w:rsidR="00896D17">
        <w:rPr>
          <w:rFonts w:ascii=".applesystemui" w:hAnsi=".applesystemui"/>
        </w:rPr>
        <w:t xml:space="preserve"> curious about scientific research fr</w:t>
      </w:r>
      <w:r w:rsidRPr="749A3EE6" w:rsidR="00896D17">
        <w:rPr>
          <w:rFonts w:ascii=".applesystemui" w:hAnsi=".applesystemui"/>
        </w:rPr>
        <w:t xml:space="preserve">om </w:t>
      </w:r>
      <w:r w:rsidRPr="749A3EE6" w:rsidR="00896D17">
        <w:rPr>
          <w:rFonts w:ascii=".applesystemui" w:hAnsi=".applesystemui"/>
        </w:rPr>
        <w:t xml:space="preserve">a young </w:t>
      </w:r>
      <w:r w:rsidRPr="749A3EE6" w:rsidR="00896D17">
        <w:rPr>
          <w:rFonts w:ascii=".applesystemui" w:hAnsi=".applesystemui"/>
        </w:rPr>
        <w:t>age</w:t>
      </w:r>
      <w:del w:author="Rachel St. John" w:date="2025-08-22T04:16:03.492Z" w:id="1638764159">
        <w:r w:rsidRPr="749A3EE6" w:rsidDel="00896D17">
          <w:rPr>
            <w:rFonts w:ascii=".applesystemui" w:hAnsi=".applesystemui"/>
          </w:rPr>
          <w:delText xml:space="preserve">, and </w:delText>
        </w:r>
      </w:del>
      <w:ins w:author="Rachel St. John" w:date="2025-08-22T04:16:05.019Z" w:id="966838288">
        <w:r w:rsidRPr="749A3EE6" w:rsidR="3BBD0BB6">
          <w:rPr>
            <w:rFonts w:ascii=".applesystemui" w:hAnsi=".applesystemui"/>
          </w:rPr>
          <w:t xml:space="preserve">. </w:t>
        </w:r>
      </w:ins>
      <w:del w:author="Rachel St. John" w:date="2025-08-22T04:16:06.66Z" w:id="1145936442">
        <w:r w:rsidRPr="749A3EE6" w:rsidDel="00896D17">
          <w:rPr>
            <w:rFonts w:ascii=".applesystemui" w:hAnsi=".applesystemui"/>
          </w:rPr>
          <w:delText>he</w:delText>
        </w:r>
      </w:del>
      <w:ins w:author="Rachel St. John" w:date="2025-08-22T04:16:07.004Z" w:id="826766865">
        <w:r w:rsidRPr="749A3EE6" w:rsidR="2E700546">
          <w:rPr>
            <w:rFonts w:ascii=".applesystemui" w:hAnsi=".applesystemui"/>
          </w:rPr>
          <w:t>He</w:t>
        </w:r>
      </w:ins>
      <w:r w:rsidRPr="749A3EE6" w:rsidR="00896D17">
        <w:rPr>
          <w:rFonts w:ascii=".applesystemui" w:hAnsi=".applesystemui"/>
        </w:rPr>
        <w:t xml:space="preserve"> was most fascinated by how the brain works.</w:t>
      </w:r>
    </w:p>
    <w:p w:rsidRPr="008A713B" w:rsidR="00896D17" w:rsidP="00896D17" w:rsidRDefault="00896D17" w14:paraId="317BC62B" w14:textId="77777777">
      <w:pPr>
        <w:rPr>
          <w:rFonts w:ascii=".applesystemui" w:hAnsi=".applesystemui"/>
        </w:rPr>
      </w:pPr>
      <w:r w:rsidRPr="008A713B">
        <w:rPr>
          <w:rFonts w:ascii=".applesystemui" w:hAnsi=".applesystemui"/>
        </w:rPr>
        <w:t>Hinton’s academic path was not a smooth one. At 18, he entered Cambridge University and tried various fields such as physics, chemistry, physiology, and philosophy. Eventually, he transferred to the psychology department and earned a bachelor's degree in experimental psychology in 1970.</w:t>
      </w:r>
    </w:p>
    <w:p w:rsidRPr="008A713B" w:rsidR="00896D17" w:rsidP="749A3EE6" w:rsidRDefault="00896D17" w14:paraId="746E2141" w14:textId="73F9DFB6">
      <w:pPr>
        <w:pStyle w:val="a"/>
        <w:suppressLineNumbers w:val="0"/>
        <w:bidi w:val="0"/>
        <w:spacing w:before="0" w:beforeAutospacing="off" w:after="160" w:afterAutospacing="off" w:line="278" w:lineRule="auto"/>
        <w:ind w:left="0" w:right="0"/>
        <w:jc w:val="left"/>
        <w:rPr>
          <w:rFonts w:ascii=".applesystemui" w:hAnsi=".applesystemui"/>
        </w:rPr>
        <w:pPrChange w:author="Rachel St. John" w:date="2025-08-22T04:17:50.047Z">
          <w:pPr>
            <w:pStyle w:val="a"/>
            <w:bidi w:val="0"/>
            <w:spacing w:before="0" w:beforeAutospacing="off" w:after="160" w:afterAutospacing="off"/>
          </w:pPr>
        </w:pPrChange>
      </w:pPr>
      <w:r w:rsidRPr="749A3EE6" w:rsidR="00896D17">
        <w:rPr>
          <w:rFonts w:ascii=".applesystemui" w:hAnsi=".applesystemui"/>
        </w:rPr>
        <w:t xml:space="preserve">After graduating, Hinton </w:t>
      </w:r>
      <w:r w:rsidRPr="749A3EE6" w:rsidR="00896D17">
        <w:rPr>
          <w:rFonts w:ascii=".applesystemui" w:hAnsi=".applesystemui"/>
        </w:rPr>
        <w:t>couldn't</w:t>
      </w:r>
      <w:r w:rsidRPr="749A3EE6" w:rsidR="00896D17">
        <w:rPr>
          <w:rFonts w:ascii=".applesystemui" w:hAnsi=".applesystemui"/>
        </w:rPr>
        <w:t xml:space="preserve"> find a suitable job and had to make a living doing carpentry. However, his financial struggles did not diminish his dream of pursuing science</w:t>
      </w:r>
      <w:del w:author="Rachel St. John" w:date="2025-08-22T04:16:49.289Z" w:id="1292629915">
        <w:r w:rsidRPr="749A3EE6" w:rsidDel="00896D17">
          <w:rPr>
            <w:rFonts w:ascii=".applesystemui" w:hAnsi=".applesystemui"/>
          </w:rPr>
          <w:delText xml:space="preserve">, especially </w:delText>
        </w:r>
      </w:del>
      <w:ins w:author="Rachel St. John" w:date="2025-08-22T04:16:52.064Z" w:id="1128713640">
        <w:r w:rsidRPr="749A3EE6" w:rsidR="469F47FB">
          <w:rPr>
            <w:rFonts w:ascii=".applesystemui" w:hAnsi=".applesystemui"/>
          </w:rPr>
          <w:t xml:space="preserve">or satisfying </w:t>
        </w:r>
      </w:ins>
      <w:r w:rsidRPr="749A3EE6" w:rsidR="00896D17">
        <w:rPr>
          <w:rFonts w:ascii=".applesystemui" w:hAnsi=".applesystemui"/>
        </w:rPr>
        <w:t xml:space="preserve">his curiosity about the mechanisms of the brain. In 1973, Hinton was admitted to the University of Edinburgh to pursue a doctoral degree. His supervisor was Christopher Longuet-Higgins, and his research topic was </w:t>
      </w:r>
      <w:r w:rsidRPr="749A3EE6" w:rsidR="00D60ECD">
        <w:rPr>
          <w:rFonts w:ascii=".applesystemui" w:hAnsi=".applesystemui"/>
          <w:color w:val="EE0000"/>
        </w:rPr>
        <w:t>Neural Network</w:t>
      </w:r>
      <w:r w:rsidRPr="749A3EE6" w:rsidR="00896D17">
        <w:rPr>
          <w:rFonts w:ascii=".applesystemui" w:hAnsi=".applesystemui"/>
        </w:rPr>
        <w:t xml:space="preserve">s. His supervisor was not particularly optimistic about his focus on </w:t>
      </w:r>
      <w:r w:rsidRPr="749A3EE6" w:rsidR="00D60ECD">
        <w:rPr>
          <w:rFonts w:ascii=".applesystemui" w:hAnsi=".applesystemui"/>
          <w:color w:val="EE0000"/>
        </w:rPr>
        <w:t>Neural Network</w:t>
      </w:r>
      <w:r w:rsidRPr="749A3EE6" w:rsidR="00896D17">
        <w:rPr>
          <w:rFonts w:ascii=".applesystemui" w:hAnsi=".applesystemui"/>
        </w:rPr>
        <w:t xml:space="preserve">s, as the </w:t>
      </w:r>
      <w:r w:rsidRPr="749A3EE6" w:rsidR="00896D17">
        <w:rPr>
          <w:rFonts w:ascii=".applesystemui" w:hAnsi=".applesystemui"/>
        </w:rPr>
        <w:t xml:space="preserve">field was at a low point at the time. Hinton constantly had to convince his supervisor that </w:t>
      </w:r>
      <w:r w:rsidRPr="749A3EE6" w:rsidR="00D60ECD">
        <w:rPr>
          <w:rFonts w:ascii=".applesystemui" w:hAnsi=".applesystemui"/>
          <w:color w:val="EE0000"/>
        </w:rPr>
        <w:t>Neural Network</w:t>
      </w:r>
      <w:r w:rsidRPr="749A3EE6" w:rsidR="00896D17">
        <w:rPr>
          <w:rFonts w:ascii=".applesystemui" w:hAnsi=".applesystemui"/>
        </w:rPr>
        <w:t xml:space="preserve">s had a promising future and were the right direction for </w:t>
      </w:r>
      <w:r w:rsidRPr="749A3EE6" w:rsidR="00D60ECD">
        <w:rPr>
          <w:rFonts w:ascii=".applesystemui" w:hAnsi=".applesystemui"/>
          <w:color w:val="EE0000"/>
        </w:rPr>
        <w:t>Artificial Intelligence</w:t>
      </w:r>
      <w:r w:rsidRPr="749A3EE6" w:rsidR="00896D17">
        <w:rPr>
          <w:rFonts w:ascii=".applesystemui" w:hAnsi=".applesystemui"/>
        </w:rPr>
        <w:t xml:space="preserve">. These experiences shaped his tenacious spirit in scientific research. Later, after </w:t>
      </w:r>
      <w:r w:rsidRPr="749A3EE6" w:rsidR="00D60ECD">
        <w:rPr>
          <w:rFonts w:ascii=".applesystemui" w:hAnsi=".applesystemui"/>
          <w:color w:val="EE0000"/>
        </w:rPr>
        <w:t>Deep Learning</w:t>
      </w:r>
      <w:r w:rsidRPr="749A3EE6" w:rsidR="00896D17">
        <w:rPr>
          <w:rFonts w:ascii=".applesystemui" w:hAnsi=".applesystemui"/>
        </w:rPr>
        <w:t xml:space="preserve"> became successful, </w:t>
      </w:r>
      <w:del w:author="Rachel St. John" w:date="2025-08-22T04:17:49.961Z" w:id="1231091051">
        <w:r w:rsidRPr="749A3EE6" w:rsidDel="00896D17">
          <w:rPr>
            <w:rFonts w:ascii=".applesystemui" w:hAnsi=".applesystemui"/>
          </w:rPr>
          <w:delText>someone interviewed him and</w:delText>
        </w:r>
      </w:del>
      <w:ins w:author="Rachel St. John" w:date="2025-08-22T04:17:52.816Z" w:id="60561777">
        <w:r w:rsidRPr="749A3EE6" w:rsidR="280BB0F5">
          <w:rPr>
            <w:rFonts w:ascii=".applesystemui" w:hAnsi=".applesystemui"/>
          </w:rPr>
          <w:t>an interviewer</w:t>
        </w:r>
      </w:ins>
      <w:r w:rsidRPr="749A3EE6" w:rsidR="00896D17">
        <w:rPr>
          <w:rFonts w:ascii=".applesystemui" w:hAnsi=".applesystemui"/>
        </w:rPr>
        <w:t xml:space="preserve"> asked</w:t>
      </w:r>
      <w:ins w:author="Rachel St. John" w:date="2025-08-22T04:17:59.088Z" w:id="1965467110">
        <w:r w:rsidRPr="749A3EE6" w:rsidR="37697C31">
          <w:rPr>
            <w:rFonts w:ascii=".applesystemui" w:hAnsi=".applesystemui"/>
          </w:rPr>
          <w:t xml:space="preserve"> him</w:t>
        </w:r>
      </w:ins>
      <w:r w:rsidRPr="749A3EE6" w:rsidR="00896D17">
        <w:rPr>
          <w:rFonts w:ascii=".applesystemui" w:hAnsi=".applesystemui"/>
        </w:rPr>
        <w:t>, "When everyone else gave up, did you still believe this was the right path?" Hinton confidently replied, "The others were all wrong!"</w:t>
      </w:r>
    </w:p>
    <w:p w:rsidR="00A56F7B" w:rsidP="00896D17" w:rsidRDefault="00A56F7B" w14:paraId="7B7D9CAD" w14:textId="77777777">
      <w:pPr>
        <w:rPr>
          <w:rFonts w:ascii=".applesystemui" w:hAnsi=".applesystemui"/>
          <w:b/>
          <w:bCs/>
        </w:rPr>
      </w:pPr>
    </w:p>
    <w:p w:rsidRPr="00A56F7B" w:rsidR="00896D17" w:rsidP="00A56F7B" w:rsidRDefault="00896D17" w14:paraId="3FFEBF50" w14:textId="2A1086D3">
      <w:pPr>
        <w:pStyle w:val="a9"/>
        <w:numPr>
          <w:ilvl w:val="0"/>
          <w:numId w:val="2"/>
        </w:numPr>
        <w:rPr>
          <w:rFonts w:ascii=".applesystemui" w:hAnsi=".applesystemui"/>
        </w:rPr>
      </w:pPr>
      <w:r w:rsidRPr="00A56F7B">
        <w:rPr>
          <w:rFonts w:ascii=".applesystemui" w:hAnsi=".applesystemui"/>
          <w:b/>
          <w:bCs/>
        </w:rPr>
        <w:t>Multi-layer Neural Networks</w:t>
      </w:r>
    </w:p>
    <w:p w:rsidRPr="008A713B" w:rsidR="00896D17" w:rsidP="00896D17" w:rsidRDefault="00896D17" w14:paraId="2AFE2DEA" w14:textId="03748504">
      <w:pPr>
        <w:rPr>
          <w:rFonts w:ascii=".applesystemui" w:hAnsi=".applesystemui"/>
        </w:rPr>
      </w:pPr>
      <w:r w:rsidRPr="749A3EE6" w:rsidR="00896D17">
        <w:rPr>
          <w:rFonts w:ascii=".applesystemui" w:hAnsi=".applesystemui"/>
        </w:rPr>
        <w:t xml:space="preserve">Hinton dedicated himself to </w:t>
      </w:r>
      <w:r w:rsidRPr="749A3EE6" w:rsidR="00D60ECD">
        <w:rPr>
          <w:rFonts w:ascii=".applesystemui" w:hAnsi=".applesystemui"/>
          <w:color w:val="EE0000"/>
        </w:rPr>
        <w:t>Neural Network</w:t>
      </w:r>
      <w:r w:rsidRPr="749A3EE6" w:rsidR="00896D17">
        <w:rPr>
          <w:rFonts w:ascii=".applesystemui" w:hAnsi=".applesystemui"/>
        </w:rPr>
        <w:t xml:space="preserve"> research when the field was at its lowest point. In the 1950s, Rosenblatt's invention of the </w:t>
      </w:r>
      <w:r w:rsidRPr="749A3EE6" w:rsidR="00D60ECD">
        <w:rPr>
          <w:rFonts w:ascii=".applesystemui" w:hAnsi=".applesystemui"/>
          <w:color w:val="EE0000"/>
        </w:rPr>
        <w:t>Perceptron</w:t>
      </w:r>
      <w:r w:rsidRPr="749A3EE6" w:rsidR="00896D17">
        <w:rPr>
          <w:rFonts w:ascii=".applesystemui" w:hAnsi=".applesystemui"/>
        </w:rPr>
        <w:t xml:space="preserve"> sparked enthusiasm for </w:t>
      </w:r>
      <w:r w:rsidRPr="749A3EE6" w:rsidR="00D60ECD">
        <w:rPr>
          <w:rFonts w:ascii=".applesystemui" w:hAnsi=".applesystemui"/>
          <w:color w:val="EE0000"/>
        </w:rPr>
        <w:t>Neural Network</w:t>
      </w:r>
      <w:r w:rsidRPr="749A3EE6" w:rsidR="00896D17">
        <w:rPr>
          <w:rFonts w:ascii=".applesystemui" w:hAnsi=".applesystemui"/>
        </w:rPr>
        <w:t xml:space="preserve">s. However, this excitement was short-lived. In 1969, Marvin Minsky's book </w:t>
      </w:r>
      <w:r w:rsidRPr="749A3EE6" w:rsidR="00896D17">
        <w:rPr>
          <w:rFonts w:ascii=".applesystemui" w:hAnsi=".applesystemui"/>
          <w:i w:val="1"/>
          <w:iCs w:val="1"/>
        </w:rPr>
        <w:t>Perceptrons</w:t>
      </w:r>
      <w:r w:rsidRPr="749A3EE6" w:rsidR="00896D17">
        <w:rPr>
          <w:rFonts w:ascii=".applesystemui" w:hAnsi=".applesystemui"/>
        </w:rPr>
        <w:t xml:space="preserve"> was published, systematically analyzing the limitations of the </w:t>
      </w:r>
      <w:r w:rsidRPr="749A3EE6" w:rsidR="00D60ECD">
        <w:rPr>
          <w:rFonts w:ascii=".applesystemui" w:hAnsi=".applesystemui"/>
          <w:color w:val="EE0000"/>
        </w:rPr>
        <w:t>Perceptron</w:t>
      </w:r>
      <w:r w:rsidRPr="749A3EE6" w:rsidR="00896D17">
        <w:rPr>
          <w:rFonts w:ascii=".applesystemui" w:hAnsi=".applesystemui"/>
        </w:rPr>
        <w:t xml:space="preserve">. From then on, </w:t>
      </w:r>
      <w:ins w:author="Rachel St. John" w:date="2025-08-22T04:18:32.299Z" w:id="1005371611">
        <w:r w:rsidRPr="749A3EE6" w:rsidR="5F4B2B2E">
          <w:rPr>
            <w:rFonts w:ascii=".applesystemui" w:hAnsi=".applesystemui"/>
          </w:rPr>
          <w:t xml:space="preserve">the amount of </w:t>
        </w:r>
      </w:ins>
      <w:r w:rsidRPr="749A3EE6" w:rsidR="00896D17">
        <w:rPr>
          <w:rFonts w:ascii=".applesystemui" w:hAnsi=".applesystemui"/>
        </w:rPr>
        <w:t xml:space="preserve">research into </w:t>
      </w:r>
      <w:r w:rsidRPr="749A3EE6" w:rsidR="00D60ECD">
        <w:rPr>
          <w:rFonts w:ascii=".applesystemui" w:hAnsi=".applesystemui"/>
          <w:color w:val="EE0000"/>
        </w:rPr>
        <w:t>Neural Network</w:t>
      </w:r>
      <w:r w:rsidRPr="749A3EE6" w:rsidR="00896D17">
        <w:rPr>
          <w:rFonts w:ascii=".applesystemui" w:hAnsi=".applesystemui"/>
        </w:rPr>
        <w:t xml:space="preserve">s plummeted. A large number of </w:t>
      </w:r>
      <w:r w:rsidRPr="749A3EE6" w:rsidR="00D60ECD">
        <w:rPr>
          <w:rFonts w:ascii=".applesystemui" w:hAnsi=".applesystemui"/>
          <w:color w:val="EE0000"/>
        </w:rPr>
        <w:t>Neural Network</w:t>
      </w:r>
      <w:r w:rsidRPr="749A3EE6" w:rsidR="00896D17">
        <w:rPr>
          <w:rFonts w:ascii=".applesystemui" w:hAnsi=".applesystemui"/>
        </w:rPr>
        <w:t xml:space="preserve"> researchers switched to other directions, such as symbolic methods that seemed more promising</w:t>
      </w:r>
      <w:del w:author="Rachel St. John" w:date="2025-08-22T04:18:58.757Z" w:id="1595594656">
        <w:r w:rsidRPr="749A3EE6" w:rsidDel="00896D17">
          <w:rPr>
            <w:rFonts w:ascii=".applesystemui" w:hAnsi=".applesystemui"/>
          </w:rPr>
          <w:delText>,</w:delText>
        </w:r>
      </w:del>
      <w:ins w:author="Rachel St. John" w:date="2025-08-22T04:18:59.907Z" w:id="1632723464">
        <w:r w:rsidRPr="749A3EE6" w:rsidR="71EC96A0">
          <w:rPr>
            <w:rFonts w:ascii=".applesystemui" w:hAnsi=".applesystemui"/>
          </w:rPr>
          <w:t>. Some</w:t>
        </w:r>
      </w:ins>
      <w:r w:rsidRPr="749A3EE6" w:rsidR="00896D17">
        <w:rPr>
          <w:rFonts w:ascii=".applesystemui" w:hAnsi=".applesystemui"/>
        </w:rPr>
        <w:t xml:space="preserve"> </w:t>
      </w:r>
      <w:del w:author="Rachel St. John" w:date="2025-08-22T04:19:03.04Z" w:id="83081344">
        <w:r w:rsidRPr="749A3EE6" w:rsidDel="00896D17">
          <w:rPr>
            <w:rFonts w:ascii=".applesystemui" w:hAnsi=".applesystemui"/>
          </w:rPr>
          <w:delText xml:space="preserve">or </w:delText>
        </w:r>
      </w:del>
      <w:r w:rsidRPr="749A3EE6" w:rsidR="00896D17">
        <w:rPr>
          <w:rFonts w:ascii=".applesystemui" w:hAnsi=".applesystemui"/>
        </w:rPr>
        <w:t xml:space="preserve">even left the </w:t>
      </w:r>
      <w:r w:rsidRPr="749A3EE6" w:rsidR="00D60ECD">
        <w:rPr>
          <w:rFonts w:ascii=".applesystemui" w:hAnsi=".applesystemui"/>
          <w:color w:val="EE0000"/>
        </w:rPr>
        <w:t>Artificial Intelligence</w:t>
      </w:r>
      <w:r w:rsidRPr="749A3EE6" w:rsidR="00896D17">
        <w:rPr>
          <w:rFonts w:ascii=".applesystemui" w:hAnsi=".applesystemui"/>
        </w:rPr>
        <w:t xml:space="preserve"> industry altogether.</w:t>
      </w:r>
    </w:p>
    <w:p w:rsidRPr="008A713B" w:rsidR="00896D17" w:rsidP="00896D17" w:rsidRDefault="00896D17" w14:paraId="74343947" w14:textId="62013E5C">
      <w:pPr>
        <w:rPr>
          <w:rFonts w:ascii=".applesystemui" w:hAnsi=".applesystemui"/>
        </w:rPr>
      </w:pPr>
      <w:r w:rsidRPr="008A713B">
        <w:rPr>
          <w:rFonts w:ascii=".applesystemui" w:hAnsi=".applesystemui"/>
        </w:rPr>
        <w:t xml:space="preserve">Facing such difficulties, Hinton did not choose to give up. He firmly believed that if the training problem of </w:t>
      </w:r>
      <w:r w:rsidRPr="008A713B" w:rsidR="00D60ECD">
        <w:rPr>
          <w:rFonts w:ascii=".applesystemui" w:hAnsi=".applesystemui"/>
          <w:color w:val="EE0000"/>
        </w:rPr>
        <w:t>Neural Network</w:t>
      </w:r>
      <w:r w:rsidRPr="008A713B">
        <w:rPr>
          <w:rFonts w:ascii=".applesystemui" w:hAnsi=".applesystemui"/>
        </w:rPr>
        <w:t xml:space="preserve">s could be solved, the model could unleash its true potential. After dedicated research, he and his colleagues proposed using the </w:t>
      </w:r>
      <w:r w:rsidRPr="008A713B" w:rsidR="00D60ECD">
        <w:rPr>
          <w:rFonts w:ascii=".applesystemui" w:hAnsi=".applesystemui"/>
          <w:color w:val="EE0000"/>
        </w:rPr>
        <w:t>Backpropagation algorithm</w:t>
      </w:r>
      <w:r w:rsidRPr="008A713B">
        <w:rPr>
          <w:rFonts w:ascii=".applesystemui" w:hAnsi=".applesystemui"/>
        </w:rPr>
        <w:t xml:space="preserve"> (BP algorithm) in 1986 to train </w:t>
      </w:r>
      <w:r w:rsidRPr="008A713B" w:rsidR="00D60ECD">
        <w:rPr>
          <w:rFonts w:ascii=".applesystemui" w:hAnsi=".applesystemui"/>
          <w:color w:val="EE0000"/>
        </w:rPr>
        <w:t>Multi-layer Neural Network</w:t>
      </w:r>
      <w:r w:rsidRPr="008A713B">
        <w:rPr>
          <w:rFonts w:ascii=".applesystemui" w:hAnsi=".applesystemui"/>
        </w:rPr>
        <w:t>s</w:t>
      </w:r>
      <w:r w:rsidR="00DA2D24">
        <w:rPr>
          <w:rFonts w:hint="eastAsia" w:ascii=".applesystemui" w:hAnsi=".applesystemui"/>
        </w:rPr>
        <w:t xml:space="preserve"> (Figure 7-17)</w:t>
      </w:r>
      <w:r w:rsidRPr="008A713B">
        <w:rPr>
          <w:rFonts w:ascii=".applesystemui" w:hAnsi=".applesystemui"/>
        </w:rPr>
        <w:t xml:space="preserve">, which solved the problem that </w:t>
      </w:r>
      <w:r w:rsidRPr="008A713B" w:rsidR="00D60ECD">
        <w:rPr>
          <w:rFonts w:ascii=".applesystemui" w:hAnsi=".applesystemui"/>
          <w:color w:val="EE0000"/>
        </w:rPr>
        <w:t>Perceptron</w:t>
      </w:r>
      <w:r w:rsidRPr="008A713B">
        <w:rPr>
          <w:rFonts w:ascii=".applesystemui" w:hAnsi=".applesystemui"/>
        </w:rPr>
        <w:t xml:space="preserve">s could only handle linearly separable data. Later, it was discovered that even a </w:t>
      </w:r>
      <w:r w:rsidRPr="008A713B" w:rsidR="00D60ECD">
        <w:rPr>
          <w:rFonts w:ascii=".applesystemui" w:hAnsi=".applesystemui"/>
          <w:color w:val="EE0000"/>
        </w:rPr>
        <w:t>Neural Network</w:t>
      </w:r>
      <w:r w:rsidRPr="008A713B">
        <w:rPr>
          <w:rFonts w:ascii=".applesystemui" w:hAnsi=".applesystemui"/>
        </w:rPr>
        <w:t xml:space="preserve"> with just one hidden layer could approximate any continuous function, as long as it had enough neurons. The emergence of the </w:t>
      </w:r>
      <w:r w:rsidRPr="008A713B" w:rsidR="00D60ECD">
        <w:rPr>
          <w:rFonts w:ascii=".applesystemui" w:hAnsi=".applesystemui"/>
          <w:color w:val="EE0000"/>
        </w:rPr>
        <w:t>Backpropagation algorithm</w:t>
      </w:r>
      <w:r w:rsidRPr="008A713B">
        <w:rPr>
          <w:rFonts w:ascii=".applesystemui" w:hAnsi=".applesystemui"/>
        </w:rPr>
        <w:t xml:space="preserve"> renewed people's enthusiasm for </w:t>
      </w:r>
      <w:r w:rsidRPr="008A713B" w:rsidR="00D60ECD">
        <w:rPr>
          <w:rFonts w:ascii=".applesystemui" w:hAnsi=".applesystemui"/>
          <w:color w:val="EE0000"/>
        </w:rPr>
        <w:t>Neural Network</w:t>
      </w:r>
      <w:r w:rsidRPr="008A713B">
        <w:rPr>
          <w:rFonts w:ascii=".applesystemui" w:hAnsi=".applesystemui"/>
        </w:rPr>
        <w:t xml:space="preserve">s. Various network structures like </w:t>
      </w:r>
      <w:r w:rsidRPr="008A713B" w:rsidR="00D60ECD">
        <w:rPr>
          <w:rFonts w:ascii=".applesystemui" w:hAnsi=".applesystemui"/>
          <w:color w:val="EE0000"/>
        </w:rPr>
        <w:t>Convolutional Network</w:t>
      </w:r>
      <w:r w:rsidRPr="008A713B">
        <w:rPr>
          <w:rFonts w:ascii=".applesystemui" w:hAnsi=".applesystemui"/>
        </w:rPr>
        <w:t xml:space="preserve">s and </w:t>
      </w:r>
      <w:r w:rsidRPr="008A713B" w:rsidR="00D60ECD">
        <w:rPr>
          <w:rFonts w:ascii=".applesystemui" w:hAnsi=".applesystemui"/>
          <w:color w:val="EE0000"/>
        </w:rPr>
        <w:t>Recurrent Network</w:t>
      </w:r>
      <w:r w:rsidRPr="008A713B">
        <w:rPr>
          <w:rFonts w:ascii=".applesystemui" w:hAnsi=".applesystemui"/>
        </w:rPr>
        <w:t xml:space="preserve">s appeared, achieving practical performance in some applications. </w:t>
      </w:r>
      <w:r w:rsidRPr="008A713B" w:rsidR="004A7641">
        <w:rPr>
          <w:rFonts w:ascii=".applesystemui" w:hAnsi=".applesystemui"/>
          <w:color w:val="7030A0"/>
        </w:rPr>
        <w:t>Proposing the backpropagation algorithm was the first time Hinton saved neural networks</w:t>
      </w:r>
      <w:r w:rsidRPr="008A713B">
        <w:rPr>
          <w:rFonts w:ascii=".applesystemui" w:hAnsi=".applesystemui"/>
        </w:rPr>
        <w:t>.</w:t>
      </w:r>
    </w:p>
    <w:p w:rsidRPr="008A713B" w:rsidR="00896D17" w:rsidP="00896D17" w:rsidRDefault="00896D17" w14:paraId="12865FBE" w14:textId="1E4A3291">
      <w:pPr>
        <w:rPr>
          <w:rFonts w:ascii=".applesystemui" w:hAnsi=".applesystemui"/>
        </w:rPr>
      </w:pPr>
      <w:r w:rsidRPr="008A713B">
        <w:rPr>
          <w:rFonts w:ascii=".applesystemui" w:hAnsi=".applesystemui"/>
        </w:rPr>
        <w:t xml:space="preserve">The proposal of the </w:t>
      </w:r>
      <w:r w:rsidRPr="008A713B" w:rsidR="00D60ECD">
        <w:rPr>
          <w:rFonts w:ascii=".applesystemui" w:hAnsi=".applesystemui"/>
          <w:color w:val="EE0000"/>
        </w:rPr>
        <w:t>Backpropagation algorithm</w:t>
      </w:r>
      <w:r w:rsidRPr="008A713B">
        <w:rPr>
          <w:rFonts w:ascii=".applesystemui" w:hAnsi=".applesystemui"/>
        </w:rPr>
        <w:t xml:space="preserve"> earned Hinton significant recognition in the academic community. However, a </w:t>
      </w:r>
      <w:r w:rsidRPr="008A713B" w:rsidR="00D60ECD">
        <w:rPr>
          <w:rFonts w:ascii=".applesystemui" w:hAnsi=".applesystemui"/>
          <w:color w:val="EE0000"/>
        </w:rPr>
        <w:t>Neural Network</w:t>
      </w:r>
      <w:r w:rsidRPr="008A713B">
        <w:rPr>
          <w:rFonts w:ascii=".applesystemui" w:hAnsi=".applesystemui"/>
        </w:rPr>
        <w:t xml:space="preserve"> that could merely fit functions was not his original ideal. His goal was for </w:t>
      </w:r>
      <w:r w:rsidRPr="008A713B" w:rsidR="00D60ECD">
        <w:rPr>
          <w:rFonts w:ascii=".applesystemui" w:hAnsi=".applesystemui"/>
          <w:color w:val="EE0000"/>
        </w:rPr>
        <w:t>Neural Network</w:t>
      </w:r>
      <w:r w:rsidRPr="008A713B">
        <w:rPr>
          <w:rFonts w:ascii=".applesystemui" w:hAnsi=".applesystemui"/>
        </w:rPr>
        <w:t xml:space="preserve">s to generate powerful intelligence like biological neural networks, not just be a prediction or classification function. If it couldn't simulate intelligence, the </w:t>
      </w:r>
      <w:r w:rsidRPr="008A713B" w:rsidR="00D60ECD">
        <w:rPr>
          <w:rFonts w:ascii=".applesystemui" w:hAnsi=".applesystemui"/>
          <w:color w:val="EE0000"/>
        </w:rPr>
        <w:t>Neural Network</w:t>
      </w:r>
      <w:r w:rsidRPr="008A713B">
        <w:rPr>
          <w:rFonts w:ascii=".applesystemui" w:hAnsi=".applesystemui"/>
        </w:rPr>
        <w:t xml:space="preserve"> would be just one among many learning methods. In fact, there were many learning methods similar to </w:t>
      </w:r>
      <w:r w:rsidRPr="008A713B" w:rsidR="00D60ECD">
        <w:rPr>
          <w:rFonts w:ascii=".applesystemui" w:hAnsi=".applesystemui"/>
          <w:color w:val="EE0000"/>
        </w:rPr>
        <w:t>Neural Network</w:t>
      </w:r>
      <w:r w:rsidRPr="008A713B">
        <w:rPr>
          <w:rFonts w:ascii=".applesystemui" w:hAnsi=".applesystemui"/>
        </w:rPr>
        <w:t xml:space="preserve">s, with representative examples including </w:t>
      </w:r>
      <w:r w:rsidRPr="008A713B" w:rsidR="00D60ECD">
        <w:rPr>
          <w:rFonts w:ascii=".applesystemui" w:hAnsi=".applesystemui"/>
          <w:color w:val="EE0000"/>
        </w:rPr>
        <w:t>Decision Tree</w:t>
      </w:r>
      <w:r w:rsidRPr="008A713B">
        <w:rPr>
          <w:rFonts w:ascii=".applesystemui" w:hAnsi=".applesystemui"/>
        </w:rPr>
        <w:t xml:space="preserve">s, </w:t>
      </w:r>
      <w:r w:rsidRPr="008A713B" w:rsidR="00D60ECD">
        <w:rPr>
          <w:rFonts w:ascii=".applesystemui" w:hAnsi=".applesystemui"/>
          <w:color w:val="EE0000"/>
        </w:rPr>
        <w:t>Bayesian Network</w:t>
      </w:r>
      <w:r w:rsidRPr="008A713B">
        <w:rPr>
          <w:rFonts w:ascii=".applesystemui" w:hAnsi=".applesystemui"/>
        </w:rPr>
        <w:t xml:space="preserve">s, and </w:t>
      </w:r>
      <w:r w:rsidRPr="008A713B" w:rsidR="00D60ECD">
        <w:rPr>
          <w:rFonts w:ascii=".applesystemui" w:hAnsi=".applesystemui"/>
          <w:color w:val="EE0000"/>
        </w:rPr>
        <w:t>Support Vector Machine</w:t>
      </w:r>
      <w:r w:rsidRPr="008A713B">
        <w:rPr>
          <w:rFonts w:ascii=".applesystemui" w:hAnsi=".applesystemui"/>
        </w:rPr>
        <w:t xml:space="preserve">s. The impact from </w:t>
      </w:r>
      <w:r w:rsidRPr="008A713B" w:rsidR="00D60ECD">
        <w:rPr>
          <w:rFonts w:ascii=".applesystemui" w:hAnsi=".applesystemui"/>
          <w:color w:val="EE0000"/>
        </w:rPr>
        <w:t>Support Vector Machine</w:t>
      </w:r>
      <w:r w:rsidRPr="008A713B">
        <w:rPr>
          <w:rFonts w:ascii=".applesystemui" w:hAnsi=".applesystemui"/>
        </w:rPr>
        <w:t>s was the most significant.</w:t>
      </w:r>
    </w:p>
    <w:p w:rsidRPr="008A713B" w:rsidR="00896D17" w:rsidP="00896D17" w:rsidRDefault="00896D17" w14:paraId="4813B4BE" w14:textId="465ED048">
      <w:pPr>
        <w:rPr>
          <w:rFonts w:ascii=".applesystemui" w:hAnsi=".applesystemui"/>
        </w:rPr>
      </w:pPr>
      <w:r w:rsidRPr="749A3EE6" w:rsidR="00896D17">
        <w:rPr>
          <w:rFonts w:ascii=".applesystemui" w:hAnsi=".applesystemui"/>
        </w:rPr>
        <w:t xml:space="preserve">The </w:t>
      </w:r>
      <w:r w:rsidRPr="749A3EE6" w:rsidR="00D60ECD">
        <w:rPr>
          <w:rFonts w:ascii=".applesystemui" w:hAnsi=".applesystemui"/>
          <w:color w:val="EE0000"/>
        </w:rPr>
        <w:t>Support Vector Machine</w:t>
      </w:r>
      <w:r w:rsidRPr="749A3EE6" w:rsidR="00896D17">
        <w:rPr>
          <w:rFonts w:ascii=".applesystemui" w:hAnsi=".applesystemui"/>
        </w:rPr>
        <w:t xml:space="preserve"> is a non-linear classifier proposed by Vladimir </w:t>
      </w:r>
      <w:r w:rsidRPr="749A3EE6" w:rsidR="00896D17">
        <w:rPr>
          <w:rFonts w:ascii=".applesystemui" w:hAnsi=".applesystemui"/>
        </w:rPr>
        <w:t>Vapnik</w:t>
      </w:r>
      <w:r w:rsidRPr="749A3EE6" w:rsidR="00896D17">
        <w:rPr>
          <w:rFonts w:ascii=".applesystemui" w:hAnsi=".applesystemui"/>
        </w:rPr>
        <w:t xml:space="preserve"> and </w:t>
      </w:r>
      <w:r w:rsidRPr="749A3EE6" w:rsidR="00896D17">
        <w:rPr>
          <w:rFonts w:ascii=".applesystemui" w:hAnsi=".applesystemui"/>
        </w:rPr>
        <w:t>Corinna Cortes</w:t>
      </w:r>
      <w:r w:rsidRPr="749A3EE6" w:rsidR="00D7056B">
        <w:rPr>
          <w:rFonts w:ascii=".applesystemui" w:hAnsi=".applesystemui"/>
        </w:rPr>
        <w:t xml:space="preserve"> (Figure 7-18)</w:t>
      </w:r>
      <w:r w:rsidRPr="749A3EE6" w:rsidR="00896D17">
        <w:rPr>
          <w:rFonts w:ascii=".applesystemui" w:hAnsi=".applesystemui"/>
        </w:rPr>
        <w:t xml:space="preserve"> in 1995. Like </w:t>
      </w:r>
      <w:r w:rsidRPr="749A3EE6" w:rsidR="00D60ECD">
        <w:rPr>
          <w:rFonts w:ascii=".applesystemui" w:hAnsi=".applesystemui"/>
          <w:color w:val="EE0000"/>
        </w:rPr>
        <w:t>Multi-layer Neural Network</w:t>
      </w:r>
      <w:r w:rsidRPr="749A3EE6" w:rsidR="00896D17">
        <w:rPr>
          <w:rFonts w:ascii=".applesystemui" w:hAnsi=".applesystemui"/>
        </w:rPr>
        <w:t xml:space="preserve">s, it can solve linearly inseparable problems, but its advantage is that it is </w:t>
      </w:r>
      <w:r w:rsidRPr="749A3EE6" w:rsidR="00896D17">
        <w:rPr>
          <w:rFonts w:ascii=".applesystemui" w:hAnsi=".applesystemui"/>
        </w:rPr>
        <w:t>very easy</w:t>
      </w:r>
      <w:r w:rsidRPr="749A3EE6" w:rsidR="00896D17">
        <w:rPr>
          <w:rFonts w:ascii=".applesystemui" w:hAnsi=".applesystemui"/>
        </w:rPr>
        <w:t xml:space="preserve"> to train and can achieve a global </w:t>
      </w:r>
      <w:r w:rsidRPr="749A3EE6" w:rsidR="00896D17">
        <w:rPr>
          <w:rFonts w:ascii=".applesystemui" w:hAnsi=".applesystemui"/>
        </w:rPr>
        <w:t>optimum</w:t>
      </w:r>
      <w:r w:rsidRPr="749A3EE6" w:rsidR="00896D17">
        <w:rPr>
          <w:rFonts w:ascii=".applesystemui" w:hAnsi=".applesystemui"/>
        </w:rPr>
        <w:t xml:space="preserve">. In contrast, although </w:t>
      </w:r>
      <w:r w:rsidRPr="749A3EE6" w:rsidR="00D60ECD">
        <w:rPr>
          <w:rFonts w:ascii=".applesystemui" w:hAnsi=".applesystemui"/>
          <w:color w:val="EE0000"/>
        </w:rPr>
        <w:t>Multi-layer Neural Network</w:t>
      </w:r>
      <w:r w:rsidRPr="749A3EE6" w:rsidR="00896D17">
        <w:rPr>
          <w:rFonts w:ascii=".applesystemui" w:hAnsi=".applesystemui"/>
        </w:rPr>
        <w:t xml:space="preserve">s have strong learning capabilities in theory, they can almost never reach a global </w:t>
      </w:r>
      <w:r w:rsidRPr="749A3EE6" w:rsidR="00896D17">
        <w:rPr>
          <w:rFonts w:ascii=".applesystemui" w:hAnsi=".applesystemui"/>
        </w:rPr>
        <w:t>optimum</w:t>
      </w:r>
      <w:r w:rsidRPr="749A3EE6" w:rsidR="00896D17">
        <w:rPr>
          <w:rFonts w:ascii=".applesystemui" w:hAnsi=".applesystemui"/>
        </w:rPr>
        <w:t xml:space="preserve">. In other words, </w:t>
      </w:r>
      <w:r w:rsidRPr="749A3EE6" w:rsidR="00D60ECD">
        <w:rPr>
          <w:rFonts w:ascii=".applesystemui" w:hAnsi=".applesystemui"/>
          <w:color w:val="EE0000"/>
        </w:rPr>
        <w:t>Neural Network</w:t>
      </w:r>
      <w:r w:rsidRPr="749A3EE6" w:rsidR="00896D17">
        <w:rPr>
          <w:rFonts w:ascii=".applesystemui" w:hAnsi=".applesystemui"/>
        </w:rPr>
        <w:t>s are strong in theory but</w:t>
      </w:r>
      <w:ins w:author="Rachel St. John" w:date="2025-08-22T04:22:18.627Z" w:id="1957387925">
        <w:r w:rsidRPr="749A3EE6" w:rsidR="47FC9076">
          <w:rPr>
            <w:rFonts w:ascii=".applesystemui" w:hAnsi=".applesystemui"/>
          </w:rPr>
          <w:t>,</w:t>
        </w:r>
      </w:ins>
      <w:r w:rsidRPr="749A3EE6" w:rsidR="00896D17">
        <w:rPr>
          <w:rFonts w:ascii=".applesystemui" w:hAnsi=".applesystemui"/>
        </w:rPr>
        <w:t xml:space="preserve"> </w:t>
      </w:r>
      <w:ins w:author="Rachel St. John" w:date="2025-08-22T04:22:15.102Z" w:id="169308706">
        <w:r w:rsidRPr="749A3EE6" w:rsidR="74BD6EF0">
          <w:rPr>
            <w:rFonts w:ascii=".applesystemui" w:hAnsi=".applesystemui"/>
          </w:rPr>
          <w:t>in practice,</w:t>
        </w:r>
        <w:r w:rsidRPr="749A3EE6" w:rsidR="44074E8B">
          <w:rPr>
            <w:rFonts w:ascii=".applesystemui" w:hAnsi=".applesystemui"/>
          </w:rPr>
          <w:t xml:space="preserve"> they</w:t>
        </w:r>
        <w:r w:rsidRPr="749A3EE6" w:rsidR="74BD6EF0">
          <w:rPr>
            <w:rFonts w:ascii=".applesystemui" w:hAnsi=".applesystemui"/>
          </w:rPr>
          <w:t xml:space="preserve"> </w:t>
        </w:r>
      </w:ins>
      <w:r w:rsidRPr="749A3EE6" w:rsidR="00896D17">
        <w:rPr>
          <w:rFonts w:ascii=".applesystemui" w:hAnsi=".applesystemui"/>
        </w:rPr>
        <w:t>don't</w:t>
      </w:r>
      <w:r w:rsidRPr="749A3EE6" w:rsidR="00896D17">
        <w:rPr>
          <w:rFonts w:ascii=".applesystemui" w:hAnsi=".applesystemui"/>
        </w:rPr>
        <w:t xml:space="preserve"> perform as they should</w:t>
      </w:r>
      <w:del w:author="Rachel St. John" w:date="2025-08-22T04:22:29.471Z" w:id="1706909138">
        <w:r w:rsidRPr="749A3EE6" w:rsidDel="00896D17">
          <w:rPr>
            <w:rFonts w:ascii=".applesystemui" w:hAnsi=".applesystemui"/>
          </w:rPr>
          <w:delText xml:space="preserve"> in practice</w:delText>
        </w:r>
      </w:del>
      <w:r w:rsidRPr="749A3EE6" w:rsidR="00896D17">
        <w:rPr>
          <w:rFonts w:ascii=".applesystemui" w:hAnsi=".applesystemui"/>
        </w:rPr>
        <w:t xml:space="preserve">. Researchers also found in experiments that the performance of </w:t>
      </w:r>
      <w:r w:rsidRPr="749A3EE6" w:rsidR="00D60ECD">
        <w:rPr>
          <w:rFonts w:ascii=".applesystemui" w:hAnsi=".applesystemui"/>
          <w:color w:val="EE0000"/>
        </w:rPr>
        <w:t>Support Vector Machine</w:t>
      </w:r>
      <w:r w:rsidRPr="749A3EE6" w:rsidR="00896D17">
        <w:rPr>
          <w:rFonts w:ascii=".applesystemui" w:hAnsi=".applesystemui"/>
        </w:rPr>
        <w:t xml:space="preserve">s was consistently better than that of </w:t>
      </w:r>
      <w:r w:rsidRPr="749A3EE6" w:rsidR="00D60ECD">
        <w:rPr>
          <w:rFonts w:ascii=".applesystemui" w:hAnsi=".applesystemui"/>
          <w:color w:val="EE0000"/>
        </w:rPr>
        <w:t>Neural Network</w:t>
      </w:r>
      <w:r w:rsidRPr="749A3EE6" w:rsidR="00896D17">
        <w:rPr>
          <w:rFonts w:ascii=".applesystemui" w:hAnsi=".applesystemui"/>
        </w:rPr>
        <w:t xml:space="preserve">s. As a result, the newly resurgent </w:t>
      </w:r>
      <w:r w:rsidRPr="749A3EE6" w:rsidR="00D60ECD">
        <w:rPr>
          <w:rFonts w:ascii=".applesystemui" w:hAnsi=".applesystemui"/>
          <w:color w:val="EE0000"/>
        </w:rPr>
        <w:t>Neural Network</w:t>
      </w:r>
      <w:r w:rsidRPr="749A3EE6" w:rsidR="00896D17">
        <w:rPr>
          <w:rFonts w:ascii=".applesystemui" w:hAnsi=".applesystemui"/>
        </w:rPr>
        <w:t xml:space="preserve">s </w:t>
      </w:r>
      <w:r w:rsidRPr="749A3EE6" w:rsidR="004A7641">
        <w:rPr>
          <w:rFonts w:ascii=".applesystemui" w:hAnsi=".applesystemui"/>
          <w:color w:val="7030A0"/>
        </w:rPr>
        <w:t>faded from the spotlight before they could even take center stage</w:t>
      </w:r>
      <w:r w:rsidRPr="749A3EE6" w:rsidR="00896D17">
        <w:rPr>
          <w:rFonts w:ascii=".applesystemui" w:hAnsi=".applesystemui"/>
        </w:rPr>
        <w:t xml:space="preserve">, and </w:t>
      </w:r>
      <w:r w:rsidRPr="749A3EE6" w:rsidR="00D60ECD">
        <w:rPr>
          <w:rFonts w:ascii=".applesystemui" w:hAnsi=".applesystemui"/>
          <w:color w:val="EE0000"/>
        </w:rPr>
        <w:t>Neural Network</w:t>
      </w:r>
      <w:r w:rsidRPr="749A3EE6" w:rsidR="00896D17">
        <w:rPr>
          <w:rFonts w:ascii=".applesystemui" w:hAnsi=".applesystemui"/>
        </w:rPr>
        <w:t xml:space="preserve"> researchers were once again marginalized.</w:t>
      </w:r>
    </w:p>
    <w:p w:rsidR="00736348" w:rsidP="00896D17" w:rsidRDefault="00736348" w14:paraId="145C54B0" w14:textId="77777777">
      <w:pPr>
        <w:rPr>
          <w:rFonts w:ascii=".applesystemui" w:hAnsi=".applesystemui"/>
          <w:b/>
          <w:bCs/>
        </w:rPr>
      </w:pPr>
    </w:p>
    <w:p w:rsidRPr="002B058E" w:rsidR="00896D17" w:rsidP="002B058E" w:rsidRDefault="00896D17" w14:paraId="3709CA1F" w14:textId="2016463F">
      <w:pPr>
        <w:pStyle w:val="a9"/>
        <w:numPr>
          <w:ilvl w:val="0"/>
          <w:numId w:val="2"/>
        </w:numPr>
        <w:rPr>
          <w:rFonts w:ascii=".applesystemui" w:hAnsi=".applesystemui"/>
        </w:rPr>
      </w:pPr>
      <w:r w:rsidRPr="002B058E">
        <w:rPr>
          <w:rFonts w:ascii=".applesystemui" w:hAnsi=".applesystemui"/>
          <w:b/>
          <w:bCs/>
        </w:rPr>
        <w:t>The Beginning of Deep Learning</w:t>
      </w:r>
    </w:p>
    <w:p w:rsidRPr="008A713B" w:rsidR="00896D17" w:rsidP="00896D17" w:rsidRDefault="00896D17" w14:paraId="0D9BCCB9" w14:textId="2E0ADD69">
      <w:pPr>
        <w:rPr>
          <w:rFonts w:ascii=".applesystemui" w:hAnsi=".applesystemui"/>
        </w:rPr>
      </w:pPr>
      <w:r w:rsidRPr="749A3EE6" w:rsidR="00896D17">
        <w:rPr>
          <w:rFonts w:ascii=".applesystemui" w:hAnsi=".applesystemui"/>
        </w:rPr>
        <w:t xml:space="preserve">Although </w:t>
      </w:r>
      <w:r w:rsidRPr="749A3EE6" w:rsidR="00D60ECD">
        <w:rPr>
          <w:rFonts w:ascii=".applesystemui" w:hAnsi=".applesystemui"/>
          <w:color w:val="EE0000"/>
        </w:rPr>
        <w:t>Neural Network</w:t>
      </w:r>
      <w:r w:rsidRPr="749A3EE6" w:rsidR="00896D17">
        <w:rPr>
          <w:rFonts w:ascii=".applesystemui" w:hAnsi=".applesystemui"/>
        </w:rPr>
        <w:t>s faced another downturn, many scientists who held onto their ideals did not give up, including Hinton, who was teaching at the University of Toronto. He recalled that</w:t>
      </w:r>
      <w:ins w:author="Rachel St. John" w:date="2025-08-22T04:23:07.939Z" w:id="187374209">
        <w:r w:rsidRPr="749A3EE6" w:rsidR="3742DA2D">
          <w:rPr>
            <w:rFonts w:ascii=".applesystemui" w:hAnsi=".applesystemui"/>
          </w:rPr>
          <w:t>,</w:t>
        </w:r>
      </w:ins>
      <w:r w:rsidRPr="749A3EE6" w:rsidR="00896D17">
        <w:rPr>
          <w:rFonts w:ascii=".applesystemui" w:hAnsi=".applesystemui"/>
        </w:rPr>
        <w:t xml:space="preserve"> at the time, students would warn each other not to choose him as a PhD supervisor because </w:t>
      </w:r>
      <w:del w:author="Rachel St. John" w:date="2025-08-22T04:23:30.62Z" w:id="701794727">
        <w:r w:rsidRPr="749A3EE6" w:rsidDel="00896D17">
          <w:rPr>
            <w:rFonts w:ascii=".applesystemui" w:hAnsi=".applesystemui"/>
          </w:rPr>
          <w:delText>it would be</w:delText>
        </w:r>
      </w:del>
      <w:ins w:author="Rachel St. John" w:date="2025-08-22T04:23:33.752Z" w:id="434195864">
        <w:r w:rsidRPr="749A3EE6" w:rsidR="0547A0D6">
          <w:rPr>
            <w:rFonts w:ascii=".applesystemui" w:hAnsi=".applesystemui"/>
          </w:rPr>
          <w:t>doing so would make it</w:t>
        </w:r>
      </w:ins>
      <w:r w:rsidRPr="749A3EE6" w:rsidR="00896D17">
        <w:rPr>
          <w:rFonts w:ascii=".applesystemui" w:hAnsi=".applesystemui"/>
        </w:rPr>
        <w:t xml:space="preserve"> difficult </w:t>
      </w:r>
      <w:ins w:author="Rachel St. John" w:date="2025-08-22T04:23:39.332Z" w:id="259146131">
        <w:r w:rsidRPr="749A3EE6" w:rsidR="3DFD7D67">
          <w:rPr>
            <w:rFonts w:ascii=".applesystemui" w:hAnsi=".applesystemui"/>
          </w:rPr>
          <w:t xml:space="preserve">for them </w:t>
        </w:r>
      </w:ins>
      <w:r w:rsidRPr="749A3EE6" w:rsidR="00896D17">
        <w:rPr>
          <w:rFonts w:ascii=".applesystemui" w:hAnsi=".applesystemui"/>
        </w:rPr>
        <w:t>to graduate.</w:t>
      </w:r>
    </w:p>
    <w:p w:rsidRPr="008A713B" w:rsidR="00896D17" w:rsidP="00896D17" w:rsidRDefault="00896D17" w14:paraId="2D09974C" w14:textId="6F922721">
      <w:pPr>
        <w:rPr>
          <w:rFonts w:ascii=".applesystemui" w:hAnsi=".applesystemui"/>
        </w:rPr>
      </w:pPr>
      <w:r w:rsidRPr="008A713B">
        <w:rPr>
          <w:rFonts w:ascii=".applesystemui" w:hAnsi=".applesystemui"/>
        </w:rPr>
        <w:t xml:space="preserve">The turning point came in 2006, when Hinton published an article in the journal </w:t>
      </w:r>
      <w:r w:rsidRPr="008A713B">
        <w:rPr>
          <w:rFonts w:ascii=".applesystemui" w:hAnsi=".applesystemui"/>
          <w:i/>
          <w:iCs/>
        </w:rPr>
        <w:t>Nature</w:t>
      </w:r>
      <w:r w:rsidRPr="008A713B">
        <w:rPr>
          <w:rFonts w:ascii=".applesystemui" w:hAnsi=".applesystemui"/>
        </w:rPr>
        <w:t xml:space="preserve"> proposing a pre-training method for training </w:t>
      </w:r>
      <w:r w:rsidRPr="008A713B" w:rsidR="00D60ECD">
        <w:rPr>
          <w:rFonts w:ascii=".applesystemui" w:hAnsi=".applesystemui"/>
          <w:color w:val="EE0000"/>
        </w:rPr>
        <w:t>Multi-layer Neural Network</w:t>
      </w:r>
      <w:r w:rsidRPr="008A713B">
        <w:rPr>
          <w:rFonts w:ascii=".applesystemui" w:hAnsi=".applesystemui"/>
        </w:rPr>
        <w:t xml:space="preserve">s. He first used a model called a </w:t>
      </w:r>
      <w:r w:rsidRPr="008A713B" w:rsidR="00D60ECD">
        <w:rPr>
          <w:rFonts w:ascii=".applesystemui" w:hAnsi=".applesystemui"/>
          <w:color w:val="EE0000"/>
        </w:rPr>
        <w:t>Restricted Boltzmann Machine</w:t>
      </w:r>
      <w:r w:rsidRPr="008A713B">
        <w:rPr>
          <w:rFonts w:ascii=".applesystemui" w:hAnsi=".applesystemui"/>
        </w:rPr>
        <w:t xml:space="preserve"> (RBM) to extract significant features from data and then fed these features into another RBM to extract higher-level features. By repeating this process layer by layer, he obtained a "prototype" of a deep </w:t>
      </w:r>
      <w:r w:rsidRPr="008A713B" w:rsidR="00D60ECD">
        <w:rPr>
          <w:rFonts w:ascii=".applesystemui" w:hAnsi=".applesystemui"/>
          <w:color w:val="EE0000"/>
        </w:rPr>
        <w:t>Neural Network</w:t>
      </w:r>
      <w:r w:rsidRPr="008A713B">
        <w:rPr>
          <w:rFonts w:ascii=".applesystemui" w:hAnsi=".applesystemui"/>
        </w:rPr>
        <w:t>. The deeper the layers, the more "advanced" and semantically meaningful the learned features became. Using face images as an example, the features learned in the lower layers might just be simple lines. A deeper layer might learn features resembling components like mouths and noses, and an even deeper layer would learn the general contour of a face</w:t>
      </w:r>
      <w:r w:rsidR="00736348">
        <w:rPr>
          <w:rFonts w:hint="eastAsia" w:ascii=".applesystemui" w:hAnsi=".applesystemui"/>
        </w:rPr>
        <w:t xml:space="preserve"> (Figure 7-19)</w:t>
      </w:r>
      <w:r w:rsidRPr="008A713B">
        <w:rPr>
          <w:rFonts w:ascii=".applesystemui" w:hAnsi=".applesystemui"/>
        </w:rPr>
        <w:t>, and so on. With this prototype network, fine-tuning it for a specific task like face recognition could result in a very powerful model.</w:t>
      </w:r>
    </w:p>
    <w:p w:rsidRPr="008A713B" w:rsidR="00896D17" w:rsidP="00896D17" w:rsidRDefault="00896D17" w14:paraId="63FDFA07" w14:textId="4B83E051">
      <w:pPr>
        <w:rPr>
          <w:rFonts w:ascii=".applesystemui" w:hAnsi=".applesystemui"/>
        </w:rPr>
      </w:pPr>
      <w:r w:rsidRPr="008A713B">
        <w:rPr>
          <w:rFonts w:ascii=".applesystemui" w:hAnsi=".applesystemui"/>
        </w:rPr>
        <w:t xml:space="preserve">Hinton's work offered researchers a new perspective, showing them the importance of hierarchical features. Traditionally, a </w:t>
      </w:r>
      <w:r w:rsidRPr="008A713B" w:rsidR="00D60ECD">
        <w:rPr>
          <w:rFonts w:ascii=".applesystemui" w:hAnsi=".applesystemui"/>
          <w:color w:val="EE0000"/>
        </w:rPr>
        <w:t>Neural Network</w:t>
      </w:r>
      <w:r w:rsidRPr="008A713B">
        <w:rPr>
          <w:rFonts w:ascii=".applesystemui" w:hAnsi=".applesystemui"/>
        </w:rPr>
        <w:t xml:space="preserve"> was seen merely as a function-fitting tool used to build various classifiers or prediction models. People overlooked the idea that features represented by neurons at different layers should have a hierarchical difference. Hinton used RBMs to learn these features and place them in different layers of the </w:t>
      </w:r>
      <w:r w:rsidRPr="008A713B" w:rsidR="00D60ECD">
        <w:rPr>
          <w:rFonts w:ascii=".applesystemui" w:hAnsi=".applesystemui"/>
          <w:color w:val="EE0000"/>
        </w:rPr>
        <w:t>Neural Network</w:t>
      </w:r>
      <w:r w:rsidRPr="008A713B">
        <w:rPr>
          <w:rFonts w:ascii=".applesystemui" w:hAnsi=".applesystemui"/>
        </w:rPr>
        <w:t xml:space="preserve">, thereby significantly improving the network's expressive power. In fact, this process of hierarchical feature extraction is very similar to how the human nervous system processes information: our perceptual processes, like hearing and vision, are accomplished by processing information layer by layer, from shallow to deep. From this perspective, a deep </w:t>
      </w:r>
      <w:r w:rsidRPr="008A713B" w:rsidR="00D60ECD">
        <w:rPr>
          <w:rFonts w:ascii=".applesystemui" w:hAnsi=".applesystemui"/>
          <w:color w:val="EE0000"/>
        </w:rPr>
        <w:t>Neural Network</w:t>
      </w:r>
      <w:r w:rsidRPr="008A713B">
        <w:rPr>
          <w:rFonts w:ascii=".applesystemui" w:hAnsi=".applesystemui"/>
        </w:rPr>
        <w:t xml:space="preserve"> should not be seen as a simple technical </w:t>
      </w:r>
      <w:r w:rsidRPr="008A713B">
        <w:rPr>
          <w:rFonts w:ascii=".applesystemui" w:hAnsi=".applesystemui"/>
        </w:rPr>
        <w:lastRenderedPageBreak/>
        <w:t>extension of a shallow network, but rather as a conceptual revolution.</w:t>
      </w:r>
    </w:p>
    <w:p w:rsidRPr="001E2A43" w:rsidR="001E2A43" w:rsidP="00896D17" w:rsidRDefault="00896D17" w14:paraId="5CCAB916" w14:textId="17559243">
      <w:pPr>
        <w:rPr>
          <w:rFonts w:hint="eastAsia" w:ascii=".applesystemui" w:hAnsi=".applesystemui"/>
        </w:rPr>
      </w:pPr>
      <w:r w:rsidRPr="008A713B">
        <w:rPr>
          <w:rFonts w:ascii=".applesystemui" w:hAnsi=".applesystemui"/>
        </w:rPr>
        <w:t xml:space="preserve">Once this line of thinking was opened up, researchers began to conduct comprehensive studies and explorations of deep </w:t>
      </w:r>
      <w:r w:rsidRPr="008A713B" w:rsidR="00D60ECD">
        <w:rPr>
          <w:rFonts w:ascii=".applesystemui" w:hAnsi=".applesystemui"/>
          <w:color w:val="EE0000"/>
        </w:rPr>
        <w:t>Neural Network</w:t>
      </w:r>
      <w:r w:rsidRPr="008A713B">
        <w:rPr>
          <w:rFonts w:ascii=".applesystemui" w:hAnsi=".applesystemui"/>
        </w:rPr>
        <w:t>s from various angles. They proposed various efficient training methods and complex network structures, achieving great success in many fields such as speech signal processing, image and video processing, and natural language processing.</w:t>
      </w:r>
    </w:p>
    <w:p w:rsidRPr="008A713B" w:rsidR="00896D17" w:rsidP="00896D17" w:rsidRDefault="00896D17" w14:paraId="1CFF5B87" w14:textId="25E85327">
      <w:pPr>
        <w:rPr>
          <w:rFonts w:ascii=".applesystemui" w:hAnsi=".applesystemui"/>
        </w:rPr>
      </w:pPr>
      <w:r w:rsidRPr="008A713B">
        <w:rPr>
          <w:rFonts w:ascii=".applesystemui" w:hAnsi=".applesystemui"/>
        </w:rPr>
        <w:t xml:space="preserve">Today, people are gradually realizing that "depth" itself may not be the most important thing. What is more important is that the accumulation of data has made learning-based </w:t>
      </w:r>
      <w:r w:rsidRPr="008A713B" w:rsidR="00D60ECD">
        <w:rPr>
          <w:rFonts w:ascii=".applesystemui" w:hAnsi=".applesystemui"/>
          <w:color w:val="EE0000"/>
        </w:rPr>
        <w:t>Artificial Intelligence</w:t>
      </w:r>
      <w:r w:rsidRPr="008A713B">
        <w:rPr>
          <w:rFonts w:ascii=".applesystemui" w:hAnsi=".applesystemui"/>
        </w:rPr>
        <w:t xml:space="preserve"> methods more powerful, and complex </w:t>
      </w:r>
      <w:r w:rsidRPr="008A713B" w:rsidR="00D60ECD">
        <w:rPr>
          <w:rFonts w:ascii=".applesystemui" w:hAnsi=".applesystemui"/>
          <w:color w:val="EE0000"/>
        </w:rPr>
        <w:t>Neural Network</w:t>
      </w:r>
      <w:r w:rsidRPr="008A713B">
        <w:rPr>
          <w:rFonts w:ascii=".applesystemui" w:hAnsi=".applesystemui"/>
        </w:rPr>
        <w:t xml:space="preserve"> models are currently the most efficient learning models known. In this sense, </w:t>
      </w:r>
      <w:r w:rsidRPr="008A713B" w:rsidR="004A7641">
        <w:rPr>
          <w:rFonts w:ascii=".applesystemui" w:hAnsi=".applesystemui"/>
          <w:color w:val="7030A0"/>
        </w:rPr>
        <w:t>Deep Learning was actually the first trumpet blast announcing the arrival of the big data learning era</w:t>
      </w:r>
      <w:r w:rsidRPr="008A713B">
        <w:rPr>
          <w:rFonts w:ascii=".applesystemui" w:hAnsi=".applesystemui"/>
        </w:rPr>
        <w:t>. This is a brand-new era where data and learning are undoubtedly the main characters. By learning knowledge and patterns from massive amounts of data, machines may acquire skills far beyond those of humans, thus greatly expanding the boundaries of machine intelligence. Hinton's 2006 paper was undoubtedly of epoch-making significance.</w:t>
      </w:r>
    </w:p>
    <w:p w:rsidRPr="008A713B" w:rsidR="00896D17" w:rsidP="00896D17" w:rsidRDefault="00896D17" w14:paraId="0B66F9C7" w14:textId="00898F89">
      <w:pPr>
        <w:rPr>
          <w:rFonts w:ascii=".applesystemui" w:hAnsi=".applesystemui"/>
        </w:rPr>
      </w:pPr>
      <w:r w:rsidRPr="749A3EE6" w:rsidR="00896D17">
        <w:rPr>
          <w:rFonts w:ascii=".applesystemui" w:hAnsi=".applesystemui"/>
        </w:rPr>
        <w:t xml:space="preserve">The development of </w:t>
      </w:r>
      <w:r w:rsidRPr="749A3EE6" w:rsidR="00D60ECD">
        <w:rPr>
          <w:rFonts w:ascii=".applesystemui" w:hAnsi=".applesystemui"/>
          <w:color w:val="EE0000"/>
        </w:rPr>
        <w:t>Deep Learning</w:t>
      </w:r>
      <w:r w:rsidRPr="749A3EE6" w:rsidR="00896D17">
        <w:rPr>
          <w:rFonts w:ascii=".applesystemui" w:hAnsi=".applesystemui"/>
        </w:rPr>
        <w:t xml:space="preserve"> is still vibrant today. Especially after the </w:t>
      </w:r>
      <w:r w:rsidRPr="749A3EE6" w:rsidR="00D60ECD">
        <w:rPr>
          <w:rFonts w:ascii=".applesystemui" w:hAnsi=".applesystemui"/>
          <w:color w:val="EE0000"/>
        </w:rPr>
        <w:t>Transformer architecture</w:t>
      </w:r>
      <w:r w:rsidRPr="749A3EE6" w:rsidR="00896D17">
        <w:rPr>
          <w:rFonts w:ascii=".applesystemui" w:hAnsi=".applesystemui"/>
        </w:rPr>
        <w:t xml:space="preserve"> was proposed in 2017, it was discovered that </w:t>
      </w:r>
      <w:r w:rsidRPr="749A3EE6" w:rsidR="00D60ECD">
        <w:rPr>
          <w:rFonts w:ascii=".applesystemui" w:hAnsi=".applesystemui"/>
          <w:color w:val="EE0000"/>
        </w:rPr>
        <w:t>Neural Network</w:t>
      </w:r>
      <w:r w:rsidRPr="749A3EE6" w:rsidR="00896D17">
        <w:rPr>
          <w:rFonts w:ascii=".applesystemui" w:hAnsi=".applesystemui"/>
        </w:rPr>
        <w:t xml:space="preserve">s based on it have powerful sequential modeling capabilities, which opened the door to learning from sequential data like language, images, and videos. </w:t>
      </w:r>
      <w:del w:author="Rachel St. John" w:date="2025-08-22T04:27:39.226Z" w:id="1404341266">
        <w:r w:rsidRPr="749A3EE6" w:rsidDel="00896D17">
          <w:rPr>
            <w:rFonts w:ascii=".applesystemui" w:hAnsi=".applesystemui"/>
          </w:rPr>
          <w:delText xml:space="preserve">People </w:delText>
        </w:r>
      </w:del>
      <w:ins w:author="Rachel St. John" w:date="2025-08-22T04:27:42.745Z" w:id="1972312922">
        <w:r w:rsidRPr="749A3EE6" w:rsidR="3DCA2767">
          <w:rPr>
            <w:rFonts w:ascii=".applesystemui" w:hAnsi=".applesystemui"/>
          </w:rPr>
          <w:t xml:space="preserve">Researchers </w:t>
        </w:r>
      </w:ins>
      <w:r w:rsidRPr="749A3EE6" w:rsidR="00896D17">
        <w:rPr>
          <w:rFonts w:ascii=".applesystemui" w:hAnsi=".applesystemui"/>
        </w:rPr>
        <w:t xml:space="preserve">were amazed to find that modeling extremely long sequences of language allowed machines to understand our language, thereby unlocking the treasure trove of knowledge accumulated by humanity over thousands of years. Modeling </w:t>
      </w:r>
      <w:r w:rsidRPr="749A3EE6" w:rsidR="00896D17">
        <w:rPr>
          <w:rFonts w:ascii=".applesystemui" w:hAnsi=".applesystemui"/>
        </w:rPr>
        <w:t>very long</w:t>
      </w:r>
      <w:r w:rsidRPr="749A3EE6" w:rsidR="00896D17">
        <w:rPr>
          <w:rFonts w:ascii=".applesystemui" w:hAnsi=".applesystemui"/>
        </w:rPr>
        <w:t xml:space="preserve"> sequences of visual data has allowed machines to understand our world, giving them the ability to generate realistic images and videos. Moreover, it has been found that the larger the model, the more data, and the more computing resources used, the better the model's performance. </w:t>
      </w:r>
      <w:r w:rsidRPr="749A3EE6" w:rsidR="00D60ECD">
        <w:rPr>
          <w:rFonts w:ascii=".applesystemui" w:hAnsi=".applesystemui"/>
          <w:color w:val="EE0000"/>
        </w:rPr>
        <w:t>Artificial Intelligence</w:t>
      </w:r>
      <w:r w:rsidRPr="749A3EE6" w:rsidR="00896D17">
        <w:rPr>
          <w:rFonts w:ascii=".applesystemui" w:hAnsi=".applesystemui"/>
        </w:rPr>
        <w:t xml:space="preserve"> has thus entered the era of </w:t>
      </w:r>
      <w:r w:rsidRPr="749A3EE6" w:rsidR="00D60ECD">
        <w:rPr>
          <w:rFonts w:ascii=".applesystemui" w:hAnsi=".applesystemui"/>
          <w:color w:val="EE0000"/>
        </w:rPr>
        <w:t>Large Models</w:t>
      </w:r>
      <w:r w:rsidRPr="749A3EE6" w:rsidR="00896D17">
        <w:rPr>
          <w:rFonts w:ascii=".applesystemui" w:hAnsi=".applesystemui"/>
        </w:rPr>
        <w:t xml:space="preserve">, an era approaching general intelligence and even superintelligence. It is conceivable that the field of </w:t>
      </w:r>
      <w:r w:rsidRPr="749A3EE6" w:rsidR="00D60ECD">
        <w:rPr>
          <w:rFonts w:ascii=".applesystemui" w:hAnsi=".applesystemui"/>
          <w:color w:val="EE0000"/>
        </w:rPr>
        <w:t>Artificial Intelligence</w:t>
      </w:r>
      <w:r w:rsidRPr="749A3EE6" w:rsidR="00896D17">
        <w:rPr>
          <w:rFonts w:ascii=".applesystemui" w:hAnsi=".applesystemui"/>
        </w:rPr>
        <w:t xml:space="preserve"> will be </w:t>
      </w:r>
      <w:r w:rsidRPr="749A3EE6" w:rsidR="004A7641">
        <w:rPr>
          <w:rFonts w:ascii=".applesystemui" w:hAnsi=".applesystemui"/>
          <w:color w:val="7030A0"/>
        </w:rPr>
        <w:t>even more dynamic and transformative</w:t>
      </w:r>
      <w:r w:rsidRPr="749A3EE6" w:rsidR="00896D17">
        <w:rPr>
          <w:rFonts w:ascii=".applesystemui" w:hAnsi=".applesystemui"/>
        </w:rPr>
        <w:t xml:space="preserve"> in the next twenty years, bringing more profound changes to our worldview while also changing our way of life. In the face of these ever-changing achievements, we should be most grateful to Professor Hinton. Without his perseverance, </w:t>
      </w:r>
      <w:r w:rsidRPr="749A3EE6" w:rsidR="00D60ECD">
        <w:rPr>
          <w:rFonts w:ascii=".applesystemui" w:hAnsi=".applesystemui"/>
          <w:color w:val="EE0000"/>
        </w:rPr>
        <w:t>Artificial Intelligence</w:t>
      </w:r>
      <w:r w:rsidRPr="749A3EE6" w:rsidR="00896D17">
        <w:rPr>
          <w:rFonts w:ascii=".applesystemui" w:hAnsi=".applesystemui"/>
        </w:rPr>
        <w:t xml:space="preserve"> would not be what it is today.</w:t>
      </w:r>
    </w:p>
    <w:p w:rsidR="001E2A43" w:rsidP="00896D17" w:rsidRDefault="001E2A43" w14:paraId="43B4FDB6" w14:textId="77777777">
      <w:pPr>
        <w:rPr>
          <w:rFonts w:ascii=".applesystemui" w:hAnsi=".applesystemui"/>
        </w:rPr>
      </w:pPr>
    </w:p>
    <w:p w:rsidRPr="00C207B5" w:rsidR="001E2A43" w:rsidP="001E2A43" w:rsidRDefault="001E2A43" w14:paraId="7A75D753" w14:textId="09D2E82A">
      <w:pPr>
        <w:pStyle w:val="a9"/>
        <w:numPr>
          <w:ilvl w:val="0"/>
          <w:numId w:val="2"/>
        </w:numPr>
        <w:rPr>
          <w:rFonts w:hint="eastAsia" w:ascii=".applesystemui" w:hAnsi=".applesystemui"/>
          <w:b/>
          <w:bCs/>
        </w:rPr>
      </w:pPr>
      <w:r w:rsidRPr="00C207B5">
        <w:rPr>
          <w:rFonts w:hint="eastAsia" w:ascii=".applesystemui" w:hAnsi=".applesystemui"/>
          <w:b/>
          <w:bCs/>
        </w:rPr>
        <w:t>Summary</w:t>
      </w:r>
    </w:p>
    <w:p w:rsidRPr="008A713B" w:rsidR="00D60ECD" w:rsidP="00896D17" w:rsidRDefault="00896D17" w14:paraId="0508584B" w14:textId="48D8E423">
      <w:pPr>
        <w:rPr>
          <w:rFonts w:ascii=".applesystemui" w:hAnsi=".applesystemui"/>
          <w:color w:val="EE0000"/>
        </w:rPr>
      </w:pPr>
      <w:r w:rsidRPr="008A713B">
        <w:rPr>
          <w:rFonts w:ascii=".applesystemui" w:hAnsi=".applesystemui"/>
        </w:rPr>
        <w:t xml:space="preserve">As a shining jewel in the field of </w:t>
      </w:r>
      <w:r w:rsidRPr="008A713B" w:rsidR="00D60ECD">
        <w:rPr>
          <w:rFonts w:ascii=".applesystemui" w:hAnsi=".applesystemui"/>
          <w:color w:val="EE0000"/>
        </w:rPr>
        <w:t>Machine Learning</w:t>
      </w:r>
      <w:r w:rsidRPr="008A713B">
        <w:rPr>
          <w:rFonts w:ascii=".applesystemui" w:hAnsi=".applesystemui"/>
        </w:rPr>
        <w:t xml:space="preserve">, </w:t>
      </w:r>
      <w:r w:rsidRPr="008A713B" w:rsidR="00D60ECD">
        <w:rPr>
          <w:rFonts w:ascii=".applesystemui" w:hAnsi=".applesystemui"/>
          <w:color w:val="EE0000"/>
        </w:rPr>
        <w:t>Deep Learning</w:t>
      </w:r>
      <w:r w:rsidRPr="008A713B">
        <w:rPr>
          <w:rFonts w:ascii=".applesystemui" w:hAnsi=".applesystemui"/>
        </w:rPr>
        <w:t xml:space="preserve"> has dazzled on the stage of </w:t>
      </w:r>
      <w:r w:rsidRPr="008A713B" w:rsidR="00D60ECD">
        <w:rPr>
          <w:rFonts w:ascii=".applesystemui" w:hAnsi=".applesystemui"/>
          <w:color w:val="EE0000"/>
        </w:rPr>
        <w:t>Artificial Intelligence</w:t>
      </w:r>
      <w:r w:rsidRPr="008A713B">
        <w:rPr>
          <w:rFonts w:ascii=".applesystemui" w:hAnsi=".applesystemui"/>
        </w:rPr>
        <w:t xml:space="preserve"> in recent years. By reviewing Hinton's personal experiences and his academic journey, we not only understand the historical evolution of </w:t>
      </w:r>
      <w:r w:rsidRPr="008A713B" w:rsidR="00D60ECD">
        <w:rPr>
          <w:rFonts w:ascii=".applesystemui" w:hAnsi=".applesystemui"/>
          <w:color w:val="EE0000"/>
        </w:rPr>
        <w:lastRenderedPageBreak/>
        <w:t>Deep Learning</w:t>
      </w:r>
      <w:r w:rsidRPr="008A713B">
        <w:rPr>
          <w:rFonts w:ascii=".applesystemui" w:hAnsi=".applesystemui"/>
        </w:rPr>
        <w:t xml:space="preserve"> from its beginnings to its powerful state today but also witness a great figure's adherence to his beliefs. The rise of </w:t>
      </w:r>
      <w:r w:rsidRPr="008A713B" w:rsidR="00D60ECD">
        <w:rPr>
          <w:rFonts w:ascii=".applesystemui" w:hAnsi=".applesystemui"/>
          <w:color w:val="EE0000"/>
        </w:rPr>
        <w:t>Deep Learning</w:t>
      </w:r>
      <w:r w:rsidRPr="008A713B">
        <w:rPr>
          <w:rFonts w:ascii=".applesystemui" w:hAnsi=".applesystemui"/>
        </w:rPr>
        <w:t xml:space="preserve"> has not only addressed the limitations of traditional statistical models in handling complex problems but has also demonstrated the potential of big data-driven </w:t>
      </w:r>
      <w:r w:rsidRPr="008A713B" w:rsidR="00D60ECD">
        <w:rPr>
          <w:rFonts w:ascii=".applesystemui" w:hAnsi=".applesystemui"/>
          <w:color w:val="EE0000"/>
        </w:rPr>
        <w:t>Artificial Intelligence[/-RED] methods to approach or even surpass human intelligence.</w:t>
      </w:r>
    </w:p>
    <w:p w:rsidRPr="008A713B" w:rsidR="00896D17" w:rsidP="00896D17" w:rsidRDefault="00D60ECD" w14:paraId="08571CC5" w14:textId="687524FA">
      <w:pPr>
        <w:rPr>
          <w:rFonts w:ascii=".applesystemui" w:hAnsi=".applesystemui"/>
        </w:rPr>
      </w:pPr>
      <w:r w:rsidRPr="008A713B">
        <w:rPr>
          <w:rFonts w:ascii=".applesystemui" w:hAnsi=".applesystemui"/>
          <w:color w:val="EE0000"/>
        </w:rPr>
        <w:t>[RED]Deep Learning</w:t>
      </w:r>
      <w:r w:rsidRPr="008A713B" w:rsidR="00896D17">
        <w:rPr>
          <w:rFonts w:ascii=".applesystemui" w:hAnsi=".applesystemui"/>
        </w:rPr>
        <w:t xml:space="preserve"> has not only reshaped the boundaries of our understanding of </w:t>
      </w:r>
      <w:r w:rsidRPr="008A713B">
        <w:rPr>
          <w:rFonts w:ascii=".applesystemui" w:hAnsi=".applesystemui"/>
          <w:color w:val="EE0000"/>
        </w:rPr>
        <w:t>Artificial Intelligence</w:t>
      </w:r>
      <w:r w:rsidRPr="008A713B" w:rsidR="00896D17">
        <w:rPr>
          <w:rFonts w:ascii=".applesystemui" w:hAnsi=".applesystemui"/>
        </w:rPr>
        <w:t xml:space="preserve"> but has also injected new vitality into social progress and development. Looking to the future, as big data continues to accumulate and computational power continues to improve, </w:t>
      </w:r>
      <w:r w:rsidRPr="008A713B">
        <w:rPr>
          <w:rFonts w:ascii=".applesystemui" w:hAnsi=".applesystemui"/>
          <w:color w:val="EE0000"/>
        </w:rPr>
        <w:t>Deep Learning</w:t>
      </w:r>
      <w:r w:rsidRPr="008A713B" w:rsidR="00896D17">
        <w:rPr>
          <w:rFonts w:ascii=".applesystemui" w:hAnsi=".applesystemui"/>
        </w:rPr>
        <w:t xml:space="preserve"> is expected to unlock more unknown areas, integrate with other technologies across disciplines, and bring unprecedented changes and surprises to human life.</w:t>
      </w:r>
    </w:p>
    <w:p w:rsidR="00C207B5" w:rsidP="00896D17" w:rsidRDefault="00C207B5" w14:paraId="682FD508" w14:textId="77777777">
      <w:pPr>
        <w:rPr>
          <w:rFonts w:ascii=".applesystemui" w:hAnsi=".applesystemui"/>
          <w:b/>
          <w:bCs/>
        </w:rPr>
      </w:pPr>
    </w:p>
    <w:p w:rsidRPr="008A713B" w:rsidR="00896D17" w:rsidP="00896D17" w:rsidRDefault="00896D17" w14:paraId="1EE95283" w14:textId="482D8E91">
      <w:pPr>
        <w:rPr>
          <w:rFonts w:ascii=".applesystemui" w:hAnsi=".applesystemui"/>
        </w:rPr>
      </w:pPr>
      <w:r w:rsidRPr="008A713B">
        <w:rPr>
          <w:rFonts w:ascii=".applesystemui" w:hAnsi=".applesystemui"/>
          <w:b/>
          <w:bCs/>
        </w:rPr>
        <w:t>Figure Captions</w:t>
      </w:r>
    </w:p>
    <w:p w:rsidRPr="008A713B" w:rsidR="00896D17" w:rsidP="00C207B5" w:rsidRDefault="00896D17" w14:paraId="780F3E3C" w14:textId="1D165A54">
      <w:pPr>
        <w:rPr>
          <w:rFonts w:hint="eastAsia" w:ascii=".applesystemui" w:hAnsi=".applesystemui"/>
        </w:rPr>
      </w:pPr>
      <w:r w:rsidRPr="008A713B">
        <w:rPr>
          <w:rFonts w:ascii=".applesystemui" w:hAnsi=".applesystemui"/>
          <w:b/>
          <w:bCs/>
        </w:rPr>
        <w:t>Figure 7-17:</w:t>
      </w:r>
      <w:r w:rsidRPr="008A713B">
        <w:rPr>
          <w:rFonts w:ascii=".applesystemui" w:hAnsi=".applesystemui"/>
        </w:rPr>
        <w:t xml:space="preserve"> </w:t>
      </w:r>
      <w:r w:rsidR="00C207B5">
        <w:rPr>
          <w:rFonts w:hint="eastAsia" w:ascii=".applesystemui" w:hAnsi=".applesystemui"/>
        </w:rPr>
        <w:t>A</w:t>
      </w:r>
      <w:r w:rsidRPr="008A713B">
        <w:rPr>
          <w:rFonts w:ascii=".applesystemui" w:hAnsi=".applesystemui"/>
        </w:rPr>
        <w:t xml:space="preserve"> Multi-layer Perceptron</w:t>
      </w:r>
      <w:r w:rsidR="00C207B5">
        <w:rPr>
          <w:rFonts w:hint="eastAsia" w:ascii=".applesystemui" w:hAnsi=".applesystemui"/>
        </w:rPr>
        <w:t>.</w:t>
      </w:r>
    </w:p>
    <w:p w:rsidRPr="008A713B" w:rsidR="00896D17" w:rsidP="00C207B5" w:rsidRDefault="00896D17" w14:paraId="7BD36B0B" w14:textId="64EB1400">
      <w:pPr>
        <w:rPr>
          <w:rFonts w:ascii=".applesystemui" w:hAnsi=".applesystemui"/>
        </w:rPr>
      </w:pPr>
      <w:r w:rsidRPr="008A713B">
        <w:rPr>
          <w:rFonts w:ascii=".applesystemui" w:hAnsi=".applesystemui"/>
          <w:b/>
          <w:bCs/>
        </w:rPr>
        <w:t>Figure 7-18:</w:t>
      </w:r>
      <w:r w:rsidRPr="008A713B">
        <w:rPr>
          <w:rFonts w:ascii=".applesystemui" w:hAnsi=".applesystemui"/>
        </w:rPr>
        <w:t xml:space="preserve"> Vladimir Vapnik and Corinna Cortes.</w:t>
      </w:r>
    </w:p>
    <w:p w:rsidRPr="008A713B" w:rsidR="00896D17" w:rsidP="00C207B5" w:rsidRDefault="00896D17" w14:paraId="78BE90E2" w14:textId="186E9231">
      <w:pPr>
        <w:rPr>
          <w:rFonts w:ascii=".applesystemui" w:hAnsi=".applesystemui"/>
        </w:rPr>
      </w:pPr>
      <w:r w:rsidRPr="008A713B">
        <w:rPr>
          <w:rFonts w:ascii=".applesystemui" w:hAnsi=".applesystemui"/>
          <w:b/>
          <w:bCs/>
        </w:rPr>
        <w:t>Figure 7-19:</w:t>
      </w:r>
      <w:r w:rsidRPr="008A713B">
        <w:rPr>
          <w:rFonts w:ascii=".applesystemui" w:hAnsi=".applesystemui"/>
        </w:rPr>
        <w:t xml:space="preserve"> </w:t>
      </w:r>
      <w:r w:rsidR="00C207B5">
        <w:rPr>
          <w:rFonts w:hint="eastAsia" w:ascii=".applesystemui" w:hAnsi=".applesystemui"/>
        </w:rPr>
        <w:t>A</w:t>
      </w:r>
      <w:r w:rsidRPr="008A713B">
        <w:rPr>
          <w:rFonts w:ascii=".applesystemui" w:hAnsi=".applesystemui"/>
        </w:rPr>
        <w:t xml:space="preserve"> deep neural network for face recognition learning features at different scales across its layers.</w:t>
      </w:r>
    </w:p>
    <w:p w:rsidRPr="008A713B" w:rsidR="003A61C7" w:rsidRDefault="003A61C7" w14:paraId="6F9CCFAB" w14:textId="77777777">
      <w:pPr>
        <w:rPr>
          <w:rFonts w:ascii=".applesystemui" w:hAnsi=".applesystemui"/>
        </w:rPr>
      </w:pPr>
    </w:p>
    <w:sectPr w:rsidRPr="008A713B" w:rsidR="003A61C7">
      <w:pgSz w:w="11906" w:h="16838" w:orient="portrait"/>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Y" w:author="Yuqing Long" w:date="2025-08-18T13:43:00Z" w:id="0">
    <w:p w:rsidR="008066C4" w:rsidP="008066C4" w:rsidRDefault="008066C4" w14:paraId="5584F01A" w14:textId="77777777">
      <w:pPr>
        <w:pStyle w:val="af3"/>
      </w:pPr>
      <w:r>
        <w:rPr>
          <w:rStyle w:val="af2"/>
        </w:rPr>
        <w:annotationRef/>
      </w:r>
      <w:r>
        <w:t>Do we say that? Lol.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84F0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296B0F" w16cex:dateUtc="2025-08-18T05: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84F01A" w16cid:durableId="70296B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4800" w:rsidP="00D60B76" w:rsidRDefault="00B24800" w14:paraId="4AA776B0" w14:textId="77777777">
      <w:pPr>
        <w:spacing w:after="0" w:line="240" w:lineRule="auto"/>
      </w:pPr>
      <w:r>
        <w:separator/>
      </w:r>
    </w:p>
  </w:endnote>
  <w:endnote w:type="continuationSeparator" w:id="0">
    <w:p w:rsidR="00B24800" w:rsidP="00D60B76" w:rsidRDefault="00B24800" w14:paraId="1554752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4800" w:rsidP="00D60B76" w:rsidRDefault="00B24800" w14:paraId="652957DA" w14:textId="77777777">
      <w:pPr>
        <w:spacing w:after="0" w:line="240" w:lineRule="auto"/>
      </w:pPr>
      <w:r>
        <w:separator/>
      </w:r>
    </w:p>
  </w:footnote>
  <w:footnote w:type="continuationSeparator" w:id="0">
    <w:p w:rsidR="00B24800" w:rsidP="00D60B76" w:rsidRDefault="00B24800" w14:paraId="1830E90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1514"/>
    <w:multiLevelType w:val="hybridMultilevel"/>
    <w:tmpl w:val="C0A64FAC"/>
    <w:lvl w:ilvl="0" w:tplc="FC18D3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0D00DD9"/>
    <w:multiLevelType w:val="multilevel"/>
    <w:tmpl w:val="EF2CF4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88224273">
    <w:abstractNumId w:val="1"/>
  </w:num>
  <w:num w:numId="2" w16cid:durableId="95998994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qing Long">
    <w15:presenceInfo w15:providerId="AD" w15:userId="S::ylong@this.edu.cn::fc44fb41-d77a-4846-b3c2-27d250f72d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1C7"/>
    <w:rsid w:val="001E2A43"/>
    <w:rsid w:val="002B058E"/>
    <w:rsid w:val="002D6AD8"/>
    <w:rsid w:val="003A61C7"/>
    <w:rsid w:val="004A7641"/>
    <w:rsid w:val="00736348"/>
    <w:rsid w:val="00786E63"/>
    <w:rsid w:val="008066C4"/>
    <w:rsid w:val="0085021D"/>
    <w:rsid w:val="00896D17"/>
    <w:rsid w:val="008A713B"/>
    <w:rsid w:val="00A56F7B"/>
    <w:rsid w:val="00B24800"/>
    <w:rsid w:val="00C207B5"/>
    <w:rsid w:val="00C461E7"/>
    <w:rsid w:val="00D2172C"/>
    <w:rsid w:val="00D60B76"/>
    <w:rsid w:val="00D60ECD"/>
    <w:rsid w:val="00D7056B"/>
    <w:rsid w:val="00DA2D24"/>
    <w:rsid w:val="0547A0D6"/>
    <w:rsid w:val="069290B8"/>
    <w:rsid w:val="0BBC91F1"/>
    <w:rsid w:val="21E72106"/>
    <w:rsid w:val="280BB0F5"/>
    <w:rsid w:val="2AD74231"/>
    <w:rsid w:val="2E700546"/>
    <w:rsid w:val="32E2E5C5"/>
    <w:rsid w:val="3742DA2D"/>
    <w:rsid w:val="37697C31"/>
    <w:rsid w:val="3B65B67C"/>
    <w:rsid w:val="3BBD0BB6"/>
    <w:rsid w:val="3C67461E"/>
    <w:rsid w:val="3DCA2767"/>
    <w:rsid w:val="3DFD7D67"/>
    <w:rsid w:val="44074E8B"/>
    <w:rsid w:val="469F47FB"/>
    <w:rsid w:val="47FC9076"/>
    <w:rsid w:val="4A9C9EE6"/>
    <w:rsid w:val="4D39338A"/>
    <w:rsid w:val="4F95CF17"/>
    <w:rsid w:val="5F4B2B2E"/>
    <w:rsid w:val="60E88D84"/>
    <w:rsid w:val="668F03B4"/>
    <w:rsid w:val="71EC96A0"/>
    <w:rsid w:val="73A35A93"/>
    <w:rsid w:val="749A3EE6"/>
    <w:rsid w:val="74BD6EF0"/>
    <w:rsid w:val="7CC45A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C70637C"/>
  <w15:chartTrackingRefBased/>
  <w15:docId w15:val="{D5E4E9E8-3B03-4D07-B642-66A309F56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3A61C7"/>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2">
    <w:name w:val="heading 2"/>
    <w:basedOn w:val="a"/>
    <w:next w:val="a"/>
    <w:link w:val="20"/>
    <w:uiPriority w:val="9"/>
    <w:semiHidden/>
    <w:unhideWhenUsed/>
    <w:qFormat/>
    <w:rsid w:val="003A61C7"/>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3">
    <w:name w:val="heading 3"/>
    <w:basedOn w:val="a"/>
    <w:next w:val="a"/>
    <w:link w:val="30"/>
    <w:uiPriority w:val="9"/>
    <w:semiHidden/>
    <w:unhideWhenUsed/>
    <w:qFormat/>
    <w:rsid w:val="003A61C7"/>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A61C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A61C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A61C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A61C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A61C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A61C7"/>
    <w:pPr>
      <w:keepNext/>
      <w:keepLines/>
      <w:spacing w:after="0"/>
      <w:outlineLvl w:val="8"/>
    </w:pPr>
    <w:rPr>
      <w:rFonts w:eastAsiaTheme="majorEastAsia" w:cstheme="majorBidi"/>
      <w:color w:val="595959" w:themeColor="text1" w:themeTint="A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uiPriority w:val="9"/>
    <w:rsid w:val="003A61C7"/>
    <w:rPr>
      <w:rFonts w:asciiTheme="majorHAnsi" w:hAnsiTheme="majorHAnsi" w:eastAsiaTheme="majorEastAsia" w:cstheme="majorBidi"/>
      <w:color w:val="0F4761" w:themeColor="accent1" w:themeShade="BF"/>
      <w:sz w:val="48"/>
      <w:szCs w:val="48"/>
    </w:rPr>
  </w:style>
  <w:style w:type="character" w:styleId="20" w:customStyle="1">
    <w:name w:val="标题 2 字符"/>
    <w:basedOn w:val="a0"/>
    <w:link w:val="2"/>
    <w:uiPriority w:val="9"/>
    <w:semiHidden/>
    <w:rsid w:val="003A61C7"/>
    <w:rPr>
      <w:rFonts w:asciiTheme="majorHAnsi" w:hAnsiTheme="majorHAnsi" w:eastAsiaTheme="majorEastAsia" w:cstheme="majorBidi"/>
      <w:color w:val="0F4761" w:themeColor="accent1" w:themeShade="BF"/>
      <w:sz w:val="40"/>
      <w:szCs w:val="40"/>
    </w:rPr>
  </w:style>
  <w:style w:type="character" w:styleId="30" w:customStyle="1">
    <w:name w:val="标题 3 字符"/>
    <w:basedOn w:val="a0"/>
    <w:link w:val="3"/>
    <w:uiPriority w:val="9"/>
    <w:semiHidden/>
    <w:rsid w:val="003A61C7"/>
    <w:rPr>
      <w:rFonts w:asciiTheme="majorHAnsi" w:hAnsiTheme="majorHAnsi" w:eastAsiaTheme="majorEastAsia" w:cstheme="majorBidi"/>
      <w:color w:val="0F4761" w:themeColor="accent1" w:themeShade="BF"/>
      <w:sz w:val="32"/>
      <w:szCs w:val="32"/>
    </w:rPr>
  </w:style>
  <w:style w:type="character" w:styleId="40" w:customStyle="1">
    <w:name w:val="标题 4 字符"/>
    <w:basedOn w:val="a0"/>
    <w:link w:val="4"/>
    <w:uiPriority w:val="9"/>
    <w:semiHidden/>
    <w:rsid w:val="003A61C7"/>
    <w:rPr>
      <w:rFonts w:cstheme="majorBidi"/>
      <w:color w:val="0F4761" w:themeColor="accent1" w:themeShade="BF"/>
      <w:sz w:val="28"/>
      <w:szCs w:val="28"/>
    </w:rPr>
  </w:style>
  <w:style w:type="character" w:styleId="50" w:customStyle="1">
    <w:name w:val="标题 5 字符"/>
    <w:basedOn w:val="a0"/>
    <w:link w:val="5"/>
    <w:uiPriority w:val="9"/>
    <w:semiHidden/>
    <w:rsid w:val="003A61C7"/>
    <w:rPr>
      <w:rFonts w:cstheme="majorBidi"/>
      <w:color w:val="0F4761" w:themeColor="accent1" w:themeShade="BF"/>
      <w:sz w:val="24"/>
    </w:rPr>
  </w:style>
  <w:style w:type="character" w:styleId="60" w:customStyle="1">
    <w:name w:val="标题 6 字符"/>
    <w:basedOn w:val="a0"/>
    <w:link w:val="6"/>
    <w:uiPriority w:val="9"/>
    <w:semiHidden/>
    <w:rsid w:val="003A61C7"/>
    <w:rPr>
      <w:rFonts w:cstheme="majorBidi"/>
      <w:b/>
      <w:bCs/>
      <w:color w:val="0F4761" w:themeColor="accent1" w:themeShade="BF"/>
    </w:rPr>
  </w:style>
  <w:style w:type="character" w:styleId="70" w:customStyle="1">
    <w:name w:val="标题 7 字符"/>
    <w:basedOn w:val="a0"/>
    <w:link w:val="7"/>
    <w:uiPriority w:val="9"/>
    <w:semiHidden/>
    <w:rsid w:val="003A61C7"/>
    <w:rPr>
      <w:rFonts w:cstheme="majorBidi"/>
      <w:b/>
      <w:bCs/>
      <w:color w:val="595959" w:themeColor="text1" w:themeTint="A6"/>
    </w:rPr>
  </w:style>
  <w:style w:type="character" w:styleId="80" w:customStyle="1">
    <w:name w:val="标题 8 字符"/>
    <w:basedOn w:val="a0"/>
    <w:link w:val="8"/>
    <w:uiPriority w:val="9"/>
    <w:semiHidden/>
    <w:rsid w:val="003A61C7"/>
    <w:rPr>
      <w:rFonts w:cstheme="majorBidi"/>
      <w:color w:val="595959" w:themeColor="text1" w:themeTint="A6"/>
    </w:rPr>
  </w:style>
  <w:style w:type="character" w:styleId="90" w:customStyle="1">
    <w:name w:val="标题 9 字符"/>
    <w:basedOn w:val="a0"/>
    <w:link w:val="9"/>
    <w:uiPriority w:val="9"/>
    <w:semiHidden/>
    <w:rsid w:val="003A61C7"/>
    <w:rPr>
      <w:rFonts w:eastAsiaTheme="majorEastAsia" w:cstheme="majorBidi"/>
      <w:color w:val="595959" w:themeColor="text1" w:themeTint="A6"/>
    </w:rPr>
  </w:style>
  <w:style w:type="paragraph" w:styleId="a3">
    <w:name w:val="Title"/>
    <w:basedOn w:val="a"/>
    <w:next w:val="a"/>
    <w:link w:val="a4"/>
    <w:uiPriority w:val="10"/>
    <w:qFormat/>
    <w:rsid w:val="003A61C7"/>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a4" w:customStyle="1">
    <w:name w:val="标题 字符"/>
    <w:basedOn w:val="a0"/>
    <w:link w:val="a3"/>
    <w:uiPriority w:val="10"/>
    <w:rsid w:val="003A61C7"/>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3A61C7"/>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标题 字符"/>
    <w:basedOn w:val="a0"/>
    <w:link w:val="a5"/>
    <w:uiPriority w:val="11"/>
    <w:rsid w:val="003A61C7"/>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3A61C7"/>
    <w:pPr>
      <w:spacing w:before="160"/>
      <w:jc w:val="center"/>
    </w:pPr>
    <w:rPr>
      <w:i/>
      <w:iCs/>
      <w:color w:val="404040" w:themeColor="text1" w:themeTint="BF"/>
    </w:rPr>
  </w:style>
  <w:style w:type="character" w:styleId="a8" w:customStyle="1">
    <w:name w:val="引用 字符"/>
    <w:basedOn w:val="a0"/>
    <w:link w:val="a7"/>
    <w:uiPriority w:val="29"/>
    <w:rsid w:val="003A61C7"/>
    <w:rPr>
      <w:i/>
      <w:iCs/>
      <w:color w:val="404040" w:themeColor="text1" w:themeTint="BF"/>
    </w:rPr>
  </w:style>
  <w:style w:type="paragraph" w:styleId="a9">
    <w:name w:val="List Paragraph"/>
    <w:basedOn w:val="a"/>
    <w:uiPriority w:val="34"/>
    <w:qFormat/>
    <w:rsid w:val="003A61C7"/>
    <w:pPr>
      <w:ind w:left="720"/>
      <w:contextualSpacing/>
    </w:pPr>
  </w:style>
  <w:style w:type="character" w:styleId="aa">
    <w:name w:val="Intense Emphasis"/>
    <w:basedOn w:val="a0"/>
    <w:uiPriority w:val="21"/>
    <w:qFormat/>
    <w:rsid w:val="003A61C7"/>
    <w:rPr>
      <w:i/>
      <w:iCs/>
      <w:color w:val="0F4761" w:themeColor="accent1" w:themeShade="BF"/>
    </w:rPr>
  </w:style>
  <w:style w:type="paragraph" w:styleId="ab">
    <w:name w:val="Intense Quote"/>
    <w:basedOn w:val="a"/>
    <w:next w:val="a"/>
    <w:link w:val="ac"/>
    <w:uiPriority w:val="30"/>
    <w:qFormat/>
    <w:rsid w:val="003A61C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1">
    <w:name w:val="明显引用 字符"/>
    <w:basedOn w:val="a0"/>
    <w:link w:val="ab"/>
    <w:uiPriority w:val="30"/>
    <w:rsid w:val="003A61C7"/>
    <w:rPr>
      <w:i/>
      <w:iCs/>
      <w:color w:val="0F4761" w:themeColor="accent1" w:themeShade="BF"/>
    </w:rPr>
  </w:style>
  <w:style w:type="character" w:styleId="ad">
    <w:name w:val="Intense Reference"/>
    <w:basedOn w:val="a0"/>
    <w:uiPriority w:val="32"/>
    <w:qFormat/>
    <w:rsid w:val="003A61C7"/>
    <w:rPr>
      <w:b/>
      <w:bCs/>
      <w:smallCaps/>
      <w:color w:val="0F4761" w:themeColor="accent1" w:themeShade="BF"/>
      <w:spacing w:val="5"/>
    </w:rPr>
  </w:style>
  <w:style w:type="paragraph" w:styleId="ae">
    <w:name w:val="header"/>
    <w:basedOn w:val="a"/>
    <w:link w:val="af"/>
    <w:uiPriority w:val="99"/>
    <w:unhideWhenUsed/>
    <w:rsid w:val="00D60B76"/>
    <w:pPr>
      <w:tabs>
        <w:tab w:val="center" w:pos="4153"/>
        <w:tab w:val="right" w:pos="8306"/>
      </w:tabs>
      <w:snapToGrid w:val="0"/>
      <w:spacing w:line="240" w:lineRule="auto"/>
      <w:jc w:val="center"/>
    </w:pPr>
    <w:rPr>
      <w:sz w:val="18"/>
      <w:szCs w:val="18"/>
    </w:rPr>
  </w:style>
  <w:style w:type="character" w:styleId="af" w:customStyle="1">
    <w:name w:val="页眉 字符"/>
    <w:basedOn w:val="a0"/>
    <w:link w:val="ae"/>
    <w:uiPriority w:val="99"/>
    <w:rsid w:val="00D60B76"/>
    <w:rPr>
      <w:sz w:val="18"/>
      <w:szCs w:val="18"/>
    </w:rPr>
  </w:style>
  <w:style w:type="paragraph" w:styleId="af0">
    <w:name w:val="footer"/>
    <w:basedOn w:val="a"/>
    <w:link w:val="af1"/>
    <w:uiPriority w:val="99"/>
    <w:unhideWhenUsed/>
    <w:rsid w:val="00D60B76"/>
    <w:pPr>
      <w:tabs>
        <w:tab w:val="center" w:pos="4153"/>
        <w:tab w:val="right" w:pos="8306"/>
      </w:tabs>
      <w:snapToGrid w:val="0"/>
      <w:spacing w:line="240" w:lineRule="auto"/>
    </w:pPr>
    <w:rPr>
      <w:sz w:val="18"/>
      <w:szCs w:val="18"/>
    </w:rPr>
  </w:style>
  <w:style w:type="character" w:styleId="af1" w:customStyle="1">
    <w:name w:val="页脚 字符"/>
    <w:basedOn w:val="a0"/>
    <w:link w:val="af0"/>
    <w:uiPriority w:val="99"/>
    <w:rsid w:val="00D60B76"/>
    <w:rPr>
      <w:sz w:val="18"/>
      <w:szCs w:val="18"/>
    </w:rPr>
  </w:style>
  <w:style w:type="character" w:styleId="af2">
    <w:name w:val="annotation reference"/>
    <w:basedOn w:val="a0"/>
    <w:uiPriority w:val="99"/>
    <w:semiHidden/>
    <w:unhideWhenUsed/>
    <w:rsid w:val="008066C4"/>
    <w:rPr>
      <w:sz w:val="21"/>
      <w:szCs w:val="21"/>
    </w:rPr>
  </w:style>
  <w:style w:type="paragraph" w:styleId="af3">
    <w:name w:val="annotation text"/>
    <w:basedOn w:val="a"/>
    <w:link w:val="af4"/>
    <w:uiPriority w:val="99"/>
    <w:unhideWhenUsed/>
    <w:rsid w:val="008066C4"/>
  </w:style>
  <w:style w:type="character" w:styleId="af4" w:customStyle="1">
    <w:name w:val="批注文字 字符"/>
    <w:basedOn w:val="a0"/>
    <w:link w:val="af3"/>
    <w:uiPriority w:val="99"/>
    <w:rsid w:val="008066C4"/>
  </w:style>
  <w:style w:type="paragraph" w:styleId="af5">
    <w:name w:val="annotation subject"/>
    <w:basedOn w:val="af3"/>
    <w:next w:val="af3"/>
    <w:link w:val="af6"/>
    <w:uiPriority w:val="99"/>
    <w:semiHidden/>
    <w:unhideWhenUsed/>
    <w:rsid w:val="008066C4"/>
    <w:rPr>
      <w:b/>
      <w:bCs/>
    </w:rPr>
  </w:style>
  <w:style w:type="character" w:styleId="af6" w:customStyle="1">
    <w:name w:val="批注主题 字符"/>
    <w:basedOn w:val="af4"/>
    <w:link w:val="af5"/>
    <w:uiPriority w:val="99"/>
    <w:semiHidden/>
    <w:rsid w:val="008066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Yuqing Long</dc:creator>
  <keywords/>
  <dc:description/>
  <lastModifiedBy>Rachel St. John</lastModifiedBy>
  <revision>16</revision>
  <dcterms:created xsi:type="dcterms:W3CDTF">2025-08-15T09:45:00.0000000Z</dcterms:created>
  <dcterms:modified xsi:type="dcterms:W3CDTF">2025-08-22T04:28:20.1492567Z</dcterms:modified>
</coreProperties>
</file>