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A4BBA" w:rsidR="00905894" w:rsidP="00905894" w:rsidRDefault="00905894" w14:paraId="232EB159" w14:textId="77777777">
      <w:pPr>
        <w:rPr>
          <w:rFonts w:ascii=".applesystemui" w:hAnsi=".applesystemui"/>
          <w:b/>
          <w:bCs/>
        </w:rPr>
      </w:pPr>
      <w:r w:rsidRPr="000A4BBA">
        <w:rPr>
          <w:rFonts w:ascii=".applesystemui" w:hAnsi=".applesystemui"/>
          <w:b/>
          <w:bCs/>
        </w:rPr>
        <w:t>4.5 Artificial Intelligence and Biology</w:t>
      </w:r>
    </w:p>
    <w:p w:rsidRPr="000A4BBA" w:rsidR="00905894" w:rsidP="00905894" w:rsidRDefault="00905894" w14:paraId="51566724" w14:textId="05A19C0C">
      <w:pPr>
        <w:rPr>
          <w:rFonts w:ascii=".applesystemui" w:hAnsi=".applesystemui"/>
          <w:b/>
          <w:bCs/>
        </w:rPr>
      </w:pPr>
      <w:r w:rsidRPr="000A4BBA">
        <w:rPr>
          <w:rFonts w:ascii=".applesystemui" w:hAnsi=".applesystemui"/>
          <w:b/>
          <w:bCs/>
        </w:rPr>
        <w:t>Learning Objectives</w:t>
      </w:r>
    </w:p>
    <w:p w:rsidRPr="000A4BBA" w:rsidR="00905894" w:rsidP="00905894" w:rsidRDefault="00905894" w14:paraId="7ABFB8AD" w14:textId="77323E20">
      <w:pPr>
        <w:rPr>
          <w:rFonts w:ascii=".applesystemui" w:hAnsi=".applesystemui"/>
        </w:rPr>
      </w:pPr>
      <w:r w:rsidRPr="000A4BBA">
        <w:rPr>
          <w:rFonts w:ascii=".applesystemui" w:hAnsi=".applesystemui"/>
        </w:rPr>
        <w:t xml:space="preserve">(1) Understand the typical applications and breakthrough achievements of </w:t>
      </w:r>
      <w:r w:rsidRPr="000A4BBA" w:rsidR="0084587C">
        <w:rPr>
          <w:rFonts w:ascii=".applesystemui" w:hAnsi=".applesystemui"/>
          <w:color w:val="EE0000"/>
        </w:rPr>
        <w:t>artificial intelligence</w:t>
      </w:r>
      <w:r w:rsidRPr="000A4BBA">
        <w:rPr>
          <w:rFonts w:ascii=".applesystemui" w:hAnsi=".applesystemui"/>
        </w:rPr>
        <w:t xml:space="preserve"> in </w:t>
      </w:r>
      <w:r w:rsidRPr="000A4BBA" w:rsidR="0084587C">
        <w:rPr>
          <w:rFonts w:ascii=".applesystemui" w:hAnsi=".applesystemui"/>
          <w:color w:val="EE0000"/>
        </w:rPr>
        <w:t>molecular biology</w:t>
      </w:r>
      <w:r w:rsidRPr="000A4BBA">
        <w:rPr>
          <w:rFonts w:ascii=".applesystemui" w:hAnsi=".applesystemui"/>
        </w:rPr>
        <w:t xml:space="preserve"> and </w:t>
      </w:r>
      <w:r w:rsidRPr="000A4BBA" w:rsidR="0084587C">
        <w:rPr>
          <w:rFonts w:ascii=".applesystemui" w:hAnsi=".applesystemui"/>
          <w:color w:val="EE0000"/>
        </w:rPr>
        <w:t>evolutionary biology</w:t>
      </w:r>
      <w:r w:rsidRPr="000A4BBA">
        <w:rPr>
          <w:rFonts w:ascii=".applesystemui" w:hAnsi=".applesystemui"/>
        </w:rPr>
        <w:t>.</w:t>
      </w:r>
    </w:p>
    <w:p w:rsidRPr="000A4BBA" w:rsidR="00905894" w:rsidP="00905894" w:rsidRDefault="00905894" w14:paraId="281CB491" w14:textId="4E43D13E">
      <w:pPr>
        <w:rPr>
          <w:rFonts w:ascii=".applesystemui" w:hAnsi=".applesystemui"/>
        </w:rPr>
      </w:pPr>
      <w:r w:rsidRPr="000A4BBA">
        <w:rPr>
          <w:rFonts w:ascii=".applesystemui" w:hAnsi=".applesystemui"/>
        </w:rPr>
        <w:t xml:space="preserve">(2) Explore how </w:t>
      </w:r>
      <w:r w:rsidRPr="000A4BBA" w:rsidR="0084587C">
        <w:rPr>
          <w:rFonts w:ascii=".applesystemui" w:hAnsi=".applesystemui"/>
          <w:color w:val="EE0000"/>
        </w:rPr>
        <w:t>artificial intelligence</w:t>
      </w:r>
      <w:r w:rsidRPr="000A4BBA">
        <w:rPr>
          <w:rFonts w:ascii=".applesystemui" w:hAnsi=".applesystemui"/>
        </w:rPr>
        <w:t xml:space="preserve"> technology drives development and innovation in biological research through </w:t>
      </w:r>
      <w:r w:rsidRPr="000A4BBA" w:rsidR="0084587C">
        <w:rPr>
          <w:rFonts w:ascii=".applesystemui" w:hAnsi=".applesystemui"/>
          <w:color w:val="EE0000"/>
        </w:rPr>
        <w:t>big data</w:t>
      </w:r>
      <w:r w:rsidRPr="000A4BBA">
        <w:rPr>
          <w:rFonts w:ascii=".applesystemui" w:hAnsi=".applesystemui"/>
        </w:rPr>
        <w:t xml:space="preserve"> analysis.</w:t>
      </w:r>
    </w:p>
    <w:p w:rsidR="000A4BBA" w:rsidP="00905894" w:rsidRDefault="000A4BBA" w14:paraId="40FB773B" w14:textId="77777777">
      <w:pPr>
        <w:rPr>
          <w:rFonts w:ascii=".applesystemui" w:hAnsi=".applesystemui"/>
          <w:b/>
          <w:bCs/>
        </w:rPr>
      </w:pPr>
    </w:p>
    <w:p w:rsidRPr="000A4BBA" w:rsidR="00905894" w:rsidP="00905894" w:rsidRDefault="00905894" w14:paraId="1318BD02" w14:textId="61A2E36B">
      <w:pPr>
        <w:rPr>
          <w:rFonts w:ascii=".applesystemui" w:hAnsi=".applesystemui"/>
        </w:rPr>
      </w:pPr>
      <w:r w:rsidRPr="000A4BBA">
        <w:rPr>
          <w:rFonts w:ascii=".applesystemui" w:hAnsi=".applesystemui"/>
        </w:rPr>
        <w:t xml:space="preserve">Biology is the science of studying life's phenomena, with a scope ranging from tiny cells to vast ecosystems. Biology includes many sub-fields, such as </w:t>
      </w:r>
      <w:r w:rsidRPr="000A4BBA" w:rsidR="0084587C">
        <w:rPr>
          <w:rFonts w:ascii=".applesystemui" w:hAnsi=".applesystemui"/>
          <w:color w:val="EE0000"/>
        </w:rPr>
        <w:t>cell biology</w:t>
      </w:r>
      <w:r w:rsidRPr="000A4BBA">
        <w:rPr>
          <w:rFonts w:ascii=".applesystemui" w:hAnsi=".applesystemui"/>
        </w:rPr>
        <w:t xml:space="preserve">, which studies cell structure and function; </w:t>
      </w:r>
      <w:r w:rsidRPr="000A4BBA" w:rsidR="0084587C">
        <w:rPr>
          <w:rFonts w:ascii=".applesystemui" w:hAnsi=".applesystemui"/>
          <w:color w:val="EE0000"/>
        </w:rPr>
        <w:t>molecular biology</w:t>
      </w:r>
      <w:r w:rsidRPr="000A4BBA">
        <w:rPr>
          <w:rFonts w:ascii=".applesystemui" w:hAnsi=".applesystemui"/>
        </w:rPr>
        <w:t xml:space="preserve">, which studies life processes at the molecular level; genetics, which studies the laws of biological inheritance; </w:t>
      </w:r>
      <w:r w:rsidRPr="000A4BBA" w:rsidR="0084587C">
        <w:rPr>
          <w:rFonts w:ascii=".applesystemui" w:hAnsi=".applesystemui"/>
          <w:color w:val="EE0000"/>
        </w:rPr>
        <w:t>evolutionary biology</w:t>
      </w:r>
      <w:r w:rsidRPr="000A4BBA">
        <w:rPr>
          <w:rFonts w:ascii=".applesystemui" w:hAnsi=".applesystemui"/>
        </w:rPr>
        <w:t xml:space="preserve">, which studies the origin and evolution of species; and ecology, which studies the relationships between organisms and their environment. </w:t>
      </w:r>
      <w:r w:rsidRPr="000A4BBA" w:rsidR="0084587C">
        <w:rPr>
          <w:rFonts w:ascii=".applesystemui" w:hAnsi=".applesystemui"/>
          <w:color w:val="EE0000"/>
        </w:rPr>
        <w:t>Artificial intelligence</w:t>
      </w:r>
      <w:r w:rsidRPr="000A4BBA">
        <w:rPr>
          <w:rFonts w:ascii=".applesystemui" w:hAnsi=".applesystemui"/>
        </w:rPr>
        <w:t xml:space="preserve"> </w:t>
      </w:r>
      <w:proofErr w:type="gramStart"/>
      <w:r w:rsidRPr="000A4BBA">
        <w:rPr>
          <w:rFonts w:ascii=".applesystemui" w:hAnsi=".applesystemui"/>
        </w:rPr>
        <w:t>is having</w:t>
      </w:r>
      <w:proofErr w:type="gramEnd"/>
      <w:r w:rsidRPr="000A4BBA">
        <w:rPr>
          <w:rFonts w:ascii=".applesystemui" w:hAnsi=".applesystemui"/>
        </w:rPr>
        <w:t xml:space="preserve"> a profound and often revolutionary impact on biology. This section selects two classic examples to showcase the contributions of </w:t>
      </w:r>
      <w:r w:rsidRPr="000A4BBA" w:rsidR="0084587C">
        <w:rPr>
          <w:rFonts w:ascii=".applesystemui" w:hAnsi=".applesystemui"/>
          <w:color w:val="EE0000"/>
        </w:rPr>
        <w:t>artificial intelligence</w:t>
      </w:r>
      <w:r w:rsidRPr="000A4BBA">
        <w:rPr>
          <w:rFonts w:ascii=".applesystemui" w:hAnsi=".applesystemui"/>
        </w:rPr>
        <w:t xml:space="preserve"> to biology: one is AlphaFold, used in </w:t>
      </w:r>
      <w:r w:rsidRPr="000A4BBA" w:rsidR="0084587C">
        <w:rPr>
          <w:rFonts w:ascii=".applesystemui" w:hAnsi=".applesystemui"/>
          <w:color w:val="EE0000"/>
        </w:rPr>
        <w:t>molecular biology</w:t>
      </w:r>
      <w:r w:rsidRPr="000A4BBA">
        <w:rPr>
          <w:rFonts w:ascii=".applesystemui" w:hAnsi=".applesystemui"/>
        </w:rPr>
        <w:t xml:space="preserve"> to predict </w:t>
      </w:r>
      <w:r w:rsidRPr="000A4BBA" w:rsidR="0084587C">
        <w:rPr>
          <w:rFonts w:ascii=".applesystemui" w:hAnsi=".applesystemui"/>
          <w:color w:val="EE0000"/>
        </w:rPr>
        <w:t>protein</w:t>
      </w:r>
      <w:r w:rsidRPr="000A4BBA">
        <w:rPr>
          <w:rFonts w:ascii=".applesystemui" w:hAnsi=".applesystemui"/>
        </w:rPr>
        <w:t xml:space="preserve"> structures, and the other is </w:t>
      </w:r>
      <w:proofErr w:type="spellStart"/>
      <w:r w:rsidRPr="000A4BBA">
        <w:rPr>
          <w:rFonts w:ascii=".applesystemui" w:hAnsi=".applesystemui"/>
        </w:rPr>
        <w:t>ButterflyNet</w:t>
      </w:r>
      <w:proofErr w:type="spellEnd"/>
      <w:r w:rsidRPr="000A4BBA">
        <w:rPr>
          <w:rFonts w:ascii=".applesystemui" w:hAnsi=".applesystemui"/>
        </w:rPr>
        <w:t xml:space="preserve">, used in </w:t>
      </w:r>
      <w:r w:rsidRPr="000A4BBA" w:rsidR="0084587C">
        <w:rPr>
          <w:rFonts w:ascii=".applesystemui" w:hAnsi=".applesystemui"/>
          <w:color w:val="EE0000"/>
        </w:rPr>
        <w:t>evolutionary biology</w:t>
      </w:r>
      <w:r w:rsidRPr="000A4BBA">
        <w:rPr>
          <w:rFonts w:ascii=".applesystemui" w:hAnsi=".applesystemui"/>
        </w:rPr>
        <w:t xml:space="preserve"> to analyze </w:t>
      </w:r>
      <w:r w:rsidRPr="000A4BBA" w:rsidR="0084587C">
        <w:rPr>
          <w:rFonts w:ascii=".applesystemui" w:hAnsi=".applesystemui"/>
          <w:color w:val="EE0000"/>
        </w:rPr>
        <w:t>Müllerian mimicry</w:t>
      </w:r>
      <w:r w:rsidRPr="000A4BBA">
        <w:rPr>
          <w:rFonts w:ascii=".applesystemui" w:hAnsi=".applesystemui"/>
        </w:rPr>
        <w:t>.</w:t>
      </w:r>
    </w:p>
    <w:p w:rsidRPr="00F92769" w:rsidR="00905894" w:rsidP="00F92769" w:rsidRDefault="00905894" w14:paraId="3717BA49" w14:textId="108A9C2A">
      <w:pPr>
        <w:pStyle w:val="a9"/>
        <w:numPr>
          <w:ilvl w:val="0"/>
          <w:numId w:val="6"/>
        </w:numPr>
        <w:rPr>
          <w:rFonts w:ascii=".applesystemui" w:hAnsi=".applesystemui"/>
        </w:rPr>
      </w:pPr>
      <w:r w:rsidRPr="00F92769">
        <w:rPr>
          <w:rFonts w:ascii=".applesystemui" w:hAnsi=".applesystemui"/>
          <w:b/>
          <w:bCs/>
        </w:rPr>
        <w:t>AlphaFold</w:t>
      </w:r>
    </w:p>
    <w:p w:rsidRPr="000A4BBA" w:rsidR="00905894" w:rsidP="00905894" w:rsidRDefault="00905894" w14:paraId="24526414" w14:textId="3B319C70">
      <w:pPr>
        <w:rPr>
          <w:rFonts w:ascii=".applesystemui" w:hAnsi=".applesystemui"/>
        </w:rPr>
      </w:pPr>
      <w:r w:rsidRPr="000A4BBA">
        <w:rPr>
          <w:rFonts w:ascii=".applesystemui" w:hAnsi=".applesystemui"/>
        </w:rPr>
        <w:t xml:space="preserve">On November 30, 2020, the British company DeepMind announced an </w:t>
      </w:r>
      <w:r w:rsidRPr="000A4BBA" w:rsidR="0084587C">
        <w:rPr>
          <w:rFonts w:ascii=".applesystemui" w:hAnsi=".applesystemui"/>
          <w:color w:val="EE0000"/>
        </w:rPr>
        <w:t>artificial intelligence</w:t>
      </w:r>
      <w:r w:rsidRPr="000A4BBA">
        <w:rPr>
          <w:rFonts w:ascii=".applesystemui" w:hAnsi=".applesystemui"/>
        </w:rPr>
        <w:t xml:space="preserve"> system called </w:t>
      </w:r>
      <w:r w:rsidRPr="00C153AF">
        <w:rPr>
          <w:rFonts w:ascii=".applesystemui" w:hAnsi=".applesystemui"/>
          <w:color w:val="EE0000"/>
        </w:rPr>
        <w:t>AlphaFold 2</w:t>
      </w:r>
      <w:r w:rsidRPr="000A4BBA">
        <w:rPr>
          <w:rFonts w:ascii=".applesystemui" w:hAnsi=".applesystemui"/>
        </w:rPr>
        <w:t xml:space="preserve"> in the journal </w:t>
      </w:r>
      <w:r w:rsidRPr="00C153AF">
        <w:rPr>
          <w:rFonts w:ascii=".applesystemui" w:hAnsi=".applesystemui"/>
          <w:i/>
          <w:iCs/>
          <w:color w:val="EE0000"/>
        </w:rPr>
        <w:t>Nature</w:t>
      </w:r>
      <w:r w:rsidRPr="000A4BBA">
        <w:rPr>
          <w:rFonts w:ascii=".applesystemui" w:hAnsi=".applesystemui"/>
        </w:rPr>
        <w:t xml:space="preserve">. This system can predict the molecular structure of </w:t>
      </w:r>
      <w:r w:rsidRPr="000A4BBA" w:rsidR="0084587C">
        <w:rPr>
          <w:rFonts w:ascii=".applesystemui" w:hAnsi=".applesystemui"/>
          <w:color w:val="EE0000"/>
        </w:rPr>
        <w:t>proteins</w:t>
      </w:r>
      <w:r w:rsidRPr="000A4BBA">
        <w:rPr>
          <w:rFonts w:ascii=".applesystemui" w:hAnsi=".applesystemui"/>
        </w:rPr>
        <w:t xml:space="preserve"> hundreds of times more efficiently than traditional methods. A commentary in </w:t>
      </w:r>
      <w:r w:rsidRPr="000A4BBA">
        <w:rPr>
          <w:rFonts w:ascii=".applesystemui" w:hAnsi=".applesystemui"/>
          <w:i/>
          <w:iCs/>
        </w:rPr>
        <w:t>Nature</w:t>
      </w:r>
      <w:r w:rsidRPr="000A4BBA">
        <w:rPr>
          <w:rFonts w:ascii=".applesystemui" w:hAnsi=".applesystemui"/>
        </w:rPr>
        <w:t xml:space="preserve"> stated, "It will change everything."</w:t>
      </w:r>
    </w:p>
    <w:p w:rsidRPr="000A4BBA" w:rsidR="00905894" w:rsidP="00905894" w:rsidRDefault="00905894" w14:paraId="07D619C7" w14:textId="7AF2AAFF">
      <w:pPr>
        <w:rPr>
          <w:rFonts w:ascii=".applesystemui" w:hAnsi=".applesystemui"/>
        </w:rPr>
      </w:pPr>
      <w:r w:rsidRPr="000A4BBA">
        <w:rPr>
          <w:rFonts w:ascii=".applesystemui" w:hAnsi=".applesystemui"/>
        </w:rPr>
        <w:t xml:space="preserve">Why did AlphaFold 2 cause such a sensation? We know that </w:t>
      </w:r>
      <w:r w:rsidRPr="000A4BBA" w:rsidR="0084587C">
        <w:rPr>
          <w:rFonts w:ascii=".applesystemui" w:hAnsi=".applesystemui"/>
          <w:color w:val="EE0000"/>
        </w:rPr>
        <w:t>proteins</w:t>
      </w:r>
      <w:r w:rsidRPr="000A4BBA">
        <w:rPr>
          <w:rFonts w:ascii=".applesystemui" w:hAnsi=".applesystemui"/>
        </w:rPr>
        <w:t xml:space="preserve"> are the foundation of all life activities. To deeply understand life processes, we must grasp the characteristics and functions of the </w:t>
      </w:r>
      <w:r w:rsidRPr="000A4BBA" w:rsidR="0084587C">
        <w:rPr>
          <w:rFonts w:ascii=".applesystemui" w:hAnsi=".applesystemui"/>
          <w:color w:val="EE0000"/>
        </w:rPr>
        <w:t>proteins</w:t>
      </w:r>
      <w:r w:rsidRPr="000A4BBA">
        <w:rPr>
          <w:rFonts w:ascii=".applesystemui" w:hAnsi=".applesystemui"/>
        </w:rPr>
        <w:t xml:space="preserve"> involved. A </w:t>
      </w:r>
      <w:r w:rsidRPr="000A4BBA" w:rsidR="0084587C">
        <w:rPr>
          <w:rFonts w:ascii=".applesystemui" w:hAnsi=".applesystemui"/>
          <w:color w:val="EE0000"/>
        </w:rPr>
        <w:t>protein's</w:t>
      </w:r>
      <w:r w:rsidRPr="000A4BBA">
        <w:rPr>
          <w:rFonts w:ascii=".applesystemui" w:hAnsi=".applesystemui"/>
        </w:rPr>
        <w:t xml:space="preserve"> function is determined by its structure, so solving the structure of a </w:t>
      </w:r>
      <w:r w:rsidRPr="000A4BBA" w:rsidR="0084587C">
        <w:rPr>
          <w:rFonts w:ascii=".applesystemui" w:hAnsi=".applesystemui"/>
          <w:color w:val="EE0000"/>
        </w:rPr>
        <w:t>protein</w:t>
      </w:r>
      <w:r w:rsidRPr="000A4BBA">
        <w:rPr>
          <w:rFonts w:ascii=".applesystemui" w:hAnsi=".applesystemui"/>
        </w:rPr>
        <w:t xml:space="preserve"> is the key to understanding its function.</w:t>
      </w:r>
    </w:p>
    <w:p w:rsidRPr="000A4BBA" w:rsidR="00905894" w:rsidP="66C15549" w:rsidRDefault="00905894" w14:paraId="3BA797D9" w14:textId="694285EF">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11T06:18:06.37Z">
          <w:pPr>
            <w:pStyle w:val="a"/>
            <w:spacing w:before="0" w:beforeAutospacing="off" w:after="160" w:afterAutospacing="off"/>
          </w:pPr>
        </w:pPrChange>
      </w:pPr>
      <w:r w:rsidRPr="66C15549" w:rsidR="00905894">
        <w:rPr>
          <w:rFonts w:ascii=".applesystemui" w:hAnsi=".applesystemui"/>
        </w:rPr>
        <w:t xml:space="preserve">However, </w:t>
      </w:r>
      <w:r w:rsidRPr="66C15549" w:rsidR="00905894">
        <w:rPr>
          <w:rFonts w:ascii=".applesystemui" w:hAnsi=".applesystemui"/>
        </w:rPr>
        <w:t>determining</w:t>
      </w:r>
      <w:r w:rsidRPr="66C15549" w:rsidR="00905894">
        <w:rPr>
          <w:rFonts w:ascii=".applesystemui" w:hAnsi=".applesystemui"/>
        </w:rPr>
        <w:t xml:space="preserve"> the structure of a </w:t>
      </w:r>
      <w:r w:rsidRPr="66C15549" w:rsidR="0084587C">
        <w:rPr>
          <w:rFonts w:ascii=".applesystemui" w:hAnsi=".applesystemui"/>
          <w:color w:val="EE0000"/>
        </w:rPr>
        <w:t>protein</w:t>
      </w:r>
      <w:r w:rsidRPr="66C15549" w:rsidR="00905894">
        <w:rPr>
          <w:rFonts w:ascii=".applesystemui" w:hAnsi=".applesystemui"/>
        </w:rPr>
        <w:t xml:space="preserve"> is an extremely </w:t>
      </w:r>
      <w:r w:rsidRPr="66C15549" w:rsidR="00905894">
        <w:rPr>
          <w:rFonts w:ascii=".applesystemui" w:hAnsi=".applesystemui"/>
        </w:rPr>
        <w:t>difficult task</w:t>
      </w:r>
      <w:r w:rsidRPr="66C15549" w:rsidR="00905894">
        <w:rPr>
          <w:rFonts w:ascii=".applesystemui" w:hAnsi=".applesystemui"/>
        </w:rPr>
        <w:t xml:space="preserve">. This is because </w:t>
      </w:r>
      <w:r w:rsidRPr="66C15549" w:rsidR="0084587C">
        <w:rPr>
          <w:rFonts w:ascii=".applesystemui" w:hAnsi=".applesystemui"/>
          <w:color w:val="EE0000"/>
        </w:rPr>
        <w:t>proteins</w:t>
      </w:r>
      <w:r w:rsidRPr="66C15549" w:rsidR="00905894">
        <w:rPr>
          <w:rFonts w:ascii=".applesystemui" w:hAnsi=".applesystemui"/>
        </w:rPr>
        <w:t xml:space="preserve"> are formed from sequences of </w:t>
      </w:r>
      <w:r w:rsidRPr="66C15549" w:rsidR="0084587C">
        <w:rPr>
          <w:rFonts w:ascii=".applesystemui" w:hAnsi=".applesystemui"/>
          <w:color w:val="EE0000"/>
        </w:rPr>
        <w:t>amino acids</w:t>
      </w:r>
      <w:r w:rsidRPr="66C15549" w:rsidR="00905894">
        <w:rPr>
          <w:rFonts w:ascii=".applesystemui" w:hAnsi=".applesystemui"/>
        </w:rPr>
        <w:t xml:space="preserve"> that go through multiple </w:t>
      </w:r>
      <w:r w:rsidRPr="66C15549" w:rsidR="00905894">
        <w:rPr>
          <w:rFonts w:ascii=".applesystemui" w:hAnsi=".applesystemui"/>
          <w:color w:val="EE0000"/>
        </w:rPr>
        <w:t>folds</w:t>
      </w:r>
      <w:r w:rsidRPr="66C15549" w:rsidR="00905894">
        <w:rPr>
          <w:rFonts w:ascii=".applesystemui" w:hAnsi=".applesystemui"/>
        </w:rPr>
        <w:t xml:space="preserve">, and the diversity and complexity of their structures are like </w:t>
      </w:r>
      <w:r w:rsidRPr="66C15549" w:rsidR="00905894">
        <w:rPr>
          <w:rFonts w:ascii=".applesystemui" w:hAnsi=".applesystemui"/>
          <w:color w:val="EE0000"/>
        </w:rPr>
        <w:t>folding</w:t>
      </w:r>
      <w:r w:rsidRPr="66C15549" w:rsidR="00905894">
        <w:rPr>
          <w:rFonts w:ascii=".applesystemui" w:hAnsi=".applesystemui"/>
        </w:rPr>
        <w:t xml:space="preserve"> a spring many times over to create all sorts of different shapes. To solve </w:t>
      </w:r>
      <w:r w:rsidRPr="66C15549" w:rsidR="0084587C">
        <w:rPr>
          <w:rFonts w:ascii=".applesystemui" w:hAnsi=".applesystemui"/>
          <w:color w:val="EE0000"/>
        </w:rPr>
        <w:t>protein</w:t>
      </w:r>
      <w:r w:rsidRPr="66C15549" w:rsidR="00905894">
        <w:rPr>
          <w:rFonts w:ascii=".applesystemui" w:hAnsi=".applesystemui"/>
        </w:rPr>
        <w:t xml:space="preserve"> structures, scientists developed a </w:t>
      </w:r>
      <w:del w:author="Rachel St. John" w:date="2025-08-11T06:18:06.252Z" w:id="1970442398">
        <w:r w:rsidRPr="66C15549" w:rsidDel="00905894">
          <w:rPr>
            <w:rFonts w:ascii=".applesystemui" w:hAnsi=".applesystemui"/>
          </w:rPr>
          <w:delText>series of extremely</w:delText>
        </w:r>
      </w:del>
      <w:ins w:author="Rachel St. John" w:date="2025-08-11T06:18:07.481Z" w:id="270995222">
        <w:r w:rsidRPr="66C15549" w:rsidR="005C8966">
          <w:rPr>
            <w:rFonts w:ascii=".applesystemui" w:hAnsi=".applesystemui"/>
          </w:rPr>
          <w:t>range of</w:t>
        </w:r>
      </w:ins>
      <w:r w:rsidRPr="66C15549" w:rsidR="00905894">
        <w:rPr>
          <w:rFonts w:ascii=".applesystemui" w:hAnsi=".applesystemui"/>
        </w:rPr>
        <w:t xml:space="preserve"> expensive instruments, such as nuclear </w:t>
      </w:r>
      <w:r w:rsidRPr="66C15549" w:rsidR="00905894">
        <w:rPr>
          <w:rFonts w:ascii=".applesystemui" w:hAnsi=".applesystemui"/>
          <w:color w:val="EE0000"/>
        </w:rPr>
        <w:t>magnetic resonance spectrometers, X-rays, and cryo-electron microscopes</w:t>
      </w:r>
      <w:r w:rsidRPr="66C15549" w:rsidR="00905894">
        <w:rPr>
          <w:rFonts w:ascii=".applesystemui" w:hAnsi=".applesystemui"/>
        </w:rPr>
        <w:t xml:space="preserve">, but the process still </w:t>
      </w:r>
      <w:r w:rsidRPr="66C15549" w:rsidR="00905894">
        <w:rPr>
          <w:rFonts w:ascii=".applesystemui" w:hAnsi=".applesystemui"/>
        </w:rPr>
        <w:t>required</w:t>
      </w:r>
      <w:r w:rsidRPr="66C15549" w:rsidR="00905894">
        <w:rPr>
          <w:rFonts w:ascii=".applesystemui" w:hAnsi=".applesystemui"/>
        </w:rPr>
        <w:t xml:space="preserve"> a great deal of time and effort. For example, it took scientists several years to </w:t>
      </w:r>
      <w:r w:rsidRPr="66C15549" w:rsidR="00905894">
        <w:rPr>
          <w:rFonts w:ascii=".applesystemui" w:hAnsi=".applesystemui"/>
        </w:rPr>
        <w:t xml:space="preserve">solve the structure of just one type of membrane </w:t>
      </w:r>
      <w:r w:rsidRPr="66C15549" w:rsidR="0084587C">
        <w:rPr>
          <w:rFonts w:ascii=".applesystemui" w:hAnsi=".applesystemui"/>
          <w:color w:val="EE0000"/>
        </w:rPr>
        <w:t>protein</w:t>
      </w:r>
      <w:r w:rsidRPr="66C15549" w:rsidR="00905894">
        <w:rPr>
          <w:rFonts w:ascii=".applesystemui" w:hAnsi=".applesystemui"/>
        </w:rPr>
        <w:t xml:space="preserve">. After 60 years of </w:t>
      </w:r>
      <w:r w:rsidRPr="66C15549" w:rsidR="00905894">
        <w:rPr>
          <w:rFonts w:ascii=".applesystemui" w:hAnsi=".applesystemui"/>
        </w:rPr>
        <w:t>hard work</w:t>
      </w:r>
      <w:r w:rsidRPr="66C15549" w:rsidR="00905894">
        <w:rPr>
          <w:rFonts w:ascii=".applesystemui" w:hAnsi=".applesystemui"/>
        </w:rPr>
        <w:t xml:space="preserve">, the structures of 170,000 </w:t>
      </w:r>
      <w:r w:rsidRPr="66C15549" w:rsidR="0084587C">
        <w:rPr>
          <w:rFonts w:ascii=".applesystemui" w:hAnsi=".applesystemui"/>
          <w:color w:val="EE0000"/>
        </w:rPr>
        <w:t>proteins</w:t>
      </w:r>
      <w:r w:rsidRPr="66C15549" w:rsidR="00905894">
        <w:rPr>
          <w:rFonts w:ascii=".applesystemui" w:hAnsi=".applesystemui"/>
        </w:rPr>
        <w:t xml:space="preserve"> have been </w:t>
      </w:r>
      <w:r w:rsidRPr="66C15549" w:rsidR="00905894">
        <w:rPr>
          <w:rFonts w:ascii=".applesystemui" w:hAnsi=".applesystemui"/>
        </w:rPr>
        <w:t>identified</w:t>
      </w:r>
      <w:r w:rsidRPr="66C15549" w:rsidR="00905894">
        <w:rPr>
          <w:rFonts w:ascii=".applesystemui" w:hAnsi=".applesystemui"/>
        </w:rPr>
        <w:t xml:space="preserve">, but there are still 200 million known </w:t>
      </w:r>
      <w:r w:rsidRPr="66C15549" w:rsidR="0084587C">
        <w:rPr>
          <w:rFonts w:ascii=".applesystemui" w:hAnsi=".applesystemui"/>
          <w:color w:val="EE0000"/>
        </w:rPr>
        <w:t>proteins</w:t>
      </w:r>
      <w:r w:rsidRPr="66C15549" w:rsidR="00905894">
        <w:rPr>
          <w:rFonts w:ascii=".applesystemui" w:hAnsi=".applesystemui"/>
        </w:rPr>
        <w:t xml:space="preserve"> waiting to be solved—a daunting number.</w:t>
      </w:r>
    </w:p>
    <w:p w:rsidRPr="000A4BBA" w:rsidR="00905894" w:rsidP="00905894" w:rsidRDefault="00905894" w14:paraId="27792E49" w14:textId="45D78B1B">
      <w:pPr>
        <w:rPr>
          <w:rFonts w:ascii=".applesystemui" w:hAnsi=".applesystemui"/>
        </w:rPr>
      </w:pPr>
      <w:r w:rsidRPr="66C15549" w:rsidR="00905894">
        <w:rPr>
          <w:rFonts w:ascii=".applesystemui" w:hAnsi=".applesystemui"/>
        </w:rPr>
        <w:t xml:space="preserve">In 1972, Nobel Prize-winning chemist Christian Anfinsen proposed a theory that the stable structure of a </w:t>
      </w:r>
      <w:r w:rsidRPr="66C15549" w:rsidR="0084587C">
        <w:rPr>
          <w:rFonts w:ascii=".applesystemui" w:hAnsi=".applesystemui"/>
          <w:color w:val="EE0000"/>
        </w:rPr>
        <w:t>protein</w:t>
      </w:r>
      <w:r w:rsidRPr="66C15549" w:rsidR="00905894">
        <w:rPr>
          <w:rFonts w:ascii=".applesystemui" w:hAnsi=".applesystemui"/>
        </w:rPr>
        <w:t xml:space="preserve"> could be </w:t>
      </w:r>
      <w:r w:rsidRPr="66C15549" w:rsidR="00905894">
        <w:rPr>
          <w:rFonts w:ascii=".applesystemui" w:hAnsi=".applesystemui"/>
        </w:rPr>
        <w:t>determined</w:t>
      </w:r>
      <w:r w:rsidRPr="66C15549" w:rsidR="00905894">
        <w:rPr>
          <w:rFonts w:ascii=".applesystemui" w:hAnsi=".applesystemui"/>
        </w:rPr>
        <w:t xml:space="preserve"> by its </w:t>
      </w:r>
      <w:r w:rsidRPr="66C15549" w:rsidR="0084587C">
        <w:rPr>
          <w:rFonts w:ascii=".applesystemui" w:hAnsi=".applesystemui"/>
          <w:color w:val="EE0000"/>
        </w:rPr>
        <w:t>amino acid</w:t>
      </w:r>
      <w:r w:rsidRPr="66C15549" w:rsidR="00905894">
        <w:rPr>
          <w:rFonts w:ascii=".applesystemui" w:hAnsi=".applesystemui"/>
        </w:rPr>
        <w:t xml:space="preserve"> sequence. This theory was a great inspiration to biologists because </w:t>
      </w:r>
      <w:r w:rsidRPr="66C15549" w:rsidR="0084587C">
        <w:rPr>
          <w:rFonts w:ascii=".applesystemui" w:hAnsi=".applesystemui"/>
          <w:color w:val="EE0000"/>
        </w:rPr>
        <w:t>amino acid</w:t>
      </w:r>
      <w:r w:rsidRPr="66C15549" w:rsidR="00905894">
        <w:rPr>
          <w:rFonts w:ascii=".applesystemui" w:hAnsi=".applesystemui"/>
        </w:rPr>
        <w:t xml:space="preserve"> sequences are </w:t>
      </w:r>
      <w:r w:rsidRPr="66C15549" w:rsidR="00905894">
        <w:rPr>
          <w:rFonts w:ascii=".applesystemui" w:hAnsi=".applesystemui"/>
        </w:rPr>
        <w:t>relatively easy</w:t>
      </w:r>
      <w:r w:rsidRPr="66C15549" w:rsidR="00905894">
        <w:rPr>
          <w:rFonts w:ascii=".applesystemui" w:hAnsi=".applesystemui"/>
        </w:rPr>
        <w:t xml:space="preserve"> to </w:t>
      </w:r>
      <w:r w:rsidRPr="66C15549" w:rsidR="00905894">
        <w:rPr>
          <w:rFonts w:ascii=".applesystemui" w:hAnsi=".applesystemui"/>
        </w:rPr>
        <w:t>determine</w:t>
      </w:r>
      <w:r w:rsidRPr="66C15549" w:rsidR="00905894">
        <w:rPr>
          <w:rFonts w:ascii=".applesystemui" w:hAnsi=".applesystemui"/>
        </w:rPr>
        <w:t xml:space="preserve">; the challenge was </w:t>
      </w:r>
      <w:ins w:author="Rachel St. John" w:date="2025-08-11T06:23:37.039Z" w:id="193357156">
        <w:r w:rsidRPr="66C15549" w:rsidR="506B43F5">
          <w:rPr>
            <w:rFonts w:ascii=".applesystemui" w:hAnsi=".applesystemui"/>
          </w:rPr>
          <w:t>to solve</w:t>
        </w:r>
      </w:ins>
      <w:del w:author="Rachel St. John" w:date="2025-08-11T06:23:28.556Z" w:id="1343437370">
        <w:r w:rsidRPr="66C15549" w:rsidDel="00905894">
          <w:rPr>
            <w:rFonts w:ascii=".applesystemui" w:hAnsi=".applesystemui"/>
          </w:rPr>
          <w:delText>not knowing</w:delText>
        </w:r>
      </w:del>
      <w:r w:rsidRPr="66C15549" w:rsidR="00905894">
        <w:rPr>
          <w:rFonts w:ascii=".applesystemui" w:hAnsi=".applesystemui"/>
        </w:rPr>
        <w:t xml:space="preserve"> how these sequences twisted and folded to form a </w:t>
      </w:r>
      <w:r w:rsidRPr="66C15549" w:rsidR="0084587C">
        <w:rPr>
          <w:rFonts w:ascii=".applesystemui" w:hAnsi=".applesystemui"/>
          <w:color w:val="EE0000"/>
        </w:rPr>
        <w:t>protein</w:t>
      </w:r>
      <w:r w:rsidRPr="66C15549" w:rsidR="00905894">
        <w:rPr>
          <w:rFonts w:ascii=".applesystemui" w:hAnsi=".applesystemui"/>
        </w:rPr>
        <w:t xml:space="preserve">. How could this theory be put into practice? Many scientists around the world </w:t>
      </w:r>
      <w:r w:rsidRPr="66C15549" w:rsidR="00905894">
        <w:rPr>
          <w:rFonts w:ascii=".applesystemui" w:hAnsi=".applesystemui"/>
        </w:rPr>
        <w:t>took action</w:t>
      </w:r>
      <w:r w:rsidRPr="66C15549" w:rsidR="00905894">
        <w:rPr>
          <w:rFonts w:ascii=".applesystemui" w:hAnsi=".applesystemui"/>
        </w:rPr>
        <w:t xml:space="preserve">, trying to use computational methods to predict </w:t>
      </w:r>
      <w:r w:rsidRPr="66C15549" w:rsidR="0084587C">
        <w:rPr>
          <w:rFonts w:ascii=".applesystemui" w:hAnsi=".applesystemui"/>
          <w:color w:val="EE0000"/>
        </w:rPr>
        <w:t>protein</w:t>
      </w:r>
      <w:r w:rsidRPr="66C15549" w:rsidR="00905894">
        <w:rPr>
          <w:rFonts w:ascii=".applesystemui" w:hAnsi=".applesystemui"/>
        </w:rPr>
        <w:t xml:space="preserve"> structure. They even created a competition called the </w:t>
      </w:r>
      <w:r w:rsidRPr="66C15549" w:rsidR="00905894">
        <w:rPr>
          <w:rFonts w:ascii=".applesystemui" w:hAnsi=".applesystemui"/>
          <w:color w:val="EE0000"/>
        </w:rPr>
        <w:t xml:space="preserve">Critical Assessment of Techniques for </w:t>
      </w:r>
      <w:r w:rsidRPr="66C15549" w:rsidR="0084587C">
        <w:rPr>
          <w:rFonts w:ascii=".applesystemui" w:hAnsi=".applesystemui"/>
          <w:color w:val="EE0000"/>
        </w:rPr>
        <w:t>Protein</w:t>
      </w:r>
      <w:r w:rsidRPr="66C15549" w:rsidR="00905894">
        <w:rPr>
          <w:rFonts w:ascii=".applesystemui" w:hAnsi=".applesystemui"/>
          <w:color w:val="EE0000"/>
        </w:rPr>
        <w:t xml:space="preserve"> Structure Prediction (CASP)</w:t>
      </w:r>
      <w:r w:rsidRPr="66C15549" w:rsidR="00905894">
        <w:rPr>
          <w:rFonts w:ascii=".applesystemui" w:hAnsi=".applesystemui"/>
        </w:rPr>
        <w:t>, held every two years since 1994. However, the initial results were not ideal, with prediction accuracy falling far short of actual values measured by instruments.</w:t>
      </w:r>
    </w:p>
    <w:p w:rsidRPr="000A4BBA" w:rsidR="00905894" w:rsidP="00905894" w:rsidRDefault="00905894" w14:paraId="6EF160D0" w14:textId="0DA9BFBA">
      <w:pPr>
        <w:rPr>
          <w:rFonts w:ascii=".applesystemui" w:hAnsi=".applesystemui"/>
        </w:rPr>
      </w:pPr>
      <w:r w:rsidRPr="000A4BBA">
        <w:rPr>
          <w:rFonts w:ascii=".applesystemui" w:hAnsi=".applesystemui"/>
        </w:rPr>
        <w:t xml:space="preserve">In 2018, DeepMind developed AlphaFold, an AI system based on a </w:t>
      </w:r>
      <w:r w:rsidRPr="000A4BBA" w:rsidR="0084587C">
        <w:rPr>
          <w:rFonts w:ascii=".applesystemui" w:hAnsi=".applesystemui"/>
          <w:color w:val="EE0000"/>
        </w:rPr>
        <w:t>deep neural network</w:t>
      </w:r>
      <w:r w:rsidRPr="000A4BBA">
        <w:rPr>
          <w:rFonts w:ascii=".applesystemui" w:hAnsi=".applesystemui"/>
        </w:rPr>
        <w:t xml:space="preserve"> capable of predicting </w:t>
      </w:r>
      <w:r w:rsidRPr="000A4BBA" w:rsidR="0084587C">
        <w:rPr>
          <w:rFonts w:ascii=".applesystemui" w:hAnsi=".applesystemui"/>
          <w:color w:val="EE0000"/>
        </w:rPr>
        <w:t>protein</w:t>
      </w:r>
      <w:r w:rsidRPr="000A4BBA">
        <w:rPr>
          <w:rFonts w:ascii=".applesystemui" w:hAnsi=".applesystemui"/>
        </w:rPr>
        <w:t xml:space="preserve"> structures, and it won that year's CASP competition. In 2020, the improved version, AlphaFold 2, showed greatly enhanced performance, with a prediction error reduced to </w:t>
      </w:r>
      <w:r w:rsidRPr="00C153AF">
        <w:rPr>
          <w:rFonts w:ascii=".applesystemui" w:hAnsi=".applesystemui"/>
          <w:color w:val="EE0000"/>
        </w:rPr>
        <w:t>1.6 angstroms (0.16 nanometers)</w:t>
      </w:r>
      <w:r w:rsidRPr="000A4BBA">
        <w:rPr>
          <w:rFonts w:ascii=".applesystemui" w:hAnsi=".applesystemui"/>
        </w:rPr>
        <w:t xml:space="preserve">. This is equivalent to the scale of a single atom and reached an accuracy close to that of experimental measurements. Anfinsen's theory was validated, and the problem of </w:t>
      </w:r>
      <w:r w:rsidRPr="000A4BBA" w:rsidR="0084587C">
        <w:rPr>
          <w:rFonts w:ascii=".applesystemui" w:hAnsi=".applesystemui"/>
          <w:color w:val="EE0000"/>
        </w:rPr>
        <w:t>protein</w:t>
      </w:r>
      <w:r w:rsidRPr="000A4BBA">
        <w:rPr>
          <w:rFonts w:ascii=".applesystemui" w:hAnsi=".applesystemui"/>
        </w:rPr>
        <w:t xml:space="preserve"> structure prediction, which had puzzled the scientific community for 50 years, was solved. Today, scientists only need to input an </w:t>
      </w:r>
      <w:r w:rsidRPr="000A4BBA" w:rsidR="0084587C">
        <w:rPr>
          <w:rFonts w:ascii=".applesystemui" w:hAnsi=".applesystemui"/>
          <w:color w:val="EE0000"/>
        </w:rPr>
        <w:t>amino acid</w:t>
      </w:r>
      <w:r w:rsidRPr="000A4BBA">
        <w:rPr>
          <w:rFonts w:ascii=".applesystemui" w:hAnsi=".applesystemui"/>
        </w:rPr>
        <w:t xml:space="preserve"> sequence into a computer to quickly get a predicted structure for the corresponding </w:t>
      </w:r>
      <w:r w:rsidRPr="000A4BBA" w:rsidR="0084587C">
        <w:rPr>
          <w:rFonts w:ascii=".applesystemui" w:hAnsi=".applesystemui"/>
          <w:color w:val="EE0000"/>
        </w:rPr>
        <w:t>protein</w:t>
      </w:r>
      <w:r w:rsidRPr="000A4BBA">
        <w:rPr>
          <w:rFonts w:ascii=".applesystemui" w:hAnsi=".applesystemui"/>
        </w:rPr>
        <w:t xml:space="preserve">. Shortly after, DeepMind used AlphaFold 2 to predict the structures of about 200 million </w:t>
      </w:r>
      <w:r w:rsidRPr="000A4BBA" w:rsidR="0084587C">
        <w:rPr>
          <w:rFonts w:ascii=".applesystemui" w:hAnsi=".applesystemui"/>
          <w:color w:val="EE0000"/>
        </w:rPr>
        <w:t>proteins</w:t>
      </w:r>
      <w:r w:rsidRPr="000A4BBA">
        <w:rPr>
          <w:rFonts w:ascii=".applesystemui" w:hAnsi=".applesystemui"/>
        </w:rPr>
        <w:t xml:space="preserve">, covering almost all </w:t>
      </w:r>
      <w:r w:rsidRPr="000A4BBA" w:rsidR="0084587C">
        <w:rPr>
          <w:rFonts w:ascii=".applesystemui" w:hAnsi=".applesystemui"/>
          <w:color w:val="EE0000"/>
        </w:rPr>
        <w:t>proteins</w:t>
      </w:r>
      <w:r w:rsidRPr="000A4BBA">
        <w:rPr>
          <w:rFonts w:ascii=".applesystemui" w:hAnsi=".applesystemui"/>
        </w:rPr>
        <w:t xml:space="preserve"> known to humankind. Moreover, DeepMind made these predicted structures publicly available online for free use by researchers worldwide, greatly advancing research in </w:t>
      </w:r>
      <w:r w:rsidRPr="000A4BBA" w:rsidR="0084587C">
        <w:rPr>
          <w:rFonts w:ascii=".applesystemui" w:hAnsi=".applesystemui"/>
          <w:color w:val="EE0000"/>
        </w:rPr>
        <w:t>molecular biology</w:t>
      </w:r>
      <w:r w:rsidRPr="000A4BBA">
        <w:rPr>
          <w:rFonts w:ascii=".applesystemui" w:hAnsi=".applesystemui"/>
        </w:rPr>
        <w:t xml:space="preserve">. It is no exaggeration to say that AlphaFold has opened a new era in </w:t>
      </w:r>
      <w:r w:rsidRPr="000A4BBA" w:rsidR="0084587C">
        <w:rPr>
          <w:rFonts w:ascii=".applesystemui" w:hAnsi=".applesystemui"/>
          <w:color w:val="EE0000"/>
        </w:rPr>
        <w:t>molecular biology</w:t>
      </w:r>
      <w:r w:rsidRPr="000A4BBA">
        <w:rPr>
          <w:rFonts w:ascii=".applesystemui" w:hAnsi=".applesystemui"/>
        </w:rPr>
        <w:t>.</w:t>
      </w:r>
    </w:p>
    <w:p w:rsidRPr="000A4BBA" w:rsidR="00905894" w:rsidP="00905894" w:rsidRDefault="00905894" w14:paraId="3D1BF18A" w14:textId="3562DB9C">
      <w:pPr>
        <w:rPr>
          <w:rFonts w:ascii=".applesystemui" w:hAnsi=".applesystemui"/>
        </w:rPr>
      </w:pPr>
      <w:r w:rsidRPr="000A4BBA">
        <w:rPr>
          <w:rFonts w:ascii=".applesystemui" w:hAnsi=".applesystemui"/>
        </w:rPr>
        <w:t xml:space="preserve">On May 8, 2024, DeepMind upgraded AlphaFold again, releasing AlphaFold 3. Compared to AlphaFold 2, AlphaFold 3 can not only predict the spatial structures of biological molecules like </w:t>
      </w:r>
      <w:r w:rsidRPr="000A4BBA" w:rsidR="0084587C">
        <w:rPr>
          <w:rFonts w:ascii=".applesystemui" w:hAnsi=".applesystemui"/>
          <w:color w:val="EE0000"/>
        </w:rPr>
        <w:t>proteins</w:t>
      </w:r>
      <w:r w:rsidRPr="000A4BBA">
        <w:rPr>
          <w:rFonts w:ascii=".applesystemui" w:hAnsi=".applesystemui"/>
        </w:rPr>
        <w:t xml:space="preserve"> and </w:t>
      </w:r>
      <w:r w:rsidRPr="000A4BBA" w:rsidR="0084587C">
        <w:rPr>
          <w:rFonts w:ascii=".applesystemui" w:hAnsi=".applesystemui"/>
          <w:color w:val="EE0000"/>
        </w:rPr>
        <w:t>nucleic acids</w:t>
      </w:r>
      <w:r w:rsidRPr="000A4BBA">
        <w:rPr>
          <w:rFonts w:ascii=".applesystemui" w:hAnsi=".applesystemui"/>
        </w:rPr>
        <w:t xml:space="preserve"> but also predict the results of their interactions, such as how </w:t>
      </w:r>
      <w:r w:rsidRPr="000A4BBA" w:rsidR="0084587C">
        <w:rPr>
          <w:rFonts w:ascii=".applesystemui" w:hAnsi=".applesystemui"/>
          <w:color w:val="EE0000"/>
        </w:rPr>
        <w:t>proteins</w:t>
      </w:r>
      <w:r w:rsidRPr="000A4BBA">
        <w:rPr>
          <w:rFonts w:ascii=".applesystemui" w:hAnsi=".applesystemui"/>
        </w:rPr>
        <w:t xml:space="preserve"> bind to </w:t>
      </w:r>
      <w:r w:rsidRPr="000A4BBA" w:rsidR="0084587C">
        <w:rPr>
          <w:rFonts w:ascii=".applesystemui" w:hAnsi=".applesystemui"/>
          <w:color w:val="EE0000"/>
        </w:rPr>
        <w:t>nucleic acids</w:t>
      </w:r>
      <w:r w:rsidRPr="000A4BBA">
        <w:rPr>
          <w:rFonts w:ascii=".applesystemui" w:hAnsi=".applesystemui"/>
        </w:rPr>
        <w:t xml:space="preserve"> and the mechanisms by which drug molecules and ions affect </w:t>
      </w:r>
      <w:r w:rsidRPr="000A4BBA" w:rsidR="0084587C">
        <w:rPr>
          <w:rFonts w:ascii=".applesystemui" w:hAnsi=".applesystemui"/>
          <w:color w:val="EE0000"/>
        </w:rPr>
        <w:t>proteins</w:t>
      </w:r>
      <w:r w:rsidRPr="000A4BBA">
        <w:rPr>
          <w:rFonts w:ascii=".applesystemui" w:hAnsi=".applesystemui"/>
        </w:rPr>
        <w:t xml:space="preserve">. </w:t>
      </w:r>
      <w:r w:rsidRPr="000A4BBA" w:rsidR="0044099A">
        <w:rPr>
          <w:rFonts w:ascii=".applesystemui" w:hAnsi=".applesystemui"/>
          <w:color w:val="7030A0"/>
        </w:rPr>
        <w:t>The accuracy of biomolecular interaction prediction has revolutionary significance</w:t>
      </w:r>
      <w:r w:rsidRPr="000A4BBA">
        <w:rPr>
          <w:rFonts w:ascii=".applesystemui" w:hAnsi=".applesystemui"/>
        </w:rPr>
        <w:t xml:space="preserve">. First, our life activities are essentially processes of interaction between </w:t>
      </w:r>
      <w:r w:rsidRPr="000A4BBA" w:rsidR="0084587C">
        <w:rPr>
          <w:rFonts w:ascii=".applesystemui" w:hAnsi=".applesystemui"/>
          <w:color w:val="EE0000"/>
        </w:rPr>
        <w:t>proteins</w:t>
      </w:r>
      <w:r w:rsidRPr="000A4BBA">
        <w:rPr>
          <w:rFonts w:ascii=".applesystemui" w:hAnsi=".applesystemui"/>
        </w:rPr>
        <w:t xml:space="preserve">, </w:t>
      </w:r>
      <w:r w:rsidRPr="000A4BBA" w:rsidR="0084587C">
        <w:rPr>
          <w:rFonts w:ascii=".applesystemui" w:hAnsi=".applesystemui"/>
          <w:color w:val="EE0000"/>
        </w:rPr>
        <w:t>nucleic acids</w:t>
      </w:r>
      <w:r w:rsidRPr="000A4BBA">
        <w:rPr>
          <w:rFonts w:ascii=".applesystemui" w:hAnsi=".applesystemui"/>
        </w:rPr>
        <w:t>, ions, and more. If we understand these processes, it's like uncovering the secrets of life. Second, many diseases are caused by abnormalities in these biological processes. To treat these diseases, we need to find out where the problem is and design targeted treatment plans.</w:t>
      </w:r>
    </w:p>
    <w:p w:rsidRPr="000A4BBA" w:rsidR="00905894" w:rsidP="00905894" w:rsidRDefault="00905894" w14:paraId="740E1D36" w14:textId="1F202A10">
      <w:pPr>
        <w:rPr>
          <w:rFonts w:ascii=".applesystemui" w:hAnsi=".applesystemui"/>
        </w:rPr>
      </w:pPr>
      <w:r w:rsidRPr="66C15549" w:rsidR="00905894">
        <w:rPr>
          <w:rFonts w:ascii=".applesystemui" w:hAnsi=".applesystemui"/>
        </w:rPr>
        <w:t xml:space="preserve">AlphaFold 3 </w:t>
      </w:r>
      <w:r w:rsidRPr="66C15549" w:rsidR="00905894">
        <w:rPr>
          <w:rFonts w:ascii=".applesystemui" w:hAnsi=".applesystemui"/>
          <w:color w:val="7030A0"/>
        </w:rPr>
        <w:t>provides a "</w:t>
      </w:r>
      <w:del w:author="Rachel St. John" w:date="2025-08-11T06:25:22.14Z" w:id="338258831">
        <w:r w:rsidRPr="66C15549" w:rsidDel="00905894">
          <w:rPr>
            <w:rFonts w:ascii=".applesystemui" w:hAnsi=".applesystemui"/>
            <w:color w:val="7030A0"/>
          </w:rPr>
          <w:delText>superhighway</w:delText>
        </w:r>
      </w:del>
      <w:ins w:author="Rachel St. John" w:date="2025-08-11T06:25:23.533Z" w:id="371362375">
        <w:r w:rsidRPr="66C15549" w:rsidR="3148003F">
          <w:rPr>
            <w:rFonts w:ascii=".applesystemui" w:hAnsi=".applesystemui"/>
            <w:color w:val="7030A0"/>
          </w:rPr>
          <w:t>fast lane</w:t>
        </w:r>
      </w:ins>
      <w:r w:rsidRPr="66C15549" w:rsidR="00905894">
        <w:rPr>
          <w:rFonts w:ascii=".applesystemui" w:hAnsi=".applesystemui"/>
          <w:color w:val="7030A0"/>
        </w:rPr>
        <w:t>" for new drug development</w:t>
      </w:r>
      <w:r w:rsidRPr="66C15549" w:rsidR="00905894">
        <w:rPr>
          <w:rFonts w:ascii=".applesystemui" w:hAnsi=".applesystemui"/>
        </w:rPr>
        <w:t xml:space="preserve"> and is expected to </w:t>
      </w:r>
      <w:r w:rsidRPr="66C15549" w:rsidR="00905894">
        <w:rPr>
          <w:rFonts w:ascii=".applesystemui" w:hAnsi=".applesystemui"/>
        </w:rPr>
        <w:t>greatly shorten</w:t>
      </w:r>
      <w:r w:rsidRPr="66C15549" w:rsidR="00905894">
        <w:rPr>
          <w:rFonts w:ascii=".applesystemui" w:hAnsi=".applesystemui"/>
        </w:rPr>
        <w:t xml:space="preserve"> the R&amp;D cycle for new medicines. Not only that, </w:t>
      </w:r>
      <w:r w:rsidRPr="66C15549" w:rsidR="00905894">
        <w:rPr>
          <w:rFonts w:ascii=".applesystemui" w:hAnsi=".applesystemui"/>
        </w:rPr>
        <w:t>researchers are</w:t>
      </w:r>
      <w:r w:rsidRPr="66C15549" w:rsidR="00905894">
        <w:rPr>
          <w:rFonts w:ascii=".applesystemui" w:hAnsi=".applesystemui"/>
        </w:rPr>
        <w:t xml:space="preserve"> using AlphaFold to explore more, such as finding enzymes that can rapidly degrade plastics and solving the problem of antibiotic resistance. It is foreseeable that as </w:t>
      </w:r>
      <w:r w:rsidRPr="66C15549" w:rsidR="0084587C">
        <w:rPr>
          <w:rFonts w:ascii=".applesystemui" w:hAnsi=".applesystemui"/>
          <w:color w:val="EE0000"/>
        </w:rPr>
        <w:t>artificial intelligence</w:t>
      </w:r>
      <w:r w:rsidRPr="66C15549" w:rsidR="00905894">
        <w:rPr>
          <w:rFonts w:ascii=".applesystemui" w:hAnsi=".applesystemui"/>
        </w:rPr>
        <w:t xml:space="preserve"> technology is applied more </w:t>
      </w:r>
      <w:del w:author="Rachel St. John" w:date="2025-08-11T06:27:40.394Z" w:id="1763318399">
        <w:r w:rsidRPr="66C15549" w:rsidDel="00905894">
          <w:rPr>
            <w:rFonts w:ascii=".applesystemui" w:hAnsi=".applesystemui"/>
          </w:rPr>
          <w:delText xml:space="preserve">deeply </w:delText>
        </w:r>
      </w:del>
      <w:ins w:author="Rachel St. John" w:date="2025-08-11T06:27:41.444Z" w:id="1647816742">
        <w:r w:rsidRPr="66C15549" w:rsidR="2DF61863">
          <w:rPr>
            <w:rFonts w:ascii=".applesystemui" w:hAnsi=".applesystemui"/>
          </w:rPr>
          <w:t xml:space="preserve">widely </w:t>
        </w:r>
      </w:ins>
      <w:r w:rsidRPr="66C15549" w:rsidR="00905894">
        <w:rPr>
          <w:rFonts w:ascii=".applesystemui" w:hAnsi=".applesystemui"/>
        </w:rPr>
        <w:t>in the biomedical field, many difficult diseases may be conquered, and the quality of human life will see a significant improvement.</w:t>
      </w:r>
    </w:p>
    <w:p w:rsidRPr="000A4BBA" w:rsidR="00905894" w:rsidP="00905894" w:rsidRDefault="00905894" w14:paraId="5C8397E7" w14:textId="77777777">
      <w:pPr>
        <w:rPr>
          <w:rFonts w:ascii=".applesystemui" w:hAnsi=".applesystemui"/>
        </w:rPr>
      </w:pPr>
      <w:r w:rsidRPr="000A4BBA">
        <w:rPr>
          <w:rFonts w:ascii=".applesystemui" w:hAnsi=".applesystemui"/>
        </w:rPr>
        <w:t>In 2024, the two main contributors to AlphaFold, Demis Hassabis and John Jumper, were awarded the Nobel Prize in Chemistry, fully recognizing AlphaFold's historic contribution.</w:t>
      </w:r>
    </w:p>
    <w:p w:rsidRPr="000C6B36" w:rsidR="00905894" w:rsidP="000C6B36" w:rsidRDefault="00905894" w14:paraId="3F67595A" w14:textId="230B209D">
      <w:pPr>
        <w:pStyle w:val="a9"/>
        <w:numPr>
          <w:ilvl w:val="0"/>
          <w:numId w:val="6"/>
        </w:numPr>
        <w:rPr>
          <w:rFonts w:ascii=".applesystemui" w:hAnsi=".applesystemui"/>
        </w:rPr>
      </w:pPr>
      <w:proofErr w:type="spellStart"/>
      <w:r w:rsidRPr="000C6B36">
        <w:rPr>
          <w:rFonts w:ascii=".applesystemui" w:hAnsi=".applesystemui"/>
          <w:b/>
          <w:bCs/>
        </w:rPr>
        <w:t>ButterflyNet</w:t>
      </w:r>
      <w:proofErr w:type="spellEnd"/>
    </w:p>
    <w:p w:rsidRPr="000A4BBA" w:rsidR="00905894" w:rsidP="00905894" w:rsidRDefault="0084587C" w14:paraId="7ADBA2C4" w14:textId="0F16137D">
      <w:pPr>
        <w:rPr>
          <w:rFonts w:ascii=".applesystemui" w:hAnsi=".applesystemui"/>
        </w:rPr>
      </w:pPr>
      <w:r w:rsidRPr="000A4BBA">
        <w:rPr>
          <w:rFonts w:ascii=".applesystemui" w:hAnsi=".applesystemui"/>
          <w:color w:val="EE0000"/>
        </w:rPr>
        <w:t>Müllerian mimicry</w:t>
      </w:r>
      <w:r w:rsidRPr="000A4BBA" w:rsidR="00905894">
        <w:rPr>
          <w:rFonts w:ascii=".applesystemui" w:hAnsi=".applesystemui"/>
        </w:rPr>
        <w:t xml:space="preserve"> is a theory proposed by German naturalist Fritz Müller in 1878, suggesting that different species living in the same region co-evolve by imitating each other. For example, butterflies living in the same environment will imitate each other, evolving similar wing patterns to warn predators that they all taste bad. The same imitation also occurs in poison dart frogs and coral snakes.</w:t>
      </w:r>
    </w:p>
    <w:p w:rsidRPr="000A4BBA" w:rsidR="00905894" w:rsidP="00905894" w:rsidRDefault="0084587C" w14:paraId="57002792" w14:textId="5AA32FAC">
      <w:pPr>
        <w:rPr>
          <w:rFonts w:ascii=".applesystemui" w:hAnsi=".applesystemui"/>
        </w:rPr>
      </w:pPr>
      <w:r w:rsidRPr="000A4BBA">
        <w:rPr>
          <w:rFonts w:ascii=".applesystemui" w:hAnsi=".applesystemui"/>
          <w:color w:val="EE0000"/>
        </w:rPr>
        <w:t>Müllerian mimicry</w:t>
      </w:r>
      <w:r w:rsidRPr="000A4BBA" w:rsidR="00905894">
        <w:rPr>
          <w:rFonts w:ascii=".applesystemui" w:hAnsi=".applesystemui"/>
        </w:rPr>
        <w:t xml:space="preserve"> is one of the important theories in </w:t>
      </w:r>
      <w:r w:rsidRPr="000A4BBA">
        <w:rPr>
          <w:rFonts w:ascii=".applesystemui" w:hAnsi=".applesystemui"/>
          <w:color w:val="EE0000"/>
        </w:rPr>
        <w:t>evolutionary biology</w:t>
      </w:r>
      <w:r w:rsidRPr="000A4BBA" w:rsidR="00905894">
        <w:rPr>
          <w:rFonts w:ascii=".applesystemui" w:hAnsi=".applesystemui"/>
        </w:rPr>
        <w:t xml:space="preserve"> and is widely accepted by biologists, but it has never been </w:t>
      </w:r>
      <w:r w:rsidRPr="00A27B2E" w:rsidR="00905894">
        <w:rPr>
          <w:rFonts w:ascii=".applesystemui" w:hAnsi=".applesystemui"/>
          <w:color w:val="EE0000"/>
        </w:rPr>
        <w:t>quantitatively proven</w:t>
      </w:r>
      <w:r w:rsidRPr="000A4BBA" w:rsidR="00905894">
        <w:rPr>
          <w:rFonts w:ascii=".applesystemui" w:hAnsi=".applesystemui"/>
        </w:rPr>
        <w:t xml:space="preserve">. A major reason is the lack of an objective standard for judging whether two butterflies or two poison dart frogs are similar. This has mainly relied on observation and judgment by the human eye, which is obviously subjective. A paper published in </w:t>
      </w:r>
      <w:r w:rsidRPr="00A27B2E" w:rsidR="00905894">
        <w:rPr>
          <w:rFonts w:ascii=".applesystemui" w:hAnsi=".applesystemui"/>
          <w:i/>
          <w:iCs/>
          <w:color w:val="EE0000"/>
        </w:rPr>
        <w:t>Nature Communications</w:t>
      </w:r>
      <w:r w:rsidRPr="00A27B2E" w:rsidR="00905894">
        <w:rPr>
          <w:rFonts w:ascii=".applesystemui" w:hAnsi=".applesystemui"/>
          <w:color w:val="EE0000"/>
        </w:rPr>
        <w:t xml:space="preserve"> </w:t>
      </w:r>
      <w:r w:rsidRPr="000A4BBA" w:rsidR="00905894">
        <w:rPr>
          <w:rFonts w:ascii=".applesystemui" w:hAnsi=".applesystemui"/>
        </w:rPr>
        <w:t xml:space="preserve">in August 2019 provided an interesting solution using </w:t>
      </w:r>
      <w:r w:rsidRPr="000A4BBA">
        <w:rPr>
          <w:rFonts w:ascii=".applesystemui" w:hAnsi=".applesystemui"/>
          <w:color w:val="EE0000"/>
        </w:rPr>
        <w:t>artificial intelligence</w:t>
      </w:r>
      <w:r w:rsidRPr="000A4BBA" w:rsidR="00905894">
        <w:rPr>
          <w:rFonts w:ascii=".applesystemui" w:hAnsi=".applesystemui"/>
        </w:rPr>
        <w:t>.</w:t>
      </w:r>
    </w:p>
    <w:p w:rsidRPr="000A4BBA" w:rsidR="00905894" w:rsidP="00905894" w:rsidRDefault="00905894" w14:paraId="3BFAFB4F" w14:textId="6D977D7F">
      <w:pPr>
        <w:rPr>
          <w:rFonts w:ascii=".applesystemui" w:hAnsi=".applesystemui"/>
        </w:rPr>
      </w:pPr>
      <w:r w:rsidRPr="000A4BBA">
        <w:rPr>
          <w:rFonts w:ascii=".applesystemui" w:hAnsi=".applesystemui"/>
        </w:rPr>
        <w:t xml:space="preserve">In this paper, scientists selected two types of butterflies, </w:t>
      </w:r>
      <w:proofErr w:type="spellStart"/>
      <w:r w:rsidRPr="000A4BBA">
        <w:rPr>
          <w:rFonts w:ascii=".applesystemui" w:hAnsi=".applesystemui"/>
          <w:i/>
          <w:iCs/>
        </w:rPr>
        <w:t>Heliconius</w:t>
      </w:r>
      <w:proofErr w:type="spellEnd"/>
      <w:r w:rsidRPr="000A4BBA">
        <w:rPr>
          <w:rFonts w:ascii=".applesystemui" w:hAnsi=".applesystemui"/>
          <w:i/>
          <w:iCs/>
        </w:rPr>
        <w:t xml:space="preserve"> </w:t>
      </w:r>
      <w:proofErr w:type="spellStart"/>
      <w:r w:rsidRPr="000A4BBA">
        <w:rPr>
          <w:rFonts w:ascii=".applesystemui" w:hAnsi=".applesystemui"/>
          <w:i/>
          <w:iCs/>
        </w:rPr>
        <w:t>erato</w:t>
      </w:r>
      <w:proofErr w:type="spellEnd"/>
      <w:r w:rsidRPr="000A4BBA">
        <w:rPr>
          <w:rFonts w:ascii=".applesystemui" w:hAnsi=".applesystemui"/>
        </w:rPr>
        <w:t xml:space="preserve"> and </w:t>
      </w:r>
      <w:proofErr w:type="spellStart"/>
      <w:r w:rsidRPr="000A4BBA">
        <w:rPr>
          <w:rFonts w:ascii=".applesystemui" w:hAnsi=".applesystemui"/>
          <w:i/>
          <w:iCs/>
        </w:rPr>
        <w:t>Heliconius</w:t>
      </w:r>
      <w:proofErr w:type="spellEnd"/>
      <w:r w:rsidRPr="000A4BBA">
        <w:rPr>
          <w:rFonts w:ascii=".applesystemui" w:hAnsi=".applesystemui"/>
          <w:i/>
          <w:iCs/>
        </w:rPr>
        <w:t xml:space="preserve"> </w:t>
      </w:r>
      <w:proofErr w:type="spellStart"/>
      <w:r w:rsidRPr="000A4BBA">
        <w:rPr>
          <w:rFonts w:ascii=".applesystemui" w:hAnsi=".applesystemui"/>
          <w:i/>
          <w:iCs/>
        </w:rPr>
        <w:t>melpomene</w:t>
      </w:r>
      <w:proofErr w:type="spellEnd"/>
      <w:r w:rsidRPr="000A4BBA">
        <w:rPr>
          <w:rFonts w:ascii=".applesystemui" w:hAnsi=".applesystemui"/>
        </w:rPr>
        <w:t xml:space="preserve">, totaling 38 subspecies, 1,234 specimens, and 2,468 photos. They trained a </w:t>
      </w:r>
      <w:r w:rsidRPr="000A4BBA" w:rsidR="0084587C">
        <w:rPr>
          <w:rFonts w:ascii=".applesystemui" w:hAnsi=".applesystemui"/>
          <w:color w:val="EE0000"/>
        </w:rPr>
        <w:t>neural network</w:t>
      </w:r>
      <w:r w:rsidRPr="000A4BBA">
        <w:rPr>
          <w:rFonts w:ascii=".applesystemui" w:hAnsi=".applesystemui"/>
        </w:rPr>
        <w:t xml:space="preserve"> called </w:t>
      </w:r>
      <w:proofErr w:type="spellStart"/>
      <w:r w:rsidRPr="000A4BBA">
        <w:rPr>
          <w:rFonts w:ascii=".applesystemui" w:hAnsi=".applesystemui"/>
        </w:rPr>
        <w:t>ButterflyNet</w:t>
      </w:r>
      <w:proofErr w:type="spellEnd"/>
      <w:r w:rsidRPr="000A4BBA">
        <w:rPr>
          <w:rFonts w:ascii=".applesystemui" w:hAnsi=".applesystemui"/>
        </w:rPr>
        <w:t xml:space="preserve"> with 1,500 of these photos. The</w:t>
      </w:r>
      <w:r w:rsidRPr="00B25AA4">
        <w:rPr>
          <w:rFonts w:ascii=".applesystemui" w:hAnsi=".applesystemui"/>
          <w:color w:val="EE0000"/>
        </w:rPr>
        <w:t xml:space="preserve"> training goal</w:t>
      </w:r>
      <w:r w:rsidRPr="000A4BBA">
        <w:rPr>
          <w:rFonts w:ascii=".applesystemui" w:hAnsi=".applesystemui"/>
        </w:rPr>
        <w:t xml:space="preserve"> was clear: in a vector space, pictures of the same </w:t>
      </w:r>
      <w:r w:rsidRPr="00A27B2E">
        <w:rPr>
          <w:rFonts w:ascii=".applesystemui" w:hAnsi=".applesystemui"/>
          <w:color w:val="EE0000"/>
        </w:rPr>
        <w:t>subspecie</w:t>
      </w:r>
      <w:r w:rsidRPr="000A4BBA">
        <w:rPr>
          <w:rFonts w:ascii=".applesystemui" w:hAnsi=".applesystemui"/>
        </w:rPr>
        <w:t xml:space="preserve">s should move closer together, while those of different subspecies should move farther apart. Once </w:t>
      </w:r>
      <w:r w:rsidRPr="00B25AA4">
        <w:rPr>
          <w:rFonts w:ascii=".applesystemui" w:hAnsi=".applesystemui"/>
          <w:color w:val="EE0000"/>
        </w:rPr>
        <w:t>training</w:t>
      </w:r>
      <w:r w:rsidRPr="000A4BBA">
        <w:rPr>
          <w:rFonts w:ascii=".applesystemui" w:hAnsi=".applesystemui"/>
        </w:rPr>
        <w:t xml:space="preserve"> </w:t>
      </w:r>
      <w:proofErr w:type="gramStart"/>
      <w:r w:rsidRPr="000A4BBA">
        <w:rPr>
          <w:rFonts w:ascii=".applesystemui" w:hAnsi=".applesystemui"/>
        </w:rPr>
        <w:t>was</w:t>
      </w:r>
      <w:proofErr w:type="gramEnd"/>
      <w:r w:rsidRPr="000A4BBA">
        <w:rPr>
          <w:rFonts w:ascii=".applesystemui" w:hAnsi=".applesystemui"/>
        </w:rPr>
        <w:t xml:space="preserve"> complete, the network could map any butterfly photo into a </w:t>
      </w:r>
      <w:r w:rsidRPr="00B25AA4">
        <w:rPr>
          <w:rFonts w:ascii=".applesystemui" w:hAnsi=".applesystemui"/>
          <w:color w:val="EE0000"/>
        </w:rPr>
        <w:t>vector space</w:t>
      </w:r>
      <w:r w:rsidRPr="000A4BBA">
        <w:rPr>
          <w:rFonts w:ascii=".applesystemui" w:hAnsi=".applesystemui"/>
        </w:rPr>
        <w:t xml:space="preserve">, allowing for the calculation of similarity between butterflies. </w:t>
      </w:r>
      <w:r w:rsidRPr="000A4BBA" w:rsidR="0044099A">
        <w:rPr>
          <w:rFonts w:ascii=".applesystemui" w:hAnsi=".applesystemui"/>
          <w:color w:val="7030A0"/>
        </w:rPr>
        <w:t>As shown in Figure 4-26, each color of dot represents a subspecies</w:t>
      </w:r>
      <w:r w:rsidRPr="000A4BBA">
        <w:rPr>
          <w:rFonts w:ascii=".applesystemui" w:hAnsi=".applesystemui"/>
        </w:rPr>
        <w:t>. We can see that specimens of the same subspecies are indeed mapped together. This means there is now a precise way to measure whether two butterflies are similar, thus moving beyond the subjective judgment of an observer.</w:t>
      </w:r>
    </w:p>
    <w:p w:rsidRPr="000A4BBA" w:rsidR="00905894" w:rsidP="00905894" w:rsidRDefault="00905894" w14:paraId="2687D56D" w14:textId="275AB3FC">
      <w:pPr>
        <w:rPr>
          <w:rFonts w:ascii=".applesystemui" w:hAnsi=".applesystemui"/>
        </w:rPr>
      </w:pPr>
      <w:r w:rsidRPr="000A4BBA">
        <w:rPr>
          <w:rFonts w:ascii=".applesystemui" w:hAnsi=".applesystemui"/>
        </w:rPr>
        <w:t xml:space="preserve">Based on this objective similarity measure, the similarity distance between different subspecies can be analyzed. Scientists found that even butterflies of different species can have very similar appearances if </w:t>
      </w:r>
      <w:r w:rsidRPr="000A4BBA" w:rsidR="0084587C">
        <w:rPr>
          <w:rFonts w:ascii=".applesystemui" w:hAnsi=".applesystemui"/>
          <w:color w:val="EE0000"/>
        </w:rPr>
        <w:t>Müllerian mimicry</w:t>
      </w:r>
      <w:r w:rsidRPr="000A4BBA">
        <w:rPr>
          <w:rFonts w:ascii=".applesystemui" w:hAnsi=".applesystemui"/>
        </w:rPr>
        <w:t xml:space="preserve"> is present. This result proves that mimicry causes the appearances of species to converge, providing quantitative evidence </w:t>
      </w:r>
      <w:r w:rsidRPr="000A4BBA">
        <w:rPr>
          <w:rFonts w:ascii=".applesystemui" w:hAnsi=".applesystemui"/>
        </w:rPr>
        <w:lastRenderedPageBreak/>
        <w:t xml:space="preserve">for </w:t>
      </w:r>
      <w:r w:rsidRPr="000A4BBA" w:rsidR="0084587C">
        <w:rPr>
          <w:rFonts w:ascii=".applesystemui" w:hAnsi=".applesystemui"/>
          <w:color w:val="EE0000"/>
        </w:rPr>
        <w:t>co-evolution</w:t>
      </w:r>
      <w:r w:rsidRPr="000A4BBA">
        <w:rPr>
          <w:rFonts w:ascii=".applesystemui" w:hAnsi=".applesystemui"/>
        </w:rPr>
        <w:t>.</w:t>
      </w:r>
    </w:p>
    <w:p w:rsidR="00B25AA4" w:rsidP="00905894" w:rsidRDefault="00B25AA4" w14:paraId="73CCF187" w14:textId="77777777">
      <w:pPr>
        <w:rPr>
          <w:rFonts w:ascii=".applesystemui" w:hAnsi=".applesystemui"/>
          <w:b/>
          <w:bCs/>
        </w:rPr>
      </w:pPr>
    </w:p>
    <w:p w:rsidRPr="000A4BBA" w:rsidR="00905894" w:rsidP="00905894" w:rsidRDefault="00905894" w14:paraId="44137444" w14:textId="212DC435">
      <w:pPr>
        <w:rPr>
          <w:rFonts w:ascii=".applesystemui" w:hAnsi=".applesystemui"/>
        </w:rPr>
      </w:pPr>
      <w:r w:rsidRPr="000A4BBA">
        <w:rPr>
          <w:rFonts w:ascii=".applesystemui" w:hAnsi=".applesystemui"/>
          <w:b/>
          <w:bCs/>
        </w:rPr>
        <w:t>Summary</w:t>
      </w:r>
    </w:p>
    <w:p w:rsidRPr="000A4BBA" w:rsidR="00905894" w:rsidP="00905894" w:rsidRDefault="0084587C" w14:paraId="39601AFD" w14:textId="68F9C3A2">
      <w:pPr>
        <w:rPr>
          <w:rFonts w:ascii=".applesystemui" w:hAnsi=".applesystemui"/>
        </w:rPr>
      </w:pPr>
      <w:r w:rsidRPr="000A4BBA">
        <w:rPr>
          <w:rFonts w:ascii=".applesystemui" w:hAnsi=".applesystemui"/>
          <w:color w:val="EE0000"/>
        </w:rPr>
        <w:t>Artificial intelligence</w:t>
      </w:r>
      <w:r w:rsidRPr="000A4BBA" w:rsidR="00905894">
        <w:rPr>
          <w:rFonts w:ascii=".applesystemui" w:hAnsi=".applesystemui"/>
        </w:rPr>
        <w:t xml:space="preserve"> technology is having a continuous and profound impact on the field of biology. An important reason is that biology has entered the era of </w:t>
      </w:r>
      <w:r w:rsidRPr="000A4BBA">
        <w:rPr>
          <w:rFonts w:ascii=".applesystemui" w:hAnsi=".applesystemui"/>
          <w:color w:val="EE0000"/>
        </w:rPr>
        <w:t>big data</w:t>
      </w:r>
      <w:r w:rsidRPr="000A4BBA" w:rsidR="00905894">
        <w:rPr>
          <w:rFonts w:ascii=".applesystemui" w:hAnsi=".applesystemui"/>
        </w:rPr>
        <w:t xml:space="preserve">. Especially with the rapid advancement of international cooperation in recent decades, biology has accumulated vast amounts of data in various fields, and many patterns are hidden within this data. Limited by human information processing capabilities, it is difficult for experts to discover new patterns from this massive amount of data. The advantage of </w:t>
      </w:r>
      <w:r w:rsidRPr="000A4BBA">
        <w:rPr>
          <w:rFonts w:ascii=".applesystemui" w:hAnsi=".applesystemui"/>
          <w:color w:val="EE0000"/>
        </w:rPr>
        <w:t>artificial intelligence</w:t>
      </w:r>
      <w:r w:rsidRPr="000A4BBA" w:rsidR="00905894">
        <w:rPr>
          <w:rFonts w:ascii=".applesystemui" w:hAnsi=".applesystemui"/>
        </w:rPr>
        <w:t xml:space="preserve"> lies in its ability to learn from this data and uncover hidden patterns, providing a new driving force for biological research.</w:t>
      </w:r>
    </w:p>
    <w:p w:rsidRPr="000A4BBA" w:rsidR="00905894" w:rsidP="00905894" w:rsidRDefault="00905894" w14:paraId="36F81DEC" w14:textId="50D707A0">
      <w:pPr>
        <w:rPr>
          <w:rFonts w:ascii=".applesystemui" w:hAnsi=".applesystemui"/>
        </w:rPr>
      </w:pPr>
      <w:r w:rsidRPr="000A4BBA">
        <w:rPr>
          <w:rFonts w:ascii=".applesystemui" w:hAnsi=".applesystemui"/>
        </w:rPr>
        <w:t xml:space="preserve">For example, in </w:t>
      </w:r>
      <w:r w:rsidRPr="000A4BBA" w:rsidR="0084587C">
        <w:rPr>
          <w:rFonts w:ascii=".applesystemui" w:hAnsi=".applesystemui"/>
          <w:color w:val="EE0000"/>
        </w:rPr>
        <w:t>genomics</w:t>
      </w:r>
      <w:r w:rsidRPr="000A4BBA">
        <w:rPr>
          <w:rFonts w:ascii=".applesystemui" w:hAnsi=".applesystemui"/>
        </w:rPr>
        <w:t xml:space="preserve">, AI can help scientists analyze large amounts of genetic data to find the genes that cause certain genetic diseases, making it possible to design targeted treatment plans. In </w:t>
      </w:r>
      <w:r w:rsidRPr="000A4BBA" w:rsidR="0084587C">
        <w:rPr>
          <w:rFonts w:ascii=".applesystemui" w:hAnsi=".applesystemui"/>
          <w:color w:val="EE0000"/>
        </w:rPr>
        <w:t>cell biology</w:t>
      </w:r>
      <w:r w:rsidRPr="000A4BBA">
        <w:rPr>
          <w:rFonts w:ascii=".applesystemui" w:hAnsi=".applesystemui"/>
        </w:rPr>
        <w:t xml:space="preserve">, microscope image analysis technology based on </w:t>
      </w:r>
      <w:r w:rsidRPr="000A4BBA" w:rsidR="0084587C">
        <w:rPr>
          <w:rFonts w:ascii=".applesystemui" w:hAnsi=".applesystemui"/>
          <w:color w:val="EE0000"/>
        </w:rPr>
        <w:t>artificial intelligence</w:t>
      </w:r>
      <w:r w:rsidRPr="000A4BBA">
        <w:rPr>
          <w:rFonts w:ascii=".applesystemui" w:hAnsi=".applesystemui"/>
        </w:rPr>
        <w:t xml:space="preserve"> can quickly identify and classify cell types and detect internal cell structures, such as the nucleus and mitochondria. This not only increases the speed of analysis but also reduces errors from manual analysis. In </w:t>
      </w:r>
      <w:r w:rsidRPr="000A4BBA" w:rsidR="0084587C">
        <w:rPr>
          <w:rFonts w:ascii=".applesystemui" w:hAnsi=".applesystemui"/>
          <w:color w:val="EE0000"/>
        </w:rPr>
        <w:t>conservation biology</w:t>
      </w:r>
      <w:r w:rsidRPr="000A4BBA">
        <w:rPr>
          <w:rFonts w:ascii=".applesystemui" w:hAnsi=".applesystemui"/>
        </w:rPr>
        <w:t xml:space="preserve">, AI can quickly discover and track animal activities by automatically analyzing camera or satellite images, providing important information for understanding wildlife habits and improving animal protection plans. It can be expected that in the future, </w:t>
      </w:r>
      <w:r w:rsidRPr="000A4BBA" w:rsidR="0084587C">
        <w:rPr>
          <w:rFonts w:ascii=".applesystemui" w:hAnsi=".applesystemui"/>
          <w:color w:val="EE0000"/>
        </w:rPr>
        <w:t>artificial intelligence</w:t>
      </w:r>
      <w:r w:rsidRPr="000A4BBA">
        <w:rPr>
          <w:rFonts w:ascii=".applesystemui" w:hAnsi=".applesystemui"/>
        </w:rPr>
        <w:t xml:space="preserve"> will have broader applications in the field of biology, becoming a new engine for its development.</w:t>
      </w:r>
    </w:p>
    <w:p w:rsidRPr="000A4BBA" w:rsidR="00905894" w:rsidP="00905894" w:rsidRDefault="00905894" w14:paraId="67A0C18C" w14:textId="77777777">
      <w:pPr>
        <w:rPr>
          <w:rFonts w:ascii=".applesystemui" w:hAnsi=".applesystemui"/>
          <w:b/>
          <w:bCs/>
        </w:rPr>
      </w:pPr>
      <w:r w:rsidRPr="000A4BBA">
        <w:rPr>
          <w:rFonts w:ascii=".applesystemui" w:hAnsi=".applesystemui"/>
          <w:b/>
          <w:bCs/>
        </w:rPr>
        <w:t>3. Reflection and Discussion</w:t>
      </w:r>
    </w:p>
    <w:p w:rsidRPr="000A4BBA" w:rsidR="00905894" w:rsidP="00905894" w:rsidRDefault="00905894" w14:paraId="1D2DF765" w14:textId="0602AED5">
      <w:pPr>
        <w:rPr>
          <w:rFonts w:ascii=".applesystemui" w:hAnsi=".applesystemui"/>
        </w:rPr>
      </w:pPr>
      <w:r w:rsidRPr="03C81280" w:rsidR="00905894">
        <w:rPr>
          <w:rFonts w:ascii=".applesystemui" w:hAnsi=".applesystemui"/>
        </w:rPr>
        <w:t xml:space="preserve">(1) AlphaFold 2 has already provided </w:t>
      </w:r>
      <w:r w:rsidRPr="03C81280" w:rsidR="00905894">
        <w:rPr>
          <w:rFonts w:ascii=".applesystemui" w:hAnsi=".applesystemui"/>
        </w:rPr>
        <w:t>a large number of</w:t>
      </w:r>
      <w:r w:rsidRPr="03C81280" w:rsidR="00905894">
        <w:rPr>
          <w:rFonts w:ascii=".applesystemui" w:hAnsi=".applesystemui"/>
        </w:rPr>
        <w:t xml:space="preserve"> predicted </w:t>
      </w:r>
      <w:r w:rsidRPr="03C81280" w:rsidR="0084587C">
        <w:rPr>
          <w:rFonts w:ascii=".applesystemui" w:hAnsi=".applesystemui"/>
          <w:color w:val="EE0000"/>
        </w:rPr>
        <w:t>protein</w:t>
      </w:r>
      <w:r w:rsidRPr="03C81280" w:rsidR="00905894">
        <w:rPr>
          <w:rFonts w:ascii=".applesystemui" w:hAnsi=".applesystemui"/>
        </w:rPr>
        <w:t xml:space="preserve"> structures.</w:t>
      </w:r>
      <w:r w:rsidRPr="03C81280" w:rsidR="00905894">
        <w:rPr>
          <w:rFonts w:ascii=".applesystemui" w:hAnsi=".applesystemui"/>
        </w:rPr>
        <w:t xml:space="preserve"> Do you think it is </w:t>
      </w:r>
      <w:del w:author="Rachel St. John" w:date="2025-08-11T06:31:40.336Z" w:id="583502413">
        <w:r w:rsidRPr="03C81280" w:rsidDel="00905894">
          <w:rPr>
            <w:rFonts w:ascii=".applesystemui" w:hAnsi=".applesystemui"/>
          </w:rPr>
          <w:delText xml:space="preserve">still </w:delText>
        </w:r>
      </w:del>
      <w:r w:rsidRPr="03C81280" w:rsidR="00905894">
        <w:rPr>
          <w:rFonts w:ascii=".applesystemui" w:hAnsi=".applesystemui"/>
        </w:rPr>
        <w:t xml:space="preserve">necessary to continue solving </w:t>
      </w:r>
      <w:r w:rsidRPr="03C81280" w:rsidR="0084587C">
        <w:rPr>
          <w:rFonts w:ascii=".applesystemui" w:hAnsi=".applesystemui"/>
          <w:color w:val="EE0000"/>
        </w:rPr>
        <w:t>protein</w:t>
      </w:r>
      <w:r w:rsidRPr="03C81280" w:rsidR="00905894">
        <w:rPr>
          <w:rFonts w:ascii=".applesystemui" w:hAnsi=".applesystemui"/>
        </w:rPr>
        <w:t xml:space="preserve"> structures through experiments? Why?</w:t>
      </w:r>
    </w:p>
    <w:p w:rsidRPr="000A4BBA" w:rsidR="00905894" w:rsidP="00905894" w:rsidRDefault="00905894" w14:paraId="0778A7E0" w14:textId="77777777">
      <w:pPr>
        <w:rPr>
          <w:rFonts w:ascii=".applesystemui" w:hAnsi=".applesystemui"/>
        </w:rPr>
      </w:pPr>
      <w:r w:rsidRPr="000A4BBA">
        <w:rPr>
          <w:rFonts w:ascii=".applesystemui" w:hAnsi=".applesystemui"/>
        </w:rPr>
        <w:t>(2) The newly released AlphaFold 3 can now predict the structures of other large biological molecules and their interactions. In which field do you think this model is most likely to bring about breakthrough progress?</w:t>
      </w:r>
    </w:p>
    <w:p w:rsidRPr="000A4BBA" w:rsidR="00905894" w:rsidP="00905894" w:rsidRDefault="00905894" w14:paraId="3ACCE91C" w14:textId="77777777">
      <w:pPr>
        <w:rPr>
          <w:rFonts w:ascii=".applesystemui" w:hAnsi=".applesystemui"/>
          <w:b/>
          <w:bCs/>
        </w:rPr>
      </w:pPr>
      <w:r w:rsidRPr="000A4BBA">
        <w:rPr>
          <w:rFonts w:ascii=".applesystemui" w:hAnsi=".applesystemui"/>
          <w:b/>
          <w:bCs/>
        </w:rPr>
        <w:t>4. Hands-on Exploration</w:t>
      </w:r>
    </w:p>
    <w:p w:rsidRPr="000A4BBA" w:rsidR="00905894" w:rsidP="00905894" w:rsidRDefault="0084587C" w14:paraId="62179B81" w14:textId="38B7D4FC">
      <w:pPr>
        <w:rPr>
          <w:rFonts w:ascii=".applesystemui" w:hAnsi=".applesystemui"/>
        </w:rPr>
      </w:pPr>
      <w:r w:rsidRPr="000A4BBA">
        <w:rPr>
          <w:rFonts w:ascii=".applesystemui" w:hAnsi=".applesystemui"/>
          <w:color w:val="EE0000"/>
        </w:rPr>
        <w:t>Protein</w:t>
      </w:r>
      <w:r w:rsidRPr="000A4BBA" w:rsidR="00905894">
        <w:rPr>
          <w:rFonts w:ascii=".applesystemui" w:hAnsi=".applesystemui"/>
        </w:rPr>
        <w:t xml:space="preserve"> Structure Exploration.</w:t>
      </w:r>
    </w:p>
    <w:p w:rsidRPr="000A4BBA" w:rsidR="00905894" w:rsidP="00905894" w:rsidRDefault="00905894" w14:paraId="3EB596E1" w14:textId="6A8940FC">
      <w:pPr>
        <w:rPr>
          <w:rFonts w:ascii=".applesystemui" w:hAnsi=".applesystemui"/>
        </w:rPr>
      </w:pPr>
      <w:r w:rsidRPr="000A4BBA">
        <w:rPr>
          <w:rFonts w:ascii=".applesystemui" w:hAnsi=".applesystemui"/>
        </w:rPr>
        <w:t xml:space="preserve">(1) In groups, choose two or three </w:t>
      </w:r>
      <w:r w:rsidRPr="000A4BBA" w:rsidR="0084587C">
        <w:rPr>
          <w:rFonts w:ascii=".applesystemui" w:hAnsi=".applesystemui"/>
          <w:color w:val="EE0000"/>
        </w:rPr>
        <w:t>proteins</w:t>
      </w:r>
      <w:r w:rsidRPr="000A4BBA">
        <w:rPr>
          <w:rFonts w:ascii=".applesystemui" w:hAnsi=".applesystemui"/>
        </w:rPr>
        <w:t xml:space="preserve"> you have heard of in daily life.</w:t>
      </w:r>
    </w:p>
    <w:p w:rsidRPr="000A4BBA" w:rsidR="00905894" w:rsidP="00905894" w:rsidRDefault="00905894" w14:paraId="576A089C" w14:textId="48EDDB37">
      <w:pPr>
        <w:rPr>
          <w:rFonts w:ascii=".applesystemui" w:hAnsi=".applesystemui"/>
        </w:rPr>
      </w:pPr>
      <w:r w:rsidRPr="000A4BBA">
        <w:rPr>
          <w:rFonts w:ascii=".applesystemui" w:hAnsi=".applesystemui"/>
        </w:rPr>
        <w:t xml:space="preserve">(2) Search for them in the </w:t>
      </w:r>
      <w:r w:rsidRPr="00A2444E">
        <w:rPr>
          <w:rFonts w:ascii=".applesystemui" w:hAnsi=".applesystemui"/>
          <w:color w:val="EE0000"/>
        </w:rPr>
        <w:t xml:space="preserve">AlphaFold </w:t>
      </w:r>
      <w:r w:rsidRPr="00A2444E" w:rsidR="0084587C">
        <w:rPr>
          <w:rFonts w:ascii=".applesystemui" w:hAnsi=".applesystemui"/>
          <w:color w:val="EE0000"/>
        </w:rPr>
        <w:t>Protein</w:t>
      </w:r>
      <w:r w:rsidRPr="00A2444E">
        <w:rPr>
          <w:rFonts w:ascii=".applesystemui" w:hAnsi=".applesystemui"/>
          <w:color w:val="EE0000"/>
        </w:rPr>
        <w:t xml:space="preserve"> Structure Database</w:t>
      </w:r>
      <w:r w:rsidRPr="000A4BBA">
        <w:rPr>
          <w:rFonts w:ascii=".applesystemui" w:hAnsi=".applesystemui"/>
        </w:rPr>
        <w:t xml:space="preserve"> and the UniProt </w:t>
      </w:r>
      <w:r w:rsidRPr="000A4BBA">
        <w:rPr>
          <w:rFonts w:ascii=".applesystemui" w:hAnsi=".applesystemui"/>
        </w:rPr>
        <w:lastRenderedPageBreak/>
        <w:t>database.</w:t>
      </w:r>
    </w:p>
    <w:p w:rsidRPr="000A4BBA" w:rsidR="00905894" w:rsidP="00905894" w:rsidRDefault="00905894" w14:paraId="19D91E78" w14:textId="36B8C9AF">
      <w:pPr>
        <w:rPr>
          <w:rFonts w:ascii=".applesystemui" w:hAnsi=".applesystemui"/>
        </w:rPr>
      </w:pPr>
      <w:r w:rsidRPr="000A4BBA">
        <w:rPr>
          <w:rFonts w:ascii=".applesystemui" w:hAnsi=".applesystemui"/>
        </w:rPr>
        <w:t xml:space="preserve">(3) Discuss in your group. Has the </w:t>
      </w:r>
      <w:r w:rsidRPr="000A4BBA" w:rsidR="0084587C">
        <w:rPr>
          <w:rFonts w:ascii=".applesystemui" w:hAnsi=".applesystemui"/>
          <w:color w:val="EE0000"/>
        </w:rPr>
        <w:t>protein's</w:t>
      </w:r>
      <w:r w:rsidRPr="000A4BBA">
        <w:rPr>
          <w:rFonts w:ascii=".applesystemui" w:hAnsi=".applesystemui"/>
        </w:rPr>
        <w:t xml:space="preserve"> structure been solved? What is its location and function? If not, what do you think the difficulties are?</w:t>
      </w:r>
    </w:p>
    <w:p w:rsidRPr="000A4BBA" w:rsidR="00905894" w:rsidP="00905894" w:rsidRDefault="00BB6968" w14:paraId="3972943F" w14:textId="77777777">
      <w:pPr>
        <w:rPr>
          <w:rFonts w:ascii=".applesystemui" w:hAnsi=".applesystemui"/>
        </w:rPr>
      </w:pPr>
      <w:r w:rsidRPr="000A4BBA">
        <w:rPr>
          <w:rFonts w:ascii=".applesystemui" w:hAnsi=".applesystemui"/>
        </w:rPr>
        <w:pict w14:anchorId="25615CB7">
          <v:rect id="_x0000_i1025" style="width:0;height:1.5pt" o:hr="t" o:hrstd="t" o:hrnoshade="t" o:hralign="center" fillcolor="#1b1c1d" stroked="f"/>
        </w:pict>
      </w:r>
    </w:p>
    <w:p w:rsidRPr="000A4BBA" w:rsidR="00905894" w:rsidP="00905894" w:rsidRDefault="00905894" w14:paraId="7BAE06A1" w14:textId="2549C1A1">
      <w:pPr>
        <w:rPr>
          <w:rFonts w:ascii=".applesystemui" w:hAnsi=".applesystemui"/>
        </w:rPr>
      </w:pPr>
      <w:r w:rsidRPr="000A4BBA">
        <w:rPr>
          <w:rFonts w:ascii=".applesystemui" w:hAnsi=".applesystemui"/>
          <w:b/>
          <w:bCs/>
        </w:rPr>
        <w:t>Figure Captions</w:t>
      </w:r>
    </w:p>
    <w:p w:rsidRPr="000A4BBA" w:rsidR="00905894" w:rsidP="00BB6968" w:rsidRDefault="00905894" w14:paraId="0B6EC2E0" w14:textId="367A42B5">
      <w:pPr>
        <w:rPr>
          <w:rFonts w:ascii=".applesystemui" w:hAnsi=".applesystemui"/>
        </w:rPr>
      </w:pPr>
      <w:r w:rsidRPr="000A4BBA">
        <w:rPr>
          <w:rFonts w:ascii=".applesystemui" w:hAnsi=".applesystemui"/>
          <w:b/>
          <w:bCs/>
        </w:rPr>
        <w:t>Figure 4-22:</w:t>
      </w:r>
      <w:r w:rsidRPr="000A4BBA">
        <w:rPr>
          <w:rFonts w:ascii=".applesystemui" w:hAnsi=".applesystemui"/>
        </w:rPr>
        <w:t xml:space="preserve"> The four levels of </w:t>
      </w:r>
      <w:r w:rsidRPr="000A4BBA" w:rsidR="0084587C">
        <w:rPr>
          <w:rFonts w:ascii=".applesystemui" w:hAnsi=".applesystemui"/>
          <w:color w:val="EE0000"/>
        </w:rPr>
        <w:t>protein</w:t>
      </w:r>
      <w:r w:rsidRPr="000A4BBA">
        <w:rPr>
          <w:rFonts w:ascii=".applesystemui" w:hAnsi=".applesystemui"/>
        </w:rPr>
        <w:t xml:space="preserve"> structure: </w:t>
      </w:r>
      <w:r w:rsidRPr="000A4BBA" w:rsidR="0084587C">
        <w:rPr>
          <w:rFonts w:ascii=".applesystemui" w:hAnsi=".applesystemui"/>
          <w:color w:val="EE0000"/>
        </w:rPr>
        <w:t>primary structure</w:t>
      </w:r>
      <w:r w:rsidRPr="000A4BBA">
        <w:rPr>
          <w:rFonts w:ascii=".applesystemui" w:hAnsi=".applesystemui"/>
        </w:rPr>
        <w:t xml:space="preserve"> is the </w:t>
      </w:r>
      <w:r w:rsidRPr="000A4BBA" w:rsidR="0084587C">
        <w:rPr>
          <w:rFonts w:ascii=".applesystemui" w:hAnsi=".applesystemui"/>
          <w:color w:val="EE0000"/>
        </w:rPr>
        <w:t>amino acid</w:t>
      </w:r>
      <w:r w:rsidRPr="000A4BBA">
        <w:rPr>
          <w:rFonts w:ascii=".applesystemui" w:hAnsi=".applesystemui"/>
        </w:rPr>
        <w:t xml:space="preserve"> sequence, </w:t>
      </w:r>
      <w:r w:rsidRPr="000A4BBA" w:rsidR="0084587C">
        <w:rPr>
          <w:rFonts w:ascii=".applesystemui" w:hAnsi=".applesystemui"/>
          <w:color w:val="EE0000"/>
        </w:rPr>
        <w:t>secondary structure</w:t>
      </w:r>
      <w:r w:rsidRPr="000A4BBA">
        <w:rPr>
          <w:rFonts w:ascii=".applesystemui" w:hAnsi=".applesystemui"/>
        </w:rPr>
        <w:t xml:space="preserve"> is the basic folding of the sequence (forming a spring-like shape), </w:t>
      </w:r>
      <w:r w:rsidRPr="000A4BBA" w:rsidR="0084587C">
        <w:rPr>
          <w:rFonts w:ascii=".applesystemui" w:hAnsi=".applesystemui"/>
          <w:color w:val="EE0000"/>
        </w:rPr>
        <w:t>tertiary structure</w:t>
      </w:r>
      <w:r w:rsidRPr="000A4BBA">
        <w:rPr>
          <w:rFonts w:ascii=".applesystemui" w:hAnsi=".applesystemui"/>
        </w:rPr>
        <w:t xml:space="preserve"> is further folding of the secondary structure (folding the spring), and </w:t>
      </w:r>
      <w:r w:rsidRPr="000A4BBA" w:rsidR="0084587C">
        <w:rPr>
          <w:rFonts w:ascii=".applesystemui" w:hAnsi=".applesystemui"/>
          <w:color w:val="EE0000"/>
        </w:rPr>
        <w:t>quaternary structure</w:t>
      </w:r>
      <w:r w:rsidRPr="000A4BBA">
        <w:rPr>
          <w:rFonts w:ascii=".applesystemui" w:hAnsi=".applesystemui"/>
        </w:rPr>
        <w:t xml:space="preserve"> is the combination of multiple tertiary structures (multiple folded springs tangled together).</w:t>
      </w:r>
    </w:p>
    <w:p w:rsidRPr="000A4BBA" w:rsidR="00905894" w:rsidP="00BB6968" w:rsidRDefault="00905894" w14:paraId="3336BF14" w14:textId="1C46ADEB">
      <w:pPr>
        <w:rPr>
          <w:rFonts w:ascii=".applesystemui" w:hAnsi=".applesystemui"/>
        </w:rPr>
      </w:pPr>
      <w:r w:rsidRPr="000A4BBA">
        <w:rPr>
          <w:rFonts w:ascii=".applesystemui" w:hAnsi=".applesystemui"/>
          <w:b/>
          <w:bCs/>
        </w:rPr>
        <w:t>Figure 4-23:</w:t>
      </w:r>
      <w:r w:rsidRPr="000A4BBA">
        <w:rPr>
          <w:rFonts w:ascii=".applesystemui" w:hAnsi=".applesystemui"/>
        </w:rPr>
        <w:t xml:space="preserve"> Christian Anfinsen.</w:t>
      </w:r>
    </w:p>
    <w:p w:rsidRPr="000A4BBA" w:rsidR="00905894" w:rsidP="00BB6968" w:rsidRDefault="00905894" w14:paraId="564D227A" w14:textId="62240E55">
      <w:pPr>
        <w:rPr>
          <w:rFonts w:ascii=".applesystemui" w:hAnsi=".applesystemui"/>
        </w:rPr>
      </w:pPr>
      <w:r w:rsidRPr="000A4BBA">
        <w:rPr>
          <w:rFonts w:ascii=".applesystemui" w:hAnsi=".applesystemui"/>
          <w:b/>
          <w:bCs/>
        </w:rPr>
        <w:t>Figure 4-24:</w:t>
      </w:r>
      <w:r w:rsidRPr="000A4BBA">
        <w:rPr>
          <w:rFonts w:ascii=".applesystemui" w:hAnsi=".applesystemui"/>
        </w:rPr>
        <w:t xml:space="preserve"> AlphaFold 3 predicting the interaction between </w:t>
      </w:r>
      <w:r w:rsidRPr="000A4BBA" w:rsidR="0084587C">
        <w:rPr>
          <w:rFonts w:ascii=".applesystemui" w:hAnsi=".applesystemui"/>
          <w:color w:val="EE0000"/>
        </w:rPr>
        <w:t>nucleic acid</w:t>
      </w:r>
      <w:r w:rsidRPr="000A4BBA">
        <w:rPr>
          <w:rFonts w:ascii=".applesystemui" w:hAnsi=".applesystemui"/>
        </w:rPr>
        <w:t xml:space="preserve"> and </w:t>
      </w:r>
      <w:r w:rsidRPr="000A4BBA" w:rsidR="0084587C">
        <w:rPr>
          <w:rFonts w:ascii=".applesystemui" w:hAnsi=".applesystemui"/>
          <w:color w:val="EE0000"/>
        </w:rPr>
        <w:t>protein</w:t>
      </w:r>
      <w:r w:rsidRPr="000A4BBA">
        <w:rPr>
          <w:rFonts w:ascii=".applesystemui" w:hAnsi=".applesystemui"/>
        </w:rPr>
        <w:t xml:space="preserve"> molecules.</w:t>
      </w:r>
    </w:p>
    <w:p w:rsidRPr="000A4BBA" w:rsidR="00905894" w:rsidP="00BB6968" w:rsidRDefault="00905894" w14:paraId="683095B5" w14:textId="736AC568">
      <w:pPr>
        <w:rPr>
          <w:rFonts w:ascii=".applesystemui" w:hAnsi=".applesystemui"/>
        </w:rPr>
      </w:pPr>
      <w:r w:rsidRPr="000A4BBA">
        <w:rPr>
          <w:rFonts w:ascii=".applesystemui" w:hAnsi=".applesystemui"/>
          <w:b/>
          <w:bCs/>
        </w:rPr>
        <w:t>Figure 4-25:</w:t>
      </w:r>
      <w:r w:rsidRPr="000A4BBA">
        <w:rPr>
          <w:rFonts w:ascii=".applesystemui" w:hAnsi=".applesystemui"/>
        </w:rPr>
        <w:t xml:space="preserve"> </w:t>
      </w:r>
      <w:r w:rsidR="00A2444E">
        <w:rPr>
          <w:rFonts w:hint="eastAsia" w:ascii=".applesystemui" w:hAnsi=".applesystemui"/>
        </w:rPr>
        <w:t>T</w:t>
      </w:r>
      <w:r w:rsidRPr="000A4BBA">
        <w:rPr>
          <w:rFonts w:ascii=".applesystemui" w:hAnsi=".applesystemui"/>
        </w:rPr>
        <w:t xml:space="preserve">he distribution of different subspecies of </w:t>
      </w:r>
      <w:r w:rsidRPr="000A4BBA">
        <w:rPr>
          <w:rFonts w:ascii=".applesystemui" w:hAnsi=".applesystemui"/>
          <w:i/>
          <w:iCs/>
        </w:rPr>
        <w:t xml:space="preserve">H. </w:t>
      </w:r>
      <w:proofErr w:type="spellStart"/>
      <w:r w:rsidRPr="000A4BBA">
        <w:rPr>
          <w:rFonts w:ascii=".applesystemui" w:hAnsi=".applesystemui"/>
          <w:i/>
          <w:iCs/>
        </w:rPr>
        <w:t>erato</w:t>
      </w:r>
      <w:proofErr w:type="spellEnd"/>
      <w:r w:rsidRPr="000A4BBA">
        <w:rPr>
          <w:rFonts w:ascii=".applesystemui" w:hAnsi=".applesystemui"/>
        </w:rPr>
        <w:t xml:space="preserve"> and </w:t>
      </w:r>
      <w:r w:rsidRPr="000A4BBA">
        <w:rPr>
          <w:rFonts w:ascii=".applesystemui" w:hAnsi=".applesystemui"/>
          <w:i/>
          <w:iCs/>
        </w:rPr>
        <w:t xml:space="preserve">H. </w:t>
      </w:r>
      <w:proofErr w:type="spellStart"/>
      <w:r w:rsidRPr="000A4BBA">
        <w:rPr>
          <w:rFonts w:ascii=".applesystemui" w:hAnsi=".applesystemui"/>
          <w:i/>
          <w:iCs/>
        </w:rPr>
        <w:t>melpomene</w:t>
      </w:r>
      <w:proofErr w:type="spellEnd"/>
      <w:r w:rsidRPr="000A4BBA">
        <w:rPr>
          <w:rFonts w:ascii=".applesystemui" w:hAnsi=".applesystemui"/>
        </w:rPr>
        <w:t xml:space="preserve"> butterflies.</w:t>
      </w:r>
    </w:p>
    <w:p w:rsidRPr="000A4BBA" w:rsidR="00905894" w:rsidP="00BB6968" w:rsidRDefault="00905894" w14:paraId="2AEC3678" w14:textId="71D1C032">
      <w:pPr>
        <w:rPr>
          <w:rFonts w:ascii=".applesystemui" w:hAnsi=".applesystemui"/>
        </w:rPr>
      </w:pPr>
      <w:r w:rsidRPr="000A4BBA">
        <w:rPr>
          <w:rFonts w:ascii=".applesystemui" w:hAnsi=".applesystemui"/>
          <w:b/>
          <w:bCs/>
        </w:rPr>
        <w:t>Figure 4-26:</w:t>
      </w:r>
      <w:r w:rsidRPr="000A4BBA">
        <w:rPr>
          <w:rFonts w:ascii=".applesystemui" w:hAnsi=".applesystemui"/>
        </w:rPr>
        <w:t xml:space="preserve"> </w:t>
      </w:r>
      <w:r w:rsidR="00A2444E">
        <w:rPr>
          <w:rFonts w:hint="eastAsia" w:ascii=".applesystemui" w:hAnsi=".applesystemui"/>
        </w:rPr>
        <w:t>T</w:t>
      </w:r>
      <w:r w:rsidRPr="000A4BBA">
        <w:rPr>
          <w:rFonts w:ascii=".applesystemui" w:hAnsi=".applesystemui"/>
        </w:rPr>
        <w:t>he butterfly mapping space.</w:t>
      </w:r>
    </w:p>
    <w:p w:rsidRPr="000A4BBA" w:rsidR="001A497F" w:rsidP="009E4DA0" w:rsidRDefault="001A497F" w14:paraId="07F7C4E0" w14:textId="77777777">
      <w:pPr>
        <w:rPr>
          <w:rFonts w:ascii=".applesystemui" w:hAnsi=".applesystemui"/>
        </w:rPr>
      </w:pPr>
    </w:p>
    <w:sectPr w:rsidRPr="000A4BBA" w:rsidR="001A497F">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4587C" w:rsidP="0084587C" w:rsidRDefault="0084587C" w14:paraId="7A70D216" w14:textId="77777777">
      <w:pPr>
        <w:spacing w:after="0" w:line="240" w:lineRule="auto"/>
      </w:pPr>
      <w:r>
        <w:separator/>
      </w:r>
    </w:p>
  </w:endnote>
  <w:endnote w:type="continuationSeparator" w:id="0">
    <w:p w:rsidR="0084587C" w:rsidP="0084587C" w:rsidRDefault="0084587C" w14:paraId="5D6665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4587C" w:rsidP="0084587C" w:rsidRDefault="0084587C" w14:paraId="6E67B345" w14:textId="77777777">
      <w:pPr>
        <w:spacing w:after="0" w:line="240" w:lineRule="auto"/>
      </w:pPr>
      <w:r>
        <w:separator/>
      </w:r>
    </w:p>
  </w:footnote>
  <w:footnote w:type="continuationSeparator" w:id="0">
    <w:p w:rsidR="0084587C" w:rsidP="0084587C" w:rsidRDefault="0084587C" w14:paraId="2263FD5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00962"/>
    <w:multiLevelType w:val="multilevel"/>
    <w:tmpl w:val="2D52F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067C6E"/>
    <w:multiLevelType w:val="multilevel"/>
    <w:tmpl w:val="AA5E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B0A3F"/>
    <w:multiLevelType w:val="multilevel"/>
    <w:tmpl w:val="8D44F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71001B"/>
    <w:multiLevelType w:val="hybridMultilevel"/>
    <w:tmpl w:val="D4126F64"/>
    <w:lvl w:ilvl="0" w:tplc="B910301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B787563"/>
    <w:multiLevelType w:val="multilevel"/>
    <w:tmpl w:val="2F60D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003FA"/>
    <w:multiLevelType w:val="multilevel"/>
    <w:tmpl w:val="5D108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9525673">
    <w:abstractNumId w:val="1"/>
  </w:num>
  <w:num w:numId="2" w16cid:durableId="2100328705">
    <w:abstractNumId w:val="4"/>
  </w:num>
  <w:num w:numId="3" w16cid:durableId="120196243">
    <w:abstractNumId w:val="5"/>
  </w:num>
  <w:num w:numId="4" w16cid:durableId="2084599292">
    <w:abstractNumId w:val="0"/>
  </w:num>
  <w:num w:numId="5" w16cid:durableId="360785413">
    <w:abstractNumId w:val="2"/>
  </w:num>
  <w:num w:numId="6" w16cid:durableId="129756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7F"/>
    <w:rsid w:val="000A4BBA"/>
    <w:rsid w:val="000C6B36"/>
    <w:rsid w:val="001A497F"/>
    <w:rsid w:val="002C6F1C"/>
    <w:rsid w:val="003904E2"/>
    <w:rsid w:val="0044099A"/>
    <w:rsid w:val="00473FD5"/>
    <w:rsid w:val="005C8966"/>
    <w:rsid w:val="00725B54"/>
    <w:rsid w:val="007A5440"/>
    <w:rsid w:val="0084587C"/>
    <w:rsid w:val="00905894"/>
    <w:rsid w:val="009E4DA0"/>
    <w:rsid w:val="00A2444E"/>
    <w:rsid w:val="00A27B2E"/>
    <w:rsid w:val="00B25AA4"/>
    <w:rsid w:val="00BB6968"/>
    <w:rsid w:val="00C153AF"/>
    <w:rsid w:val="00F3768E"/>
    <w:rsid w:val="00F92769"/>
    <w:rsid w:val="03C81280"/>
    <w:rsid w:val="0525D59B"/>
    <w:rsid w:val="22123C03"/>
    <w:rsid w:val="2DF61863"/>
    <w:rsid w:val="3091DB0E"/>
    <w:rsid w:val="3148003F"/>
    <w:rsid w:val="4603C2E9"/>
    <w:rsid w:val="506B43F5"/>
    <w:rsid w:val="66C15549"/>
    <w:rsid w:val="689F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D0F834"/>
  <w15:chartTrackingRefBased/>
  <w15:docId w15:val="{7BE8ABB5-292A-45AE-B887-82A7D4FA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1A497F"/>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1A497F"/>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1A497F"/>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A497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497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A497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497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497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497F"/>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1A497F"/>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1A497F"/>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1A497F"/>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1A497F"/>
    <w:rPr>
      <w:rFonts w:cstheme="majorBidi"/>
      <w:color w:val="0F4761" w:themeColor="accent1" w:themeShade="BF"/>
      <w:sz w:val="28"/>
      <w:szCs w:val="28"/>
    </w:rPr>
  </w:style>
  <w:style w:type="character" w:styleId="50" w:customStyle="1">
    <w:name w:val="标题 5 字符"/>
    <w:basedOn w:val="a0"/>
    <w:link w:val="5"/>
    <w:uiPriority w:val="9"/>
    <w:semiHidden/>
    <w:rsid w:val="001A497F"/>
    <w:rPr>
      <w:rFonts w:cstheme="majorBidi"/>
      <w:color w:val="0F4761" w:themeColor="accent1" w:themeShade="BF"/>
      <w:sz w:val="24"/>
    </w:rPr>
  </w:style>
  <w:style w:type="character" w:styleId="60" w:customStyle="1">
    <w:name w:val="标题 6 字符"/>
    <w:basedOn w:val="a0"/>
    <w:link w:val="6"/>
    <w:uiPriority w:val="9"/>
    <w:semiHidden/>
    <w:rsid w:val="001A497F"/>
    <w:rPr>
      <w:rFonts w:cstheme="majorBidi"/>
      <w:b/>
      <w:bCs/>
      <w:color w:val="0F4761" w:themeColor="accent1" w:themeShade="BF"/>
    </w:rPr>
  </w:style>
  <w:style w:type="character" w:styleId="70" w:customStyle="1">
    <w:name w:val="标题 7 字符"/>
    <w:basedOn w:val="a0"/>
    <w:link w:val="7"/>
    <w:uiPriority w:val="9"/>
    <w:semiHidden/>
    <w:rsid w:val="001A497F"/>
    <w:rPr>
      <w:rFonts w:cstheme="majorBidi"/>
      <w:b/>
      <w:bCs/>
      <w:color w:val="595959" w:themeColor="text1" w:themeTint="A6"/>
    </w:rPr>
  </w:style>
  <w:style w:type="character" w:styleId="80" w:customStyle="1">
    <w:name w:val="标题 8 字符"/>
    <w:basedOn w:val="a0"/>
    <w:link w:val="8"/>
    <w:uiPriority w:val="9"/>
    <w:semiHidden/>
    <w:rsid w:val="001A497F"/>
    <w:rPr>
      <w:rFonts w:cstheme="majorBidi"/>
      <w:color w:val="595959" w:themeColor="text1" w:themeTint="A6"/>
    </w:rPr>
  </w:style>
  <w:style w:type="character" w:styleId="90" w:customStyle="1">
    <w:name w:val="标题 9 字符"/>
    <w:basedOn w:val="a0"/>
    <w:link w:val="9"/>
    <w:uiPriority w:val="9"/>
    <w:semiHidden/>
    <w:rsid w:val="001A497F"/>
    <w:rPr>
      <w:rFonts w:eastAsiaTheme="majorEastAsia" w:cstheme="majorBidi"/>
      <w:color w:val="595959" w:themeColor="text1" w:themeTint="A6"/>
    </w:rPr>
  </w:style>
  <w:style w:type="paragraph" w:styleId="a3">
    <w:name w:val="Title"/>
    <w:basedOn w:val="a"/>
    <w:next w:val="a"/>
    <w:link w:val="a4"/>
    <w:uiPriority w:val="10"/>
    <w:qFormat/>
    <w:rsid w:val="001A497F"/>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1A497F"/>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1A497F"/>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1A497F"/>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1A497F"/>
    <w:pPr>
      <w:spacing w:before="160"/>
      <w:jc w:val="center"/>
    </w:pPr>
    <w:rPr>
      <w:i/>
      <w:iCs/>
      <w:color w:val="404040" w:themeColor="text1" w:themeTint="BF"/>
    </w:rPr>
  </w:style>
  <w:style w:type="character" w:styleId="a8" w:customStyle="1">
    <w:name w:val="引用 字符"/>
    <w:basedOn w:val="a0"/>
    <w:link w:val="a7"/>
    <w:uiPriority w:val="29"/>
    <w:rsid w:val="001A497F"/>
    <w:rPr>
      <w:i/>
      <w:iCs/>
      <w:color w:val="404040" w:themeColor="text1" w:themeTint="BF"/>
    </w:rPr>
  </w:style>
  <w:style w:type="paragraph" w:styleId="a9">
    <w:name w:val="List Paragraph"/>
    <w:basedOn w:val="a"/>
    <w:uiPriority w:val="34"/>
    <w:qFormat/>
    <w:rsid w:val="001A497F"/>
    <w:pPr>
      <w:ind w:left="720"/>
      <w:contextualSpacing/>
    </w:pPr>
  </w:style>
  <w:style w:type="character" w:styleId="aa">
    <w:name w:val="Intense Emphasis"/>
    <w:basedOn w:val="a0"/>
    <w:uiPriority w:val="21"/>
    <w:qFormat/>
    <w:rsid w:val="001A497F"/>
    <w:rPr>
      <w:i/>
      <w:iCs/>
      <w:color w:val="0F4761" w:themeColor="accent1" w:themeShade="BF"/>
    </w:rPr>
  </w:style>
  <w:style w:type="paragraph" w:styleId="ab">
    <w:name w:val="Intense Quote"/>
    <w:basedOn w:val="a"/>
    <w:next w:val="a"/>
    <w:link w:val="ac"/>
    <w:uiPriority w:val="30"/>
    <w:qFormat/>
    <w:rsid w:val="001A497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1A497F"/>
    <w:rPr>
      <w:i/>
      <w:iCs/>
      <w:color w:val="0F4761" w:themeColor="accent1" w:themeShade="BF"/>
    </w:rPr>
  </w:style>
  <w:style w:type="character" w:styleId="ad">
    <w:name w:val="Intense Reference"/>
    <w:basedOn w:val="a0"/>
    <w:uiPriority w:val="32"/>
    <w:qFormat/>
    <w:rsid w:val="001A497F"/>
    <w:rPr>
      <w:b/>
      <w:bCs/>
      <w:smallCaps/>
      <w:color w:val="0F4761" w:themeColor="accent1" w:themeShade="BF"/>
      <w:spacing w:val="5"/>
    </w:rPr>
  </w:style>
  <w:style w:type="paragraph" w:styleId="ae">
    <w:name w:val="header"/>
    <w:basedOn w:val="a"/>
    <w:link w:val="af"/>
    <w:uiPriority w:val="99"/>
    <w:unhideWhenUsed/>
    <w:rsid w:val="0084587C"/>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84587C"/>
    <w:rPr>
      <w:sz w:val="18"/>
      <w:szCs w:val="18"/>
    </w:rPr>
  </w:style>
  <w:style w:type="paragraph" w:styleId="af0">
    <w:name w:val="footer"/>
    <w:basedOn w:val="a"/>
    <w:link w:val="af1"/>
    <w:uiPriority w:val="99"/>
    <w:unhideWhenUsed/>
    <w:rsid w:val="0084587C"/>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8458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12</revision>
  <dcterms:created xsi:type="dcterms:W3CDTF">2025-08-10T02:49:00.0000000Z</dcterms:created>
  <dcterms:modified xsi:type="dcterms:W3CDTF">2025-08-11T06:32:10.1754292Z</dcterms:modified>
</coreProperties>
</file>