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C7E0C" w:rsidR="00A76BA8" w:rsidP="00A76BA8" w:rsidRDefault="00A76BA8" w14:paraId="1856C3A1" w14:textId="77777777">
      <w:pPr>
        <w:rPr>
          <w:rFonts w:hint="eastAsia" w:ascii=".applesystemui" w:hAnsi=".applesystemui"/>
          <w:b/>
          <w:bCs/>
        </w:rPr>
      </w:pPr>
      <w:r w:rsidRPr="00DC7E0C">
        <w:rPr>
          <w:rFonts w:ascii=".applesystemui" w:hAnsi=".applesystemui"/>
          <w:b/>
          <w:bCs/>
        </w:rPr>
        <w:t>4.2 Artificial Intelligence and Language</w:t>
      </w:r>
    </w:p>
    <w:p w:rsidRPr="00DC7E0C" w:rsidR="00A76BA8" w:rsidP="00A76BA8" w:rsidRDefault="00A76BA8" w14:paraId="539BB05C" w14:textId="3CDFE235">
      <w:pPr>
        <w:rPr>
          <w:rFonts w:hint="eastAsia" w:ascii=".applesystemui" w:hAnsi=".applesystemui"/>
          <w:b/>
          <w:bCs/>
        </w:rPr>
      </w:pPr>
      <w:r w:rsidRPr="00DC7E0C">
        <w:rPr>
          <w:rFonts w:ascii=".applesystemui" w:hAnsi=".applesystemui"/>
          <w:b/>
          <w:bCs/>
        </w:rPr>
        <w:t>Learning Objectives</w:t>
      </w:r>
    </w:p>
    <w:p w:rsidRPr="00DC7E0C" w:rsidR="00A76BA8" w:rsidP="00A76BA8" w:rsidRDefault="00A76BA8" w14:paraId="16C98E18" w14:textId="5383EE2C">
      <w:pPr>
        <w:rPr>
          <w:rFonts w:hint="eastAsia" w:ascii=".applesystemui" w:hAnsi=".applesystemui"/>
        </w:rPr>
      </w:pPr>
      <w:r w:rsidRPr="00DC7E0C">
        <w:rPr>
          <w:rFonts w:ascii=".applesystemui" w:hAnsi=".applesystemui"/>
        </w:rPr>
        <w:t xml:space="preserve">(1) Understand the history and major breakthroughs of </w:t>
      </w:r>
      <w:r w:rsidRPr="00DC7E0C" w:rsidR="00220BDC">
        <w:rPr>
          <w:rFonts w:ascii=".applesystemui" w:hAnsi=".applesystemui"/>
          <w:color w:val="EE0000"/>
        </w:rPr>
        <w:t>Artificial Intelligence</w:t>
      </w:r>
      <w:r w:rsidRPr="00DC7E0C">
        <w:rPr>
          <w:rFonts w:ascii=".applesystemui" w:hAnsi=".applesystemui"/>
        </w:rPr>
        <w:t xml:space="preserve"> in the fields of language understanding and generation.</w:t>
      </w:r>
    </w:p>
    <w:p w:rsidRPr="00DC7E0C" w:rsidR="00A76BA8" w:rsidP="00A76BA8" w:rsidRDefault="00A76BA8" w14:paraId="4D5CEBEF" w14:textId="0B4A5D7E">
      <w:pPr>
        <w:rPr>
          <w:rFonts w:hint="eastAsia" w:ascii=".applesystemui" w:hAnsi=".applesystemui"/>
        </w:rPr>
      </w:pPr>
      <w:r w:rsidRPr="00DC7E0C">
        <w:rPr>
          <w:rFonts w:ascii=".applesystemui" w:hAnsi=".applesystemui"/>
        </w:rPr>
        <w:t xml:space="preserve">(2) Recognize the role of </w:t>
      </w:r>
      <w:r w:rsidRPr="00DC7E0C" w:rsidR="00220BDC">
        <w:rPr>
          <w:rFonts w:ascii=".applesystemui" w:hAnsi=".applesystemui"/>
          <w:color w:val="EE0000"/>
        </w:rPr>
        <w:t>Large Language Models</w:t>
      </w:r>
      <w:r w:rsidRPr="00DC7E0C">
        <w:rPr>
          <w:rFonts w:ascii=".applesystemui" w:hAnsi=".applesystemui"/>
        </w:rPr>
        <w:t xml:space="preserve"> in advancing the development of </w:t>
      </w:r>
      <w:r w:rsidRPr="00DC7E0C" w:rsidR="00220BDC">
        <w:rPr>
          <w:rFonts w:ascii=".applesystemui" w:hAnsi=".applesystemui"/>
          <w:color w:val="EE0000"/>
        </w:rPr>
        <w:t>Artificial General Intelligence</w:t>
      </w:r>
      <w:r w:rsidRPr="00DC7E0C">
        <w:rPr>
          <w:rFonts w:ascii=".applesystemui" w:hAnsi=".applesystemui"/>
        </w:rPr>
        <w:t>.</w:t>
      </w:r>
    </w:p>
    <w:p w:rsidR="00DC7E0C" w:rsidP="00A76BA8" w:rsidRDefault="00DC7E0C" w14:paraId="01F4A559" w14:textId="73F5DE1F">
      <w:pPr>
        <w:rPr>
          <w:rFonts w:hint="eastAsia" w:ascii=".applesystemui" w:hAnsi=".applesystemui"/>
          <w:b/>
          <w:bCs/>
        </w:rPr>
      </w:pPr>
    </w:p>
    <w:p w:rsidRPr="00DC7E0C" w:rsidR="00A76BA8" w:rsidP="00A76BA8" w:rsidRDefault="00A76BA8" w14:paraId="63D0D5EA" w14:textId="3AA6C0B5">
      <w:pPr>
        <w:rPr>
          <w:rFonts w:ascii=".applesystemui" w:hAnsi=".applesystemui"/>
        </w:rPr>
      </w:pPr>
      <w:r w:rsidRPr="508CE4CD" w:rsidR="00A76BA8">
        <w:rPr>
          <w:rFonts w:ascii=".applesystemui" w:hAnsi=".applesystemui"/>
        </w:rPr>
        <w:t xml:space="preserve">Language is a vital tool that people use to communicate. </w:t>
      </w:r>
      <w:r w:rsidRPr="508CE4CD" w:rsidR="00A76BA8">
        <w:rPr>
          <w:rFonts w:ascii=".applesystemui" w:hAnsi=".applesystemui"/>
        </w:rPr>
        <w:t>It's</w:t>
      </w:r>
      <w:r w:rsidRPr="508CE4CD" w:rsidR="00A76BA8">
        <w:rPr>
          <w:rFonts w:ascii=".applesystemui" w:hAnsi=".applesystemui"/>
        </w:rPr>
        <w:t xml:space="preserve"> also the </w:t>
      </w:r>
      <w:del w:author="Rachel St. John" w:date="2025-08-11T04:52:13.035Z" w:id="2051889805">
        <w:r w:rsidRPr="508CE4CD" w:rsidDel="00A76BA8">
          <w:rPr>
            <w:rFonts w:ascii=".applesystemui" w:hAnsi=".applesystemui"/>
          </w:rPr>
          <w:delText xml:space="preserve">main </w:delText>
        </w:r>
      </w:del>
      <w:ins w:author="Rachel St. John" w:date="2025-08-11T04:52:27.981Z" w:id="1008671531">
        <w:r w:rsidRPr="508CE4CD" w:rsidR="68C42394">
          <w:rPr>
            <w:rFonts w:ascii=".applesystemui" w:hAnsi=".applesystemui"/>
          </w:rPr>
          <w:t>primary method</w:t>
        </w:r>
      </w:ins>
      <w:del w:author="Rachel St. John" w:date="2025-08-11T04:52:31.821Z" w:id="1651305749">
        <w:r w:rsidRPr="508CE4CD" w:rsidDel="00A76BA8">
          <w:rPr>
            <w:rFonts w:ascii=".applesystemui" w:hAnsi=".applesystemui"/>
          </w:rPr>
          <w:delText>way</w:delText>
        </w:r>
      </w:del>
      <w:r w:rsidRPr="508CE4CD" w:rsidR="00A76BA8">
        <w:rPr>
          <w:rFonts w:ascii=".applesystemui" w:hAnsi=".applesystemui"/>
        </w:rPr>
        <w:t xml:space="preserve"> </w:t>
      </w:r>
      <w:del w:author="Rachel St. John" w:date="2025-08-11T04:52:39.621Z" w:id="1618998784">
        <w:r w:rsidRPr="508CE4CD" w:rsidDel="00A76BA8">
          <w:rPr>
            <w:rFonts w:ascii=".applesystemui" w:hAnsi=".applesystemui"/>
          </w:rPr>
          <w:delText xml:space="preserve">we </w:delText>
        </w:r>
      </w:del>
      <w:ins w:author="Rachel St. John" w:date="2025-08-11T04:52:41.244Z" w:id="139527772">
        <w:r w:rsidRPr="508CE4CD" w:rsidR="00837CD5">
          <w:rPr>
            <w:rFonts w:ascii=".applesystemui" w:hAnsi=".applesystemui"/>
          </w:rPr>
          <w:t xml:space="preserve">used to </w:t>
        </w:r>
      </w:ins>
      <w:r w:rsidRPr="508CE4CD" w:rsidR="00A76BA8">
        <w:rPr>
          <w:rFonts w:ascii=".applesystemui" w:hAnsi=".applesystemui"/>
        </w:rPr>
        <w:t xml:space="preserve">describe and record knowledge. The ability to understand and use language is one of the most important things that separates humans from other animals. Ever since the </w:t>
      </w:r>
      <w:r w:rsidRPr="508CE4CD" w:rsidR="00220BDC">
        <w:rPr>
          <w:rFonts w:ascii=".applesystemui" w:hAnsi=".applesystemui"/>
          <w:color w:val="EE0000"/>
        </w:rPr>
        <w:t>Turing Test</w:t>
      </w:r>
      <w:r w:rsidRPr="508CE4CD" w:rsidR="00A76BA8">
        <w:rPr>
          <w:rFonts w:ascii=".applesystemui" w:hAnsi=".applesystemui"/>
        </w:rPr>
        <w:t xml:space="preserve"> was proposed, the discussion about whether machines can understand and use language like humans has </w:t>
      </w:r>
      <w:del w:author="Rachel St. John" w:date="2025-08-11T04:53:00.465Z" w:id="1353341173">
        <w:r w:rsidRPr="508CE4CD" w:rsidDel="00A76BA8">
          <w:rPr>
            <w:rFonts w:ascii=".applesystemui" w:hAnsi=".applesystemui"/>
          </w:rPr>
          <w:delText xml:space="preserve">never </w:delText>
        </w:r>
      </w:del>
      <w:ins w:author="Rachel St. John" w:date="2025-08-11T04:53:02.109Z" w:id="98624438">
        <w:r w:rsidRPr="508CE4CD" w:rsidR="634554AF">
          <w:rPr>
            <w:rFonts w:ascii=".applesystemui" w:hAnsi=".applesystemui"/>
          </w:rPr>
          <w:t xml:space="preserve">not </w:t>
        </w:r>
      </w:ins>
      <w:r w:rsidRPr="508CE4CD" w:rsidR="00A76BA8">
        <w:rPr>
          <w:rFonts w:ascii=".applesystemui" w:hAnsi=".applesystemui"/>
        </w:rPr>
        <w:t xml:space="preserve">stopped. Today, </w:t>
      </w:r>
      <w:r w:rsidRPr="508CE4CD" w:rsidR="00220BDC">
        <w:rPr>
          <w:rFonts w:ascii=".applesystemui" w:hAnsi=".applesystemui"/>
          <w:color w:val="EE0000"/>
        </w:rPr>
        <w:t>Artificial Intelligence</w:t>
      </w:r>
      <w:r w:rsidRPr="508CE4CD" w:rsidR="00A76BA8">
        <w:rPr>
          <w:rFonts w:ascii=".applesystemui" w:hAnsi=".applesystemui"/>
        </w:rPr>
        <w:t xml:space="preserve"> technology has made huge progress in understanding human language. The arrival of ChatGPT</w:t>
      </w:r>
      <w:r w:rsidRPr="508CE4CD" w:rsidR="00A76BA8">
        <w:rPr>
          <w:rFonts w:ascii=".applesystemui" w:hAnsi=".applesystemui"/>
        </w:rPr>
        <w:t>, in particular, marked</w:t>
      </w:r>
      <w:r w:rsidRPr="508CE4CD" w:rsidR="00A76BA8">
        <w:rPr>
          <w:rFonts w:ascii=".applesystemui" w:hAnsi=".applesystemui"/>
        </w:rPr>
        <w:t xml:space="preserve"> a huge leap forward in </w:t>
      </w:r>
      <w:r w:rsidRPr="508CE4CD" w:rsidR="00A76BA8">
        <w:rPr>
          <w:rFonts w:ascii=".applesystemui" w:hAnsi=".applesystemui"/>
          <w:color w:val="EE0000"/>
        </w:rPr>
        <w:t>machine language comprehension</w:t>
      </w:r>
      <w:r w:rsidRPr="508CE4CD" w:rsidR="00A76BA8">
        <w:rPr>
          <w:rFonts w:ascii=".applesystemui" w:hAnsi=".applesystemui"/>
        </w:rPr>
        <w:t xml:space="preserve">. It can not only chat freely with humans but also answer all sorts of complex questions. Surprisingly, the mechanism behind this powerful language ability is unexpectedly simple. This section will discuss the latest advancements in language understanding in </w:t>
      </w:r>
      <w:r w:rsidRPr="508CE4CD" w:rsidR="00220BDC">
        <w:rPr>
          <w:rFonts w:ascii=".applesystemui" w:hAnsi=".applesystemui"/>
          <w:color w:val="EE0000"/>
        </w:rPr>
        <w:t>Artificial Intelligence</w:t>
      </w:r>
      <w:r w:rsidRPr="508CE4CD" w:rsidR="00A76BA8">
        <w:rPr>
          <w:rFonts w:ascii=".applesystemui" w:hAnsi=".applesystemui"/>
        </w:rPr>
        <w:t>.</w:t>
      </w:r>
    </w:p>
    <w:p w:rsidRPr="00DC7E0C" w:rsidR="00A76BA8" w:rsidP="00A76BA8" w:rsidRDefault="00A76BA8" w14:paraId="5DAB70F0" w14:textId="77777777">
      <w:pPr>
        <w:rPr>
          <w:rFonts w:hint="eastAsia" w:ascii=".applesystemui" w:hAnsi=".applesystemui"/>
        </w:rPr>
      </w:pPr>
      <w:r w:rsidRPr="00DC7E0C">
        <w:rPr>
          <w:rFonts w:ascii=".applesystemui" w:hAnsi=".applesystemui"/>
          <w:b/>
          <w:bCs/>
        </w:rPr>
        <w:t>1. Language and Intelligence</w:t>
      </w:r>
    </w:p>
    <w:p w:rsidRPr="00DC7E0C" w:rsidR="00A76BA8" w:rsidP="00A76BA8" w:rsidRDefault="00A76BA8" w14:paraId="151880F4" w14:textId="60730703">
      <w:pPr>
        <w:rPr>
          <w:rFonts w:hint="eastAsia" w:ascii=".applesystemui" w:hAnsi=".applesystemui"/>
        </w:rPr>
      </w:pPr>
      <w:r w:rsidRPr="00DC7E0C">
        <w:rPr>
          <w:rFonts w:ascii=".applesystemui" w:hAnsi=".applesystemui"/>
        </w:rPr>
        <w:t xml:space="preserve">The definition and standards of </w:t>
      </w:r>
      <w:r w:rsidRPr="00DC7E0C" w:rsidR="00220BDC">
        <w:rPr>
          <w:rFonts w:ascii=".applesystemui" w:hAnsi=".applesystemui"/>
          <w:color w:val="EE0000"/>
        </w:rPr>
        <w:t>Artificial Intelligence</w:t>
      </w:r>
      <w:r w:rsidRPr="00DC7E0C">
        <w:rPr>
          <w:rFonts w:ascii=".applesystemui" w:hAnsi=".applesystemui"/>
        </w:rPr>
        <w:t xml:space="preserve"> have historically been hot topics for discussion among scientists and philosophers. The </w:t>
      </w:r>
      <w:r w:rsidRPr="00DC7E0C" w:rsidR="00220BDC">
        <w:rPr>
          <w:rFonts w:ascii=".applesystemui" w:hAnsi=".applesystemui"/>
          <w:color w:val="EE0000"/>
        </w:rPr>
        <w:t>Turing Test</w:t>
      </w:r>
      <w:r w:rsidRPr="00DC7E0C">
        <w:rPr>
          <w:rFonts w:ascii=".applesystemui" w:hAnsi=".applesystemui"/>
        </w:rPr>
        <w:t xml:space="preserve"> is one of the earliest and most famous standards for machine intelligence. In 1950, Alan Turing proposed the </w:t>
      </w:r>
      <w:r w:rsidRPr="00DC7E0C" w:rsidR="00220BDC">
        <w:rPr>
          <w:rFonts w:ascii=".applesystemui" w:hAnsi=".applesystemui"/>
          <w:color w:val="EE0000"/>
        </w:rPr>
        <w:t>Turing Test</w:t>
      </w:r>
      <w:r w:rsidRPr="00DC7E0C">
        <w:rPr>
          <w:rFonts w:ascii=".applesystemui" w:hAnsi=".applesystemui"/>
        </w:rPr>
        <w:t xml:space="preserve"> in his paper "Computing Machinery and Intelligence" to answer the question, "Can machines think?"</w:t>
      </w:r>
    </w:p>
    <w:p w:rsidRPr="00DC7E0C" w:rsidR="00A76BA8" w:rsidP="508CE4CD" w:rsidRDefault="00A76BA8" w14:paraId="6817DB58" w14:textId="0F14C43B">
      <w:pPr>
        <w:pStyle w:val="a"/>
        <w:suppressLineNumbers w:val="0"/>
        <w:bidi w:val="0"/>
        <w:spacing w:before="0" w:beforeAutospacing="off" w:after="160" w:afterAutospacing="off"/>
        <w:rPr>
          <w:rFonts w:ascii=".applesystemui" w:hAnsi=".applesystemui"/>
        </w:rPr>
      </w:pPr>
      <w:r w:rsidRPr="508CE4CD" w:rsidR="00A76BA8">
        <w:rPr>
          <w:rFonts w:ascii=".applesystemui" w:hAnsi=".applesystemui"/>
        </w:rPr>
        <w:t xml:space="preserve">The basic idea of the </w:t>
      </w:r>
      <w:r w:rsidRPr="508CE4CD" w:rsidR="00220BDC">
        <w:rPr>
          <w:rFonts w:ascii=".applesystemui" w:hAnsi=".applesystemui"/>
          <w:color w:val="EE0000"/>
        </w:rPr>
        <w:t>Turing Test</w:t>
      </w:r>
      <w:r w:rsidRPr="508CE4CD" w:rsidR="00A76BA8">
        <w:rPr>
          <w:rFonts w:ascii=".applesystemui" w:hAnsi=".applesystemui"/>
        </w:rPr>
        <w:t xml:space="preserve"> is this: if a machine can act so much like a human in a natural language conversation that the person on the other end </w:t>
      </w:r>
      <w:r w:rsidRPr="508CE4CD" w:rsidR="00A76BA8">
        <w:rPr>
          <w:rFonts w:ascii=".applesystemui" w:hAnsi=".applesystemui"/>
        </w:rPr>
        <w:t>can't</w:t>
      </w:r>
      <w:r w:rsidRPr="508CE4CD" w:rsidR="00A76BA8">
        <w:rPr>
          <w:rFonts w:ascii=".applesystemui" w:hAnsi=".applesystemui"/>
        </w:rPr>
        <w:t xml:space="preserve"> tell if </w:t>
      </w:r>
      <w:r w:rsidRPr="508CE4CD" w:rsidR="00A76BA8">
        <w:rPr>
          <w:rFonts w:ascii=".applesystemui" w:hAnsi=".applesystemui"/>
        </w:rPr>
        <w:t>they're</w:t>
      </w:r>
      <w:r w:rsidRPr="508CE4CD" w:rsidR="00A76BA8">
        <w:rPr>
          <w:rFonts w:ascii=".applesystemui" w:hAnsi=".applesystemui"/>
        </w:rPr>
        <w:t xml:space="preserve"> talking to a machine or a person, then we can consider the machine intelligent. The </w:t>
      </w:r>
      <w:r w:rsidRPr="508CE4CD" w:rsidR="00220BDC">
        <w:rPr>
          <w:rFonts w:ascii=".applesystemui" w:hAnsi=".applesystemui"/>
          <w:color w:val="EE0000"/>
        </w:rPr>
        <w:t>Turing Test</w:t>
      </w:r>
      <w:r w:rsidRPr="508CE4CD" w:rsidR="00A76BA8">
        <w:rPr>
          <w:rFonts w:ascii=".applesystemui" w:hAnsi=".applesystemui"/>
        </w:rPr>
        <w:t xml:space="preserve"> highlights how central language is to human intelligence, a view that seems very forward-thinking now. In fact, for </w:t>
      </w:r>
      <w:r w:rsidRPr="508CE4CD" w:rsidR="00A76BA8">
        <w:rPr>
          <w:rFonts w:ascii=".applesystemui" w:hAnsi=".applesystemui"/>
        </w:rPr>
        <w:t>a very long</w:t>
      </w:r>
      <w:r w:rsidRPr="508CE4CD" w:rsidR="00A76BA8">
        <w:rPr>
          <w:rFonts w:ascii=".applesystemui" w:hAnsi=".applesystemui"/>
        </w:rPr>
        <w:t xml:space="preserve"> time, only humans could develop complex language systems, which itself shows that understanding and generating language is a high-level intellectual activity. For </w:t>
      </w:r>
      <w:r w:rsidRPr="508CE4CD" w:rsidR="00220BDC">
        <w:rPr>
          <w:rFonts w:ascii=".applesystemui" w:hAnsi=".applesystemui"/>
          <w:color w:val="EE0000"/>
        </w:rPr>
        <w:t>Artificial Intelligence</w:t>
      </w:r>
      <w:r w:rsidRPr="508CE4CD" w:rsidR="00A76BA8">
        <w:rPr>
          <w:rFonts w:ascii=".applesystemui" w:hAnsi=".applesystemui"/>
        </w:rPr>
        <w:t>, understanding and mastering human language</w:t>
      </w:r>
      <w:del w:author="Rachel St. John" w:date="2025-08-11T04:55:03.142Z" w:id="1230056604">
        <w:r w:rsidRPr="508CE4CD" w:rsidDel="00A76BA8">
          <w:rPr>
            <w:rFonts w:ascii=".applesystemui" w:hAnsi=".applesystemui"/>
          </w:rPr>
          <w:delText xml:space="preserve"> not only</w:delText>
        </w:r>
      </w:del>
      <w:r w:rsidRPr="508CE4CD" w:rsidR="00A76BA8">
        <w:rPr>
          <w:rFonts w:ascii=".applesystemui" w:hAnsi=".applesystemui"/>
        </w:rPr>
        <w:t xml:space="preserve"> allows machines to communicate naturally with people, </w:t>
      </w:r>
      <w:del w:author="Rachel St. John" w:date="2025-08-11T04:55:08.887Z" w:id="612495101">
        <w:r w:rsidRPr="508CE4CD" w:rsidDel="00A76BA8">
          <w:rPr>
            <w:rFonts w:ascii=".applesystemui" w:hAnsi=".applesystemui"/>
          </w:rPr>
          <w:delText xml:space="preserve">but </w:delText>
        </w:r>
      </w:del>
      <w:ins w:author="Rachel St. John" w:date="2025-08-11T04:55:09.332Z" w:id="13828801">
        <w:r w:rsidRPr="508CE4CD" w:rsidR="4C5C63B0">
          <w:rPr>
            <w:rFonts w:ascii=".applesystemui" w:hAnsi=".applesystemui"/>
          </w:rPr>
          <w:t xml:space="preserve">and, </w:t>
        </w:r>
      </w:ins>
      <w:r w:rsidRPr="508CE4CD" w:rsidR="00A76BA8">
        <w:rPr>
          <w:rFonts w:ascii=".applesystemui" w:hAnsi=".applesystemui"/>
        </w:rPr>
        <w:t xml:space="preserve">more importantly, language carries </w:t>
      </w:r>
      <w:r w:rsidRPr="508CE4CD" w:rsidR="00A76BA8">
        <w:rPr>
          <w:rFonts w:ascii=".applesystemui" w:hAnsi=".applesystemui"/>
        </w:rPr>
        <w:t>all of</w:t>
      </w:r>
      <w:r w:rsidRPr="508CE4CD" w:rsidR="00A76BA8">
        <w:rPr>
          <w:rFonts w:ascii=".applesystemui" w:hAnsi=".applesystemui"/>
        </w:rPr>
        <w:t xml:space="preserve"> human knowledge </w:t>
      </w:r>
      <w:r w:rsidRPr="508CE4CD" w:rsidR="00A76BA8">
        <w:rPr>
          <w:rFonts w:ascii=".applesystemui" w:hAnsi=".applesystemui"/>
        </w:rPr>
        <w:t>and also</w:t>
      </w:r>
      <w:r w:rsidRPr="508CE4CD" w:rsidR="00A76BA8">
        <w:rPr>
          <w:rFonts w:ascii=".applesystemui" w:hAnsi=".applesystemui"/>
        </w:rPr>
        <w:t xml:space="preserve"> </w:t>
      </w:r>
      <w:r w:rsidRPr="508CE4CD" w:rsidR="00A76BA8">
        <w:rPr>
          <w:rFonts w:ascii=".applesystemui" w:hAnsi=".applesystemui"/>
        </w:rPr>
        <w:t>contains</w:t>
      </w:r>
      <w:r w:rsidRPr="508CE4CD" w:rsidR="00A76BA8">
        <w:rPr>
          <w:rFonts w:ascii=".applesystemui" w:hAnsi=".applesystemui"/>
        </w:rPr>
        <w:t xml:space="preserve"> the processes of human thought and creativity. Mastering the ability to use language means that a machine can access the knowledge that humans have </w:t>
      </w:r>
      <w:r w:rsidRPr="508CE4CD" w:rsidR="00A76BA8">
        <w:rPr>
          <w:rFonts w:ascii=".applesystemui" w:hAnsi=".applesystemui"/>
        </w:rPr>
        <w:t>accumulated and learn the ways humans think and create.</w:t>
      </w:r>
    </w:p>
    <w:p w:rsidRPr="00DC7E0C" w:rsidR="00A76BA8" w:rsidP="00A76BA8" w:rsidRDefault="00A76BA8" w14:paraId="76469C7A" w14:textId="4B71C5D3">
      <w:pPr>
        <w:rPr>
          <w:rFonts w:ascii=".applesystemui" w:hAnsi=".applesystemui"/>
        </w:rPr>
      </w:pPr>
      <w:r w:rsidRPr="508CE4CD" w:rsidR="00A76BA8">
        <w:rPr>
          <w:rFonts w:ascii=".applesystemui" w:hAnsi=".applesystemui"/>
        </w:rPr>
        <w:t xml:space="preserve">(1) Language as a Carrier of Knowledge: </w:t>
      </w:r>
      <w:r w:rsidRPr="508CE4CD" w:rsidR="00A76BA8">
        <w:rPr>
          <w:rFonts w:ascii=".applesystemui" w:hAnsi=".applesystemui"/>
        </w:rPr>
        <w:t>The vast majority of</w:t>
      </w:r>
      <w:r w:rsidRPr="508CE4CD" w:rsidR="00A76BA8">
        <w:rPr>
          <w:rFonts w:ascii=".applesystemui" w:hAnsi=".applesystemui"/>
        </w:rPr>
        <w:t xml:space="preserve"> human knowledge is passed down and preserved through language. From scientific papers to literary works, language records our understanding and exploration of the world. By understanding language, </w:t>
      </w:r>
      <w:r w:rsidRPr="508CE4CD" w:rsidR="00220BDC">
        <w:rPr>
          <w:rFonts w:ascii=".applesystemui" w:hAnsi=".applesystemui"/>
          <w:color w:val="EE0000"/>
        </w:rPr>
        <w:t>Artificial Intelligence</w:t>
      </w:r>
      <w:r w:rsidRPr="508CE4CD" w:rsidR="00A76BA8">
        <w:rPr>
          <w:rFonts w:ascii=".applesystemui" w:hAnsi=".applesystemui"/>
        </w:rPr>
        <w:t xml:space="preserve"> can access and use this knowledge. For example, an AI system can help doctors find the latest research and treatments by understanding and extracting knowledge from medical literature. It can also </w:t>
      </w:r>
      <w:r w:rsidRPr="508CE4CD" w:rsidR="00A76BA8">
        <w:rPr>
          <w:rFonts w:ascii=".applesystemui" w:hAnsi=".applesystemui"/>
        </w:rPr>
        <w:t>assist</w:t>
      </w:r>
      <w:r w:rsidRPr="508CE4CD" w:rsidR="00A76BA8">
        <w:rPr>
          <w:rFonts w:ascii=".applesystemui" w:hAnsi=".applesystemui"/>
        </w:rPr>
        <w:t xml:space="preserve"> lawyers with case analysis by analyzing legal texts and </w:t>
      </w:r>
      <w:del w:author="Rachel St. John" w:date="2025-08-11T04:56:02.223Z" w:id="1881290654">
        <w:r w:rsidRPr="508CE4CD" w:rsidDel="00A76BA8">
          <w:rPr>
            <w:rFonts w:ascii=".applesystemui" w:hAnsi=".applesystemui"/>
          </w:rPr>
          <w:delText xml:space="preserve">past </w:delText>
        </w:r>
      </w:del>
      <w:r w:rsidRPr="508CE4CD" w:rsidR="00A76BA8">
        <w:rPr>
          <w:rFonts w:ascii=".applesystemui" w:hAnsi=".applesystemui"/>
        </w:rPr>
        <w:t>precedents.</w:t>
      </w:r>
    </w:p>
    <w:p w:rsidRPr="00DC7E0C" w:rsidR="00A76BA8" w:rsidP="00A76BA8" w:rsidRDefault="00A76BA8" w14:paraId="0DEDE88A" w14:textId="77777777">
      <w:pPr>
        <w:rPr>
          <w:rFonts w:hint="eastAsia" w:ascii=".applesystemui" w:hAnsi=".applesystemui"/>
        </w:rPr>
      </w:pPr>
      <w:r w:rsidRPr="00DC7E0C">
        <w:rPr>
          <w:rFonts w:ascii=".applesystemui" w:hAnsi=".applesystemui"/>
        </w:rPr>
        <w:t xml:space="preserve">(2) </w:t>
      </w:r>
      <w:r w:rsidRPr="0052779C">
        <w:rPr>
          <w:rFonts w:ascii=".applesystemui" w:hAnsi=".applesystemui"/>
          <w:color w:val="EE0000"/>
        </w:rPr>
        <w:t>Abstract Thinking</w:t>
      </w:r>
      <w:r w:rsidRPr="00DC7E0C">
        <w:rPr>
          <w:rFonts w:ascii=".applesystemui" w:hAnsi=".applesystemui"/>
        </w:rPr>
        <w:t xml:space="preserve"> </w:t>
      </w:r>
      <w:r w:rsidRPr="0052779C">
        <w:rPr>
          <w:rFonts w:ascii=".applesystemui" w:hAnsi=".applesystemui"/>
          <w:color w:val="EE0000"/>
        </w:rPr>
        <w:t>and Reasoning</w:t>
      </w:r>
      <w:r w:rsidRPr="00DC7E0C">
        <w:rPr>
          <w:rFonts w:ascii=".applesystemui" w:hAnsi=".applesystemui"/>
        </w:rPr>
        <w:t xml:space="preserve">: Using language involves complex </w:t>
      </w:r>
      <w:r w:rsidRPr="00D2046C">
        <w:rPr>
          <w:rFonts w:ascii=".applesystemui" w:hAnsi=".applesystemui"/>
          <w:color w:val="EE0000"/>
        </w:rPr>
        <w:t>abstract thinking</w:t>
      </w:r>
      <w:r w:rsidRPr="00DC7E0C">
        <w:rPr>
          <w:rFonts w:ascii=".applesystemui" w:hAnsi=".applesystemui"/>
        </w:rPr>
        <w:t xml:space="preserve"> and reasoning. Knowledge in fields like philosophy, mathematics, and natural science is expressed through language, involving highly abstract concepts and logical reasoning. By understanding these language contents, AI systems can learn these ways of reasoning and, in turn, learn to reason like humans. For instance, the reasoning abilities shown by GPT might come from the fact that its training data included similar reasoning methods and processes.</w:t>
      </w:r>
    </w:p>
    <w:p w:rsidRPr="00DC7E0C" w:rsidR="00A76BA8" w:rsidP="00A76BA8" w:rsidRDefault="00A76BA8" w14:paraId="7AFE9F1E" w14:textId="4224494B">
      <w:pPr>
        <w:rPr>
          <w:rFonts w:hint="eastAsia" w:ascii=".applesystemui" w:hAnsi=".applesystemui"/>
        </w:rPr>
      </w:pPr>
      <w:r w:rsidRPr="00DC7E0C">
        <w:rPr>
          <w:rFonts w:ascii=".applesystemui" w:hAnsi=".applesystemui"/>
        </w:rPr>
        <w:t xml:space="preserve">(3) A </w:t>
      </w:r>
      <w:r w:rsidRPr="00D2046C">
        <w:rPr>
          <w:rFonts w:ascii=".applesystemui" w:hAnsi=".applesystemui"/>
          <w:color w:val="EE0000"/>
        </w:rPr>
        <w:t>Manifestation of Creativity</w:t>
      </w:r>
      <w:r w:rsidRPr="00DC7E0C">
        <w:rPr>
          <w:rFonts w:ascii=".applesystemui" w:hAnsi=".applesystemui"/>
        </w:rPr>
        <w:t xml:space="preserve">: Language is an important medium for human creative expression, which is especially visible in literature like poetry, novels, and plays. By learning and mastering human language, AI can gain similar abilities to engage in artistic creation, generating new stories, poems, or musical pieces. The abilities that </w:t>
      </w:r>
      <w:r w:rsidRPr="00DC7E0C" w:rsidR="00220BDC">
        <w:rPr>
          <w:rFonts w:ascii=".applesystemui" w:hAnsi=".applesystemui"/>
          <w:color w:val="EE0000"/>
        </w:rPr>
        <w:t>Artificial Intelligence</w:t>
      </w:r>
      <w:r w:rsidRPr="00DC7E0C">
        <w:rPr>
          <w:rFonts w:ascii=".applesystemui" w:hAnsi=".applesystemui"/>
        </w:rPr>
        <w:t xml:space="preserve"> currently shows in the arts have already fully proven this point.</w:t>
      </w:r>
    </w:p>
    <w:p w:rsidRPr="00DC7E0C" w:rsidR="00A76BA8" w:rsidP="00A76BA8" w:rsidRDefault="00A76BA8" w14:paraId="152B2974" w14:textId="5EE8475B">
      <w:pPr>
        <w:rPr>
          <w:rFonts w:ascii=".applesystemui" w:hAnsi=".applesystemui"/>
        </w:rPr>
      </w:pPr>
      <w:r w:rsidRPr="508CE4CD" w:rsidR="00A76BA8">
        <w:rPr>
          <w:rFonts w:ascii=".applesystemui" w:hAnsi=".applesystemui"/>
        </w:rPr>
        <w:t xml:space="preserve">You could also say that if a machine can understand and use language, </w:t>
      </w:r>
      <w:r w:rsidRPr="508CE4CD" w:rsidR="00221B7C">
        <w:rPr>
          <w:rFonts w:ascii=".applesystemui" w:hAnsi=".applesystemui"/>
          <w:color w:val="7030A0"/>
        </w:rPr>
        <w:t>it is as if it has broken through a barrier</w:t>
      </w:r>
      <w:r w:rsidRPr="508CE4CD" w:rsidR="00A76BA8">
        <w:rPr>
          <w:rFonts w:ascii=".applesystemui" w:hAnsi=".applesystemui"/>
        </w:rPr>
        <w:t>. From then on, the machine can understand and use the knowledge that humans have accumulated over a long time, and as a result,</w:t>
      </w:r>
      <w:ins w:author="Rachel St. John" w:date="2025-08-11T04:57:43.003Z" w:id="706791251">
        <w:r w:rsidRPr="508CE4CD" w:rsidR="7B06EAE0">
          <w:rPr>
            <w:rFonts w:ascii=".applesystemui" w:hAnsi=".applesystemui"/>
          </w:rPr>
          <w:t xml:space="preserve"> </w:t>
        </w:r>
        <w:r w:rsidRPr="508CE4CD" w:rsidR="7B06EAE0">
          <w:rPr>
            <w:rFonts w:ascii=".applesystemui" w:hAnsi=".applesystemui"/>
          </w:rPr>
          <w:t>it</w:t>
        </w:r>
        <w:r w:rsidRPr="508CE4CD" w:rsidR="7B06EAE0">
          <w:rPr>
            <w:rFonts w:ascii=".applesystemui" w:hAnsi=".applesystemui"/>
          </w:rPr>
          <w:t xml:space="preserve"> can</w:t>
        </w:r>
      </w:ins>
      <w:r w:rsidRPr="508CE4CD" w:rsidR="00A76BA8">
        <w:rPr>
          <w:rFonts w:ascii=".applesystemui" w:hAnsi=".applesystemui"/>
        </w:rPr>
        <w:t xml:space="preserve"> </w:t>
      </w:r>
      <w:r w:rsidRPr="508CE4CD" w:rsidR="00A76BA8">
        <w:rPr>
          <w:rFonts w:ascii=".applesystemui" w:hAnsi=".applesystemui"/>
        </w:rPr>
        <w:t>show</w:t>
      </w:r>
      <w:r w:rsidRPr="508CE4CD" w:rsidR="00A76BA8">
        <w:rPr>
          <w:rFonts w:ascii=".applesystemui" w:hAnsi=".applesystemui"/>
        </w:rPr>
        <w:t xml:space="preserve"> remarkable intelligence. This is precisely why </w:t>
      </w:r>
      <w:r w:rsidRPr="508CE4CD" w:rsidR="00A76BA8">
        <w:rPr>
          <w:rFonts w:ascii=".applesystemui" w:hAnsi=".applesystemui"/>
        </w:rPr>
        <w:t>ChatGPT</w:t>
      </w:r>
      <w:r w:rsidRPr="508CE4CD" w:rsidR="00A76BA8">
        <w:rPr>
          <w:rFonts w:ascii=".applesystemui" w:hAnsi=".applesystemui"/>
        </w:rPr>
        <w:t xml:space="preserve"> and other </w:t>
      </w:r>
      <w:r w:rsidRPr="508CE4CD" w:rsidR="00220BDC">
        <w:rPr>
          <w:rFonts w:ascii=".applesystemui" w:hAnsi=".applesystemui"/>
          <w:color w:val="EE0000"/>
        </w:rPr>
        <w:t>Large Language Models</w:t>
      </w:r>
      <w:r w:rsidRPr="508CE4CD" w:rsidR="00A76BA8">
        <w:rPr>
          <w:rFonts w:ascii=".applesystemui" w:hAnsi=".applesystemui"/>
        </w:rPr>
        <w:t xml:space="preserve"> have such powerful abilities.</w:t>
      </w:r>
    </w:p>
    <w:p w:rsidRPr="00DC7E0C" w:rsidR="00A76BA8" w:rsidP="00A76BA8" w:rsidRDefault="00A76BA8" w14:paraId="33E1FBD1" w14:textId="77777777">
      <w:pPr>
        <w:rPr>
          <w:rFonts w:hint="eastAsia" w:ascii=".applesystemui" w:hAnsi=".applesystemui"/>
        </w:rPr>
      </w:pPr>
      <w:r w:rsidRPr="00DC7E0C">
        <w:rPr>
          <w:rFonts w:ascii=".applesystemui" w:hAnsi=".applesystemui"/>
          <w:b/>
          <w:bCs/>
        </w:rPr>
        <w:t>2. The Secret of Language</w:t>
      </w:r>
    </w:p>
    <w:p w:rsidRPr="00DC7E0C" w:rsidR="00A76BA8" w:rsidP="00A76BA8" w:rsidRDefault="00A76BA8" w14:paraId="7F864EFF" w14:textId="77777777">
      <w:pPr>
        <w:rPr>
          <w:rFonts w:hint="eastAsia" w:ascii=".applesystemui" w:hAnsi=".applesystemui"/>
        </w:rPr>
      </w:pPr>
      <w:r w:rsidRPr="00DC7E0C">
        <w:rPr>
          <w:rFonts w:ascii=".applesystemui" w:hAnsi=".applesystemui"/>
        </w:rPr>
        <w:t xml:space="preserve">Human language has clear patterns. These patterns include both grammatical rules and semantic rules. Grammar rules address "how to say" a sentence, making sure the sentence structure is correct. Semantic rules address "what to say" in a sentence, making sure its meaning is logical. In the past, people hoped to understand language by building sets of grammar and </w:t>
      </w:r>
      <w:r w:rsidRPr="00D2046C">
        <w:rPr>
          <w:rFonts w:ascii=".applesystemui" w:hAnsi=".applesystemui"/>
          <w:color w:val="EE0000"/>
        </w:rPr>
        <w:t>semantic rule</w:t>
      </w:r>
      <w:r w:rsidRPr="00DC7E0C">
        <w:rPr>
          <w:rFonts w:ascii=".applesystemui" w:hAnsi=".applesystemui"/>
        </w:rPr>
        <w:t>s, but this had very limited success. Later, people discovered that the connections between words are a better representation of language patterns. Whether a sentence seems reasonable mainly depends on whether the word combinations in it are normal.</w:t>
      </w:r>
    </w:p>
    <w:p w:rsidRPr="00DC7E0C" w:rsidR="00A76BA8" w:rsidP="00A76BA8" w:rsidRDefault="00A76BA8" w14:paraId="5E91972D" w14:textId="77777777">
      <w:pPr>
        <w:rPr>
          <w:rFonts w:hint="eastAsia" w:ascii=".applesystemui" w:hAnsi=".applesystemui"/>
        </w:rPr>
      </w:pPr>
      <w:r w:rsidRPr="00DC7E0C">
        <w:rPr>
          <w:rFonts w:ascii=".applesystemui" w:hAnsi=".applesystemui"/>
        </w:rPr>
        <w:t xml:space="preserve">For example, "I watch TV" is reasonable because "I" and "watch" often appear together, </w:t>
      </w:r>
      <w:r w:rsidRPr="00DC7E0C">
        <w:rPr>
          <w:rFonts w:ascii=".applesystemui" w:hAnsi=".applesystemui"/>
        </w:rPr>
        <w:lastRenderedPageBreak/>
        <w:t>and so do "watch" and "TV." In contrast, "I eat TV" or "I hit TV" are not very reasonable, because in everyday language use, "eat" and "hit" rarely form a sensible semantic pairing with the word "TV," which violates the patterns of association between words in language.</w:t>
      </w:r>
    </w:p>
    <w:p w:rsidRPr="00DC7E0C" w:rsidR="00A76BA8" w:rsidP="00A76BA8" w:rsidRDefault="00A76BA8" w14:paraId="12619402" w14:textId="77777777">
      <w:pPr>
        <w:rPr>
          <w:rFonts w:hint="eastAsia" w:ascii=".applesystemui" w:hAnsi=".applesystemui"/>
        </w:rPr>
      </w:pPr>
      <w:r w:rsidRPr="00DC7E0C">
        <w:rPr>
          <w:rFonts w:ascii=".applesystemui" w:hAnsi=".applesystemui"/>
        </w:rPr>
        <w:t>"</w:t>
      </w:r>
      <w:r w:rsidRPr="00D2046C">
        <w:rPr>
          <w:rFonts w:ascii=".applesystemui" w:hAnsi=".applesystemui"/>
          <w:i/>
          <w:iCs/>
          <w:color w:val="EE0000"/>
        </w:rPr>
        <w:t>What is commonly said is what is reasonable</w:t>
      </w:r>
      <w:r w:rsidRPr="00DC7E0C">
        <w:rPr>
          <w:rFonts w:ascii=".applesystemui" w:hAnsi=".applesystemui"/>
        </w:rPr>
        <w:t>." This is an important conclusion and the biggest secret of language. With this idea, we can understand and generate language based on the relationships between words that come before and after each other. Take the sentence, "Mom went to the farmers' market and bought us apples." The word "apples" might be unclear at first—we don't know if it means the fruit or an Apple phone. But because the sentence has the phrase "farmers' market," we know the "apple" in the sentence must be the kind you can eat.</w:t>
      </w:r>
    </w:p>
    <w:p w:rsidRPr="00DC7E0C" w:rsidR="00A76BA8" w:rsidP="00A76BA8" w:rsidRDefault="00A76BA8" w14:paraId="4477D177" w14:textId="77777777">
      <w:pPr>
        <w:rPr>
          <w:rFonts w:hint="eastAsia" w:ascii=".applesystemui" w:hAnsi=".applesystemui"/>
        </w:rPr>
      </w:pPr>
      <w:r w:rsidRPr="00DC7E0C">
        <w:rPr>
          <w:rFonts w:ascii=".applesystemui" w:hAnsi=".applesystemui"/>
        </w:rPr>
        <w:t>Let's try another example, a fill-in-the-blank question.</w:t>
      </w:r>
    </w:p>
    <w:p w:rsidRPr="00DC7E0C" w:rsidR="00A76BA8" w:rsidP="00A76BA8" w:rsidRDefault="00A76BA8" w14:paraId="43AB99AC" w14:textId="77777777">
      <w:pPr>
        <w:rPr>
          <w:rFonts w:hint="eastAsia" w:ascii=".applesystemui" w:hAnsi=".applesystemui"/>
        </w:rPr>
      </w:pPr>
      <w:r w:rsidRPr="00DC7E0C">
        <w:rPr>
          <w:rFonts w:ascii=".applesystemui" w:hAnsi=".applesystemui"/>
        </w:rPr>
        <w:t>Mom went to the farmers' market and bought us ( ).</w:t>
      </w:r>
    </w:p>
    <w:p w:rsidRPr="00DC7E0C" w:rsidR="00A76BA8" w:rsidP="00A76BA8" w:rsidRDefault="00A76BA8" w14:paraId="2933345A" w14:textId="77777777">
      <w:pPr>
        <w:rPr>
          <w:rFonts w:hint="eastAsia" w:ascii=".applesystemui" w:hAnsi=".applesystemui"/>
        </w:rPr>
      </w:pPr>
      <w:r w:rsidRPr="00DC7E0C">
        <w:rPr>
          <w:rFonts w:ascii=".applesystemui" w:hAnsi=".applesystemui"/>
        </w:rPr>
        <w:t>A. the sun</w:t>
      </w:r>
    </w:p>
    <w:p w:rsidRPr="00DC7E0C" w:rsidR="00A76BA8" w:rsidP="00A76BA8" w:rsidRDefault="00A76BA8" w14:paraId="2C6C2482" w14:textId="77777777">
      <w:pPr>
        <w:rPr>
          <w:rFonts w:hint="eastAsia" w:ascii=".applesystemui" w:hAnsi=".applesystemui"/>
        </w:rPr>
      </w:pPr>
      <w:r w:rsidRPr="00DC7E0C">
        <w:rPr>
          <w:rFonts w:ascii=".applesystemui" w:hAnsi=".applesystemui"/>
        </w:rPr>
        <w:t>B. a kite</w:t>
      </w:r>
    </w:p>
    <w:p w:rsidRPr="00DC7E0C" w:rsidR="00A76BA8" w:rsidP="00A76BA8" w:rsidRDefault="00A76BA8" w14:paraId="4BC15176" w14:textId="77777777">
      <w:pPr>
        <w:rPr>
          <w:rFonts w:hint="eastAsia" w:ascii=".applesystemui" w:hAnsi=".applesystemui"/>
        </w:rPr>
      </w:pPr>
      <w:r w:rsidRPr="00DC7E0C">
        <w:rPr>
          <w:rFonts w:ascii=".applesystemui" w:hAnsi=".applesystemui"/>
        </w:rPr>
        <w:t>C. apples</w:t>
      </w:r>
    </w:p>
    <w:p w:rsidRPr="00DC7E0C" w:rsidR="00A76BA8" w:rsidP="00A76BA8" w:rsidRDefault="00A76BA8" w14:paraId="525F0B96" w14:textId="77777777">
      <w:pPr>
        <w:rPr>
          <w:rFonts w:hint="eastAsia" w:ascii=".applesystemui" w:hAnsi=".applesystemui"/>
        </w:rPr>
      </w:pPr>
      <w:r w:rsidRPr="00DC7E0C">
        <w:rPr>
          <w:rFonts w:ascii=".applesystemui" w:hAnsi=".applesystemui"/>
        </w:rPr>
        <w:t>D. a state of confusion</w:t>
      </w:r>
    </w:p>
    <w:p w:rsidRPr="00DC7E0C" w:rsidR="00A76BA8" w:rsidP="00A76BA8" w:rsidRDefault="00A76BA8" w14:paraId="234C4CAA" w14:textId="77777777">
      <w:pPr>
        <w:rPr>
          <w:rFonts w:hint="eastAsia" w:ascii=".applesystemui" w:hAnsi=".applesystemui"/>
        </w:rPr>
      </w:pPr>
      <w:r w:rsidRPr="00DC7E0C">
        <w:rPr>
          <w:rFonts w:ascii=".applesystemui" w:hAnsi=".applesystemui"/>
        </w:rPr>
        <w:t>Without a doubt, everyone would choose C. Although it's very simple, if you continue to fill in words one by one according to this rule, you will generate a complete sentence, a reasonable paragraph, and a decent article. This is the secret of language generation.</w:t>
      </w:r>
    </w:p>
    <w:p w:rsidRPr="00DC7E0C" w:rsidR="00A76BA8" w:rsidP="00A76BA8" w:rsidRDefault="00A76BA8" w14:paraId="4125E110" w14:textId="77777777">
      <w:pPr>
        <w:rPr>
          <w:rFonts w:hint="eastAsia" w:ascii=".applesystemui" w:hAnsi=".applesystemui"/>
        </w:rPr>
      </w:pPr>
      <w:r w:rsidRPr="00DC7E0C">
        <w:rPr>
          <w:rFonts w:ascii=".applesystemui" w:hAnsi=".applesystemui"/>
          <w:b/>
          <w:bCs/>
        </w:rPr>
        <w:t>3. Large Language Models</w:t>
      </w:r>
    </w:p>
    <w:p w:rsidRPr="00DC7E0C" w:rsidR="00A76BA8" w:rsidP="00A76BA8" w:rsidRDefault="00A76BA8" w14:paraId="6537EB57" w14:textId="3A599C6A">
      <w:pPr>
        <w:rPr>
          <w:rFonts w:hint="eastAsia" w:ascii=".applesystemui" w:hAnsi=".applesystemui"/>
        </w:rPr>
      </w:pPr>
      <w:r w:rsidRPr="00DC7E0C">
        <w:rPr>
          <w:rFonts w:ascii=".applesystemui" w:hAnsi=".applesystemui"/>
        </w:rPr>
        <w:t xml:space="preserve">A model that predicts the next word based on a sequence of previous words is called a </w:t>
      </w:r>
      <w:r w:rsidRPr="00DC7E0C" w:rsidR="00220BDC">
        <w:rPr>
          <w:rFonts w:ascii=".applesystemui" w:hAnsi=".applesystemui"/>
          <w:color w:val="EE0000"/>
        </w:rPr>
        <w:t>Language Model</w:t>
      </w:r>
      <w:r w:rsidRPr="00DC7E0C">
        <w:rPr>
          <w:rFonts w:ascii=".applesystemui" w:hAnsi=".applesystemui"/>
        </w:rPr>
        <w:t xml:space="preserve">. The concept of a </w:t>
      </w:r>
      <w:r w:rsidRPr="00DC7E0C" w:rsidR="00220BDC">
        <w:rPr>
          <w:rFonts w:ascii=".applesystemui" w:hAnsi=".applesystemui"/>
          <w:color w:val="EE0000"/>
        </w:rPr>
        <w:t>Language Model</w:t>
      </w:r>
      <w:r w:rsidRPr="00DC7E0C">
        <w:rPr>
          <w:rFonts w:ascii=".applesystemui" w:hAnsi=".applesystemui"/>
        </w:rPr>
        <w:t xml:space="preserve"> has been around for a while. For example, your phone's keyboard suggests the next possible word based on the part of the sentence you've typed—this is the simplest form of a </w:t>
      </w:r>
      <w:r w:rsidRPr="00DC7E0C" w:rsidR="00220BDC">
        <w:rPr>
          <w:rFonts w:ascii=".applesystemui" w:hAnsi=".applesystemui"/>
          <w:color w:val="EE0000"/>
        </w:rPr>
        <w:t>Language Model</w:t>
      </w:r>
      <w:r w:rsidRPr="00DC7E0C">
        <w:rPr>
          <w:rFonts w:ascii=".applesystemui" w:hAnsi=".applesystemui"/>
        </w:rPr>
        <w:t xml:space="preserve">. However, traditional </w:t>
      </w:r>
      <w:r w:rsidRPr="00DC7E0C" w:rsidR="00220BDC">
        <w:rPr>
          <w:rFonts w:ascii=".applesystemui" w:hAnsi=".applesystemui"/>
          <w:color w:val="EE0000"/>
        </w:rPr>
        <w:t>Language Models</w:t>
      </w:r>
      <w:r w:rsidRPr="00DC7E0C">
        <w:rPr>
          <w:rFonts w:ascii=".applesystemui" w:hAnsi=".applesystemui"/>
        </w:rPr>
        <w:t xml:space="preserve"> could only see a history of no more than 10 words and couldn't generate fluent sentences.</w:t>
      </w:r>
    </w:p>
    <w:p w:rsidRPr="00DC7E0C" w:rsidR="00A76BA8" w:rsidP="00A76BA8" w:rsidRDefault="00A76BA8" w14:paraId="2D4C6237" w14:textId="0B2D914D">
      <w:pPr>
        <w:rPr>
          <w:rFonts w:hint="eastAsia" w:ascii=".applesystemui" w:hAnsi=".applesystemui"/>
        </w:rPr>
      </w:pPr>
      <w:r w:rsidRPr="00DC7E0C">
        <w:rPr>
          <w:rFonts w:ascii=".applesystemui" w:hAnsi=".applesystemui"/>
        </w:rPr>
        <w:t xml:space="preserve">In 2019, researchers at OpenAI discovered that using a </w:t>
      </w:r>
      <w:r w:rsidRPr="00310927">
        <w:rPr>
          <w:rFonts w:ascii=".applesystemui" w:hAnsi=".applesystemui"/>
          <w:color w:val="EE0000"/>
        </w:rPr>
        <w:t>neural network</w:t>
      </w:r>
      <w:r w:rsidRPr="00DC7E0C">
        <w:rPr>
          <w:rFonts w:ascii=".applesystemui" w:hAnsi=".applesystemui"/>
        </w:rPr>
        <w:t xml:space="preserve"> structure called a </w:t>
      </w:r>
      <w:r w:rsidRPr="00DC7E0C" w:rsidR="00220BDC">
        <w:rPr>
          <w:rFonts w:ascii=".applesystemui" w:hAnsi=".applesystemui"/>
          <w:color w:val="EE0000"/>
        </w:rPr>
        <w:t>Transformer</w:t>
      </w:r>
      <w:r w:rsidRPr="00DC7E0C">
        <w:rPr>
          <w:rFonts w:ascii=".applesystemui" w:hAnsi=".applesystemui"/>
        </w:rPr>
        <w:t xml:space="preserve"> could retain much longer historical information. This allowed </w:t>
      </w:r>
      <w:r w:rsidRPr="00DC7E0C" w:rsidR="00220BDC">
        <w:rPr>
          <w:rFonts w:ascii=".applesystemui" w:hAnsi=".applesystemui"/>
          <w:color w:val="EE0000"/>
        </w:rPr>
        <w:t>Language Models</w:t>
      </w:r>
      <w:r w:rsidRPr="00DC7E0C">
        <w:rPr>
          <w:rFonts w:ascii=".applesystemui" w:hAnsi=".applesystemui"/>
        </w:rPr>
        <w:t xml:space="preserve"> to show powerful capabilities, generating fluent sentences and paragraphs. They named this powerful </w:t>
      </w:r>
      <w:r w:rsidRPr="00310927">
        <w:rPr>
          <w:rFonts w:ascii=".applesystemui" w:hAnsi=".applesystemui"/>
          <w:color w:val="EE0000"/>
        </w:rPr>
        <w:t>generati</w:t>
      </w:r>
      <w:r w:rsidRPr="00310927" w:rsidR="00310927">
        <w:rPr>
          <w:rFonts w:hint="eastAsia" w:ascii=".applesystemui" w:hAnsi=".applesystemui"/>
          <w:color w:val="EE0000"/>
        </w:rPr>
        <w:t>ve</w:t>
      </w:r>
      <w:r w:rsidRPr="00310927">
        <w:rPr>
          <w:rFonts w:ascii=".applesystemui" w:hAnsi=".applesystemui"/>
          <w:color w:val="EE0000"/>
        </w:rPr>
        <w:t xml:space="preserve"> model</w:t>
      </w:r>
      <w:r w:rsidRPr="00DC7E0C">
        <w:rPr>
          <w:rFonts w:ascii=".applesystemui" w:hAnsi=".applesystemui"/>
        </w:rPr>
        <w:t xml:space="preserve"> GPT. Here is a fictional paragraph generated by GPT:</w:t>
      </w:r>
    </w:p>
    <w:p w:rsidRPr="00310927" w:rsidR="00A76BA8" w:rsidP="00A76BA8" w:rsidRDefault="00A76BA8" w14:paraId="6660AA40" w14:textId="77777777">
      <w:pPr>
        <w:rPr>
          <w:rFonts w:hint="eastAsia" w:ascii=".applesystemui" w:hAnsi=".applesystemui"/>
          <w:i/>
          <w:iCs/>
        </w:rPr>
      </w:pPr>
      <w:r w:rsidRPr="00310927">
        <w:rPr>
          <w:rFonts w:ascii=".applesystemui" w:hAnsi=".applesystemui"/>
          <w:i/>
          <w:iCs/>
        </w:rPr>
        <w:t xml:space="preserve">One day, where the heavens and the human world meet, the clouds swirled and the winds </w:t>
      </w:r>
      <w:r w:rsidRPr="00310927">
        <w:rPr>
          <w:rFonts w:ascii=".applesystemui" w:hAnsi=".applesystemui"/>
          <w:i/>
          <w:iCs/>
        </w:rPr>
        <w:lastRenderedPageBreak/>
        <w:t>changed suddenly. Sun Wukong and Li Kui happened to meet on a desolate ancient battlefield. This field had witnessed the clashes of countless ancient heroes, and today it was set to host another epic duel. Sun Wukong swung his Ruyi Jingu Bang with immense force, and thunder roared across the sky. His eyes sparkled with the thrill of battle, for he knew Li Kui was immensely strong and no ordinary foe. And Li Kui, holding his twin axes, with his burly frame and a wild glint in his eyes, was both surprised and excited by Sun Wukong's appearance. This was the challenge he had been waiting for.</w:t>
      </w:r>
    </w:p>
    <w:p w:rsidRPr="00DC7E0C" w:rsidR="00A76BA8" w:rsidP="00A76BA8" w:rsidRDefault="00A76BA8" w14:paraId="25704406" w14:textId="22A0F443">
      <w:pPr>
        <w:rPr>
          <w:rFonts w:ascii=".applesystemui" w:hAnsi=".applesystemui"/>
        </w:rPr>
      </w:pPr>
      <w:del w:author="Rachel St. John" w:date="2025-08-11T05:00:44.663Z" w:id="1774543155">
        <w:r w:rsidRPr="508CE4CD" w:rsidDel="00A76BA8">
          <w:rPr>
            <w:rFonts w:ascii=".applesystemui" w:hAnsi=".applesystemui"/>
          </w:rPr>
          <w:delText xml:space="preserve">Not only that, but the </w:delText>
        </w:r>
      </w:del>
      <w:r w:rsidRPr="508CE4CD" w:rsidR="00A76BA8">
        <w:rPr>
          <w:rFonts w:ascii=".applesystemui" w:hAnsi=".applesystemui"/>
        </w:rPr>
        <w:t>OpenAI</w:t>
      </w:r>
      <w:r w:rsidRPr="508CE4CD" w:rsidR="00A76BA8">
        <w:rPr>
          <w:rFonts w:ascii=".applesystemui" w:hAnsi=".applesystemui"/>
        </w:rPr>
        <w:t xml:space="preserve"> researchers also found that GPT could not only </w:t>
      </w:r>
      <w:r w:rsidRPr="508CE4CD" w:rsidR="00A76BA8">
        <w:rPr>
          <w:rFonts w:ascii=".applesystemui" w:hAnsi=".applesystemui"/>
        </w:rPr>
        <w:t>write</w:t>
      </w:r>
      <w:r w:rsidRPr="508CE4CD" w:rsidR="00A76BA8">
        <w:rPr>
          <w:rFonts w:ascii=".applesystemui" w:hAnsi=".applesystemui"/>
        </w:rPr>
        <w:t xml:space="preserve"> articles and chat with people but also </w:t>
      </w:r>
      <w:r w:rsidRPr="508CE4CD" w:rsidR="00A76BA8">
        <w:rPr>
          <w:rFonts w:ascii=".applesystemui" w:hAnsi=".applesystemui"/>
        </w:rPr>
        <w:t>possessed</w:t>
      </w:r>
      <w:r w:rsidRPr="508CE4CD" w:rsidR="00A76BA8">
        <w:rPr>
          <w:rFonts w:ascii=".applesystemui" w:hAnsi=".applesystemui"/>
        </w:rPr>
        <w:t xml:space="preserve"> all sorts of powerful intelligence, </w:t>
      </w:r>
      <w:r w:rsidRPr="508CE4CD" w:rsidR="00221B7C">
        <w:rPr>
          <w:rFonts w:ascii=".applesystemui" w:hAnsi=".applesystemui"/>
          <w:color w:val="7030A0"/>
        </w:rPr>
        <w:t>as if it understood human language</w:t>
      </w:r>
      <w:r w:rsidRPr="508CE4CD" w:rsidR="00A76BA8">
        <w:rPr>
          <w:rFonts w:ascii=".applesystemui" w:hAnsi=".applesystemui"/>
        </w:rPr>
        <w:t xml:space="preserve">. For instance, you could ask it to summarize an article, </w:t>
      </w:r>
      <w:r w:rsidRPr="508CE4CD" w:rsidR="00A76BA8">
        <w:rPr>
          <w:rFonts w:ascii=".applesystemui" w:hAnsi=".applesystemui"/>
        </w:rPr>
        <w:t>write</w:t>
      </w:r>
      <w:r w:rsidRPr="508CE4CD" w:rsidR="00A76BA8">
        <w:rPr>
          <w:rFonts w:ascii=".applesystemui" w:hAnsi=".applesystemui"/>
        </w:rPr>
        <w:t xml:space="preserve"> a poem, or translate an English document. In November 2022, OpenAI released their latest GPT-3.5 model, naming it ChatGPT for the public. This model has 175 billion parameters and was trained on about 45 TB of text data (which was </w:t>
      </w:r>
      <w:r w:rsidRPr="508CE4CD" w:rsidR="00A76BA8">
        <w:rPr>
          <w:rFonts w:ascii=".applesystemui" w:hAnsi=".applesystemui"/>
          <w:color w:val="EE0000"/>
        </w:rPr>
        <w:t>cleaned</w:t>
      </w:r>
      <w:r w:rsidRPr="508CE4CD" w:rsidR="00A76BA8">
        <w:rPr>
          <w:rFonts w:ascii=".applesystemui" w:hAnsi=".applesystemui"/>
        </w:rPr>
        <w:t xml:space="preserve"> to about 570 GB of high-quality material). From this point on, </w:t>
      </w:r>
      <w:r w:rsidRPr="508CE4CD" w:rsidR="00220BDC">
        <w:rPr>
          <w:rFonts w:ascii=".applesystemui" w:hAnsi=".applesystemui"/>
          <w:color w:val="EE0000"/>
        </w:rPr>
        <w:t>Artificial Intelligence</w:t>
      </w:r>
      <w:r w:rsidRPr="508CE4CD" w:rsidR="00A76BA8">
        <w:rPr>
          <w:rFonts w:ascii=".applesystemui" w:hAnsi=".applesystemui"/>
        </w:rPr>
        <w:t xml:space="preserve"> entered the era of </w:t>
      </w:r>
      <w:r w:rsidRPr="508CE4CD" w:rsidR="00220BDC">
        <w:rPr>
          <w:rFonts w:ascii=".applesystemui" w:hAnsi=".applesystemui"/>
          <w:color w:val="EE0000"/>
        </w:rPr>
        <w:t>Large Language Models</w:t>
      </w:r>
      <w:r w:rsidRPr="508CE4CD" w:rsidR="00A76BA8">
        <w:rPr>
          <w:rFonts w:ascii=".applesystemui" w:hAnsi=".applesystemui"/>
        </w:rPr>
        <w:t>.</w:t>
      </w:r>
    </w:p>
    <w:p w:rsidRPr="00DC7E0C" w:rsidR="00A76BA8" w:rsidP="00A76BA8" w:rsidRDefault="00A76BA8" w14:paraId="5EEE6DCC" w14:textId="412CAA40">
      <w:pPr>
        <w:rPr>
          <w:rFonts w:hint="eastAsia" w:ascii=".applesystemui" w:hAnsi=".applesystemui"/>
        </w:rPr>
      </w:pPr>
      <w:r w:rsidRPr="00DC7E0C">
        <w:rPr>
          <w:rFonts w:ascii=".applesystemui" w:hAnsi=".applesystemui"/>
        </w:rPr>
        <w:t xml:space="preserve">The arrival of </w:t>
      </w:r>
      <w:r w:rsidRPr="00DC7E0C" w:rsidR="00220BDC">
        <w:rPr>
          <w:rFonts w:ascii=".applesystemui" w:hAnsi=".applesystemui"/>
          <w:color w:val="EE0000"/>
        </w:rPr>
        <w:t>Large Language Models</w:t>
      </w:r>
      <w:r w:rsidRPr="00DC7E0C">
        <w:rPr>
          <w:rFonts w:ascii=".applesystemui" w:hAnsi=".applesystemui"/>
        </w:rPr>
        <w:t xml:space="preserve"> has, in a stunning way, largely solved the problems of language understanding and generation that had puzzled the </w:t>
      </w:r>
      <w:r w:rsidRPr="00DC7E0C" w:rsidR="00220BDC">
        <w:rPr>
          <w:rFonts w:ascii=".applesystemui" w:hAnsi=".applesystemui"/>
          <w:color w:val="EE0000"/>
        </w:rPr>
        <w:t>Artificial Intelligence</w:t>
      </w:r>
      <w:r w:rsidRPr="00DC7E0C">
        <w:rPr>
          <w:rFonts w:ascii=".applesystemui" w:hAnsi=".applesystemui"/>
        </w:rPr>
        <w:t xml:space="preserve"> field for decades. </w:t>
      </w:r>
      <w:r w:rsidRPr="00DC7E0C" w:rsidR="00221B7C">
        <w:rPr>
          <w:rFonts w:ascii=".applesystemui" w:hAnsi=".applesystemui"/>
          <w:color w:val="7030A0"/>
        </w:rPr>
        <w:t>What is most exciting is that solving the problem of language understanding is equivalent to finding the key</w:t>
      </w:r>
      <w:r w:rsidRPr="00DC7E0C">
        <w:rPr>
          <w:rFonts w:ascii=".applesystemui" w:hAnsi=".applesystemui"/>
        </w:rPr>
        <w:t xml:space="preserve"> to machine learning and understanding the treasure trove of human knowledge, as well as the key to learning human ways of thinking. From then on, the intelligence of machines improved rapidly. They not only became assistants for people to look up knowledge but could also propose methods and ideas for solving problems. The various abilities we see in large models today all come from the large-scale learning and integration of knowledge it achieved after unlocking the ability to understand language.</w:t>
      </w:r>
    </w:p>
    <w:p w:rsidRPr="00DC7E0C" w:rsidR="00A76BA8" w:rsidP="00A76BA8" w:rsidRDefault="00A76BA8" w14:paraId="7BF72038" w14:textId="77777777">
      <w:pPr>
        <w:rPr>
          <w:rFonts w:hint="eastAsia" w:ascii=".applesystemui" w:hAnsi=".applesystemui"/>
        </w:rPr>
      </w:pPr>
      <w:r w:rsidRPr="00DC7E0C">
        <w:rPr>
          <w:rFonts w:ascii=".applesystemui" w:hAnsi=".applesystemui"/>
          <w:b/>
          <w:bCs/>
        </w:rPr>
        <w:t>4. The Dawn of Artificial General Intelligence</w:t>
      </w:r>
    </w:p>
    <w:p w:rsidRPr="00DC7E0C" w:rsidR="00A76BA8" w:rsidP="00A76BA8" w:rsidRDefault="00A76BA8" w14:paraId="529C00E0" w14:textId="511B8B76">
      <w:pPr>
        <w:rPr>
          <w:rFonts w:hint="eastAsia" w:ascii=".applesystemui" w:hAnsi=".applesystemui"/>
        </w:rPr>
      </w:pPr>
      <w:r w:rsidRPr="00DC7E0C">
        <w:rPr>
          <w:rFonts w:ascii=".applesystemui" w:hAnsi=".applesystemui"/>
        </w:rPr>
        <w:t xml:space="preserve">The breakthrough progress of </w:t>
      </w:r>
      <w:r w:rsidRPr="00DC7E0C" w:rsidR="00220BDC">
        <w:rPr>
          <w:rFonts w:ascii=".applesystemui" w:hAnsi=".applesystemui"/>
          <w:color w:val="EE0000"/>
        </w:rPr>
        <w:t>Large Language Models</w:t>
      </w:r>
      <w:r w:rsidRPr="00DC7E0C">
        <w:rPr>
          <w:rFonts w:ascii=".applesystemui" w:hAnsi=".applesystemui"/>
        </w:rPr>
        <w:t xml:space="preserve"> has provided a realistic path for the development of </w:t>
      </w:r>
      <w:r w:rsidRPr="00DC7E0C" w:rsidR="00220BDC">
        <w:rPr>
          <w:rFonts w:ascii=".applesystemui" w:hAnsi=".applesystemui"/>
          <w:color w:val="EE0000"/>
        </w:rPr>
        <w:t>Artificial General Intelligence</w:t>
      </w:r>
      <w:r w:rsidRPr="00DC7E0C">
        <w:rPr>
          <w:rFonts w:ascii=".applesystemui" w:hAnsi=".applesystemui"/>
        </w:rPr>
        <w:t xml:space="preserve">. This is because once </w:t>
      </w:r>
      <w:r w:rsidRPr="00DC7E0C" w:rsidR="00220BDC">
        <w:rPr>
          <w:rFonts w:ascii=".applesystemui" w:hAnsi=".applesystemui"/>
          <w:color w:val="EE0000"/>
        </w:rPr>
        <w:t>Artificial Intelligence</w:t>
      </w:r>
      <w:r w:rsidRPr="00DC7E0C">
        <w:rPr>
          <w:rFonts w:ascii=".applesystemui" w:hAnsi=".applesystemui"/>
        </w:rPr>
        <w:t xml:space="preserve"> understands and learns human language, it can learn and use human knowledge, becoming a scholar who knows everything. Furthermore, by understanding language, </w:t>
      </w:r>
      <w:r w:rsidRPr="00DC7E0C" w:rsidR="00220BDC">
        <w:rPr>
          <w:rFonts w:ascii=".applesystemui" w:hAnsi=".applesystemui"/>
          <w:color w:val="EE0000"/>
        </w:rPr>
        <w:t>Artificial Intelligence</w:t>
      </w:r>
      <w:r w:rsidRPr="00DC7E0C">
        <w:rPr>
          <w:rFonts w:ascii=".applesystemui" w:hAnsi=".applesystemui"/>
        </w:rPr>
        <w:t xml:space="preserve"> learns human ways of thinking and methods of reasoning, which allows it to complete all kinds of tasks that require thinking. This means that </w:t>
      </w:r>
      <w:r w:rsidRPr="00DC7E0C" w:rsidR="00220BDC">
        <w:rPr>
          <w:rFonts w:ascii=".applesystemui" w:hAnsi=".applesystemui"/>
          <w:color w:val="EE0000"/>
        </w:rPr>
        <w:t>Large Language Models</w:t>
      </w:r>
      <w:r w:rsidRPr="00DC7E0C">
        <w:rPr>
          <w:rFonts w:ascii=".applesystemui" w:hAnsi=".applesystemui"/>
        </w:rPr>
        <w:t xml:space="preserve"> might one day become a processing and control center similar to the human brain, playing a key role in handling all sorts of complex situations and thus pushing machine intelligence to new heights.</w:t>
      </w:r>
    </w:p>
    <w:p w:rsidRPr="00DC7E0C" w:rsidR="00A76BA8" w:rsidP="00A76BA8" w:rsidRDefault="00A76BA8" w14:paraId="45DA6705" w14:textId="303C2351">
      <w:pPr>
        <w:rPr>
          <w:rFonts w:hint="eastAsia" w:ascii=".applesystemui" w:hAnsi=".applesystemui"/>
        </w:rPr>
      </w:pPr>
      <w:r w:rsidRPr="00DC7E0C">
        <w:rPr>
          <w:rFonts w:ascii=".applesystemui" w:hAnsi=".applesystemui"/>
        </w:rPr>
        <w:t xml:space="preserve">It should be noted that we are still not completely clear on the specific ways </w:t>
      </w:r>
      <w:r w:rsidRPr="00DC7E0C" w:rsidR="00220BDC">
        <w:rPr>
          <w:rFonts w:ascii=".applesystemui" w:hAnsi=".applesystemui"/>
          <w:color w:val="EE0000"/>
        </w:rPr>
        <w:t xml:space="preserve">Large </w:t>
      </w:r>
      <w:r w:rsidRPr="00DC7E0C" w:rsidR="00220BDC">
        <w:rPr>
          <w:rFonts w:ascii=".applesystemui" w:hAnsi=".applesystemui"/>
          <w:color w:val="EE0000"/>
        </w:rPr>
        <w:lastRenderedPageBreak/>
        <w:t>Language Models</w:t>
      </w:r>
      <w:r w:rsidRPr="00DC7E0C">
        <w:rPr>
          <w:rFonts w:ascii=".applesystemui" w:hAnsi=".applesystemui"/>
        </w:rPr>
        <w:t xml:space="preserve"> work. For instance, how they learn knowledge, how they reason, and how they create new knowledge from existing information are all still being explored. In addition, finding more optimal model structures is also a current research hotspot.</w:t>
      </w:r>
    </w:p>
    <w:p w:rsidRPr="00DC7E0C" w:rsidR="00A76BA8" w:rsidP="00A76BA8" w:rsidRDefault="00A76BA8" w14:paraId="66AEF5E4" w14:textId="77777777">
      <w:pPr>
        <w:rPr>
          <w:rFonts w:hint="eastAsia" w:ascii=".applesystemui" w:hAnsi=".applesystemui"/>
        </w:rPr>
      </w:pPr>
      <w:r w:rsidRPr="00DC7E0C">
        <w:rPr>
          <w:rFonts w:ascii=".applesystemui" w:hAnsi=".applesystemui"/>
          <w:b/>
          <w:bCs/>
        </w:rPr>
        <w:t>5. Summary</w:t>
      </w:r>
    </w:p>
    <w:p w:rsidRPr="00DC7E0C" w:rsidR="00A76BA8" w:rsidP="00A76BA8" w:rsidRDefault="00A76BA8" w14:paraId="611C2C2E" w14:textId="790F6D95">
      <w:pPr>
        <w:rPr>
          <w:rFonts w:ascii=".applesystemui" w:hAnsi=".applesystemui"/>
        </w:rPr>
      </w:pPr>
      <w:r w:rsidRPr="508CE4CD" w:rsidR="00A76BA8">
        <w:rPr>
          <w:rFonts w:ascii=".applesystemui" w:hAnsi=".applesystemui"/>
        </w:rPr>
        <w:t xml:space="preserve">Ever since the </w:t>
      </w:r>
      <w:r w:rsidRPr="508CE4CD" w:rsidR="00220BDC">
        <w:rPr>
          <w:rFonts w:ascii=".applesystemui" w:hAnsi=".applesystemui"/>
          <w:color w:val="EE0000"/>
        </w:rPr>
        <w:t>Turing Test</w:t>
      </w:r>
      <w:r w:rsidRPr="508CE4CD" w:rsidR="00A76BA8">
        <w:rPr>
          <w:rFonts w:ascii=".applesystemui" w:hAnsi=".applesystemui"/>
        </w:rPr>
        <w:t xml:space="preserve">, people have dreamed that machines could understand and use human language. The emergence of </w:t>
      </w:r>
      <w:r w:rsidRPr="508CE4CD" w:rsidR="00220BDC">
        <w:rPr>
          <w:rFonts w:ascii=".applesystemui" w:hAnsi=".applesystemui"/>
          <w:color w:val="EE0000"/>
        </w:rPr>
        <w:t>Large Language Models</w:t>
      </w:r>
      <w:r w:rsidRPr="508CE4CD" w:rsidR="00A76BA8">
        <w:rPr>
          <w:rFonts w:ascii=".applesystemui" w:hAnsi=".applesystemui"/>
        </w:rPr>
        <w:t xml:space="preserve"> like ChatGPT has made this dream a reality, which is a leap forward for the field of </w:t>
      </w:r>
      <w:r w:rsidRPr="508CE4CD" w:rsidR="00220BDC">
        <w:rPr>
          <w:rFonts w:ascii=".applesystemui" w:hAnsi=".applesystemui"/>
          <w:color w:val="EE0000"/>
        </w:rPr>
        <w:t>Artificial Intelligence</w:t>
      </w:r>
      <w:r w:rsidRPr="508CE4CD" w:rsidR="00A76BA8">
        <w:rPr>
          <w:rFonts w:ascii=".applesystemui" w:hAnsi=".applesystemui"/>
        </w:rPr>
        <w:t xml:space="preserve">. What's shocking is that the basic principle behind ChatGPT seems simple: predicting words. But it is precisely this combination of </w:t>
      </w:r>
      <w:r w:rsidRPr="508CE4CD" w:rsidR="00A76BA8">
        <w:rPr>
          <w:rFonts w:ascii=".applesystemui" w:hAnsi=".applesystemui"/>
        </w:rPr>
        <w:t>a basic principle</w:t>
      </w:r>
      <w:r w:rsidRPr="508CE4CD" w:rsidR="00A76BA8">
        <w:rPr>
          <w:rFonts w:ascii=".applesystemui" w:hAnsi=".applesystemui"/>
        </w:rPr>
        <w:t xml:space="preserve"> with complex </w:t>
      </w:r>
      <w:r w:rsidRPr="508CE4CD" w:rsidR="00A76BA8">
        <w:rPr>
          <w:rFonts w:ascii=".applesystemui" w:hAnsi=".applesystemui"/>
          <w:color w:val="EE0000"/>
        </w:rPr>
        <w:t>big data</w:t>
      </w:r>
      <w:r w:rsidRPr="508CE4CD" w:rsidR="00A76BA8">
        <w:rPr>
          <w:rFonts w:ascii=".applesystemui" w:hAnsi=".applesystemui"/>
        </w:rPr>
        <w:t xml:space="preserve"> </w:t>
      </w:r>
      <w:r w:rsidRPr="508CE4CD" w:rsidR="00A76BA8">
        <w:rPr>
          <w:rFonts w:ascii=".applesystemui" w:hAnsi=".applesystemui"/>
          <w:color w:val="EE0000"/>
        </w:rPr>
        <w:t>learning</w:t>
      </w:r>
      <w:r w:rsidRPr="508CE4CD" w:rsidR="00A76BA8">
        <w:rPr>
          <w:rFonts w:ascii=".applesystemui" w:hAnsi=".applesystemui"/>
        </w:rPr>
        <w:t xml:space="preserve"> that has </w:t>
      </w:r>
      <w:del w:author="Rachel St. John" w:date="2025-08-11T05:05:11.38Z" w:id="44055899">
        <w:r w:rsidRPr="508CE4CD" w:rsidDel="00A76BA8">
          <w:rPr>
            <w:rFonts w:ascii=".applesystemui" w:hAnsi=".applesystemui"/>
          </w:rPr>
          <w:delText xml:space="preserve">shown </w:delText>
        </w:r>
      </w:del>
      <w:ins w:author="Rachel St. John" w:date="2025-08-11T05:05:12.924Z" w:id="1528847552">
        <w:r w:rsidRPr="508CE4CD" w:rsidR="5218A474">
          <w:rPr>
            <w:rFonts w:ascii=".applesystemui" w:hAnsi=".applesystemui"/>
          </w:rPr>
          <w:t xml:space="preserve">produced </w:t>
        </w:r>
      </w:ins>
      <w:r w:rsidRPr="508CE4CD" w:rsidR="00A76BA8">
        <w:rPr>
          <w:rFonts w:ascii=".applesystemui" w:hAnsi=".applesystemui"/>
        </w:rPr>
        <w:t xml:space="preserve">such </w:t>
      </w:r>
      <w:r w:rsidRPr="508CE4CD" w:rsidR="00A76BA8">
        <w:rPr>
          <w:rFonts w:ascii=".applesystemui" w:hAnsi=".applesystemui"/>
        </w:rPr>
        <w:t>powerful</w:t>
      </w:r>
      <w:r w:rsidRPr="508CE4CD" w:rsidR="00A76BA8">
        <w:rPr>
          <w:rFonts w:ascii=".applesystemui" w:hAnsi=".applesystemui"/>
        </w:rPr>
        <w:t xml:space="preserve"> language understanding ability. More importantly, after gaining this language ability, machines have efficiently learned from thousands of years of human knowledge. They have not only mastered a vast amount of knowledge but also a thinking style </w:t>
      </w:r>
      <w:r w:rsidRPr="508CE4CD" w:rsidR="00A76BA8">
        <w:rPr>
          <w:rFonts w:ascii=".applesystemui" w:hAnsi=".applesystemui"/>
        </w:rPr>
        <w:t>similar to</w:t>
      </w:r>
      <w:r w:rsidRPr="508CE4CD" w:rsidR="00A76BA8">
        <w:rPr>
          <w:rFonts w:ascii=".applesystemui" w:hAnsi=".applesystemui"/>
        </w:rPr>
        <w:t xml:space="preserve"> that of humans. We can expect that as </w:t>
      </w:r>
      <w:r w:rsidRPr="508CE4CD" w:rsidR="00220BDC">
        <w:rPr>
          <w:rFonts w:ascii=".applesystemui" w:hAnsi=".applesystemui"/>
          <w:color w:val="EE0000"/>
        </w:rPr>
        <w:t>Large Language Models</w:t>
      </w:r>
      <w:r w:rsidRPr="508CE4CD" w:rsidR="00A76BA8">
        <w:rPr>
          <w:rFonts w:ascii=".applesystemui" w:hAnsi=".applesystemui"/>
        </w:rPr>
        <w:t xml:space="preserve"> become </w:t>
      </w:r>
      <w:del w:author="Rachel St. John" w:date="2025-08-11T05:05:34.21Z" w:id="1563137612">
        <w:r w:rsidRPr="508CE4CD" w:rsidDel="00A76BA8">
          <w:rPr>
            <w:rFonts w:ascii=".applesystemui" w:hAnsi=".applesystemui"/>
          </w:rPr>
          <w:delText xml:space="preserve">more and </w:delText>
        </w:r>
      </w:del>
      <w:r w:rsidRPr="508CE4CD" w:rsidR="00A76BA8">
        <w:rPr>
          <w:rFonts w:ascii=".applesystemui" w:hAnsi=".applesystemui"/>
        </w:rPr>
        <w:t>more</w:t>
      </w:r>
      <w:r w:rsidRPr="508CE4CD" w:rsidR="00A76BA8">
        <w:rPr>
          <w:rFonts w:ascii=".applesystemui" w:hAnsi=".applesystemui"/>
        </w:rPr>
        <w:t xml:space="preserve"> powerful, </w:t>
      </w:r>
      <w:r w:rsidRPr="508CE4CD" w:rsidR="00220BDC">
        <w:rPr>
          <w:rFonts w:ascii=".applesystemui" w:hAnsi=".applesystemui"/>
          <w:color w:val="EE0000"/>
        </w:rPr>
        <w:t>Artificial Intelligence</w:t>
      </w:r>
      <w:r w:rsidRPr="508CE4CD" w:rsidR="00A76BA8">
        <w:rPr>
          <w:rFonts w:ascii=".applesystemui" w:hAnsi=".applesystemui"/>
        </w:rPr>
        <w:t xml:space="preserve"> will bring us an even greater space for imagination.</w:t>
      </w:r>
    </w:p>
    <w:p w:rsidRPr="00DC7E0C" w:rsidR="00A76BA8" w:rsidP="00A76BA8" w:rsidRDefault="00132462" w14:paraId="7B031E4C" w14:textId="77777777">
      <w:pPr>
        <w:rPr>
          <w:rFonts w:hint="eastAsia" w:ascii=".applesystemui" w:hAnsi=".applesystemui"/>
        </w:rPr>
      </w:pPr>
      <w:r>
        <w:rPr>
          <w:rFonts w:ascii=".applesystemui" w:hAnsi=".applesystemui"/>
        </w:rPr>
        <w:pict w14:anchorId="718BB975">
          <v:rect id="_x0000_i1025" style="width:0;height:1.5pt" o:hr="t" o:hrstd="t" o:hrnoshade="t" o:hralign="center" fillcolor="#1b1c1d" stroked="f"/>
        </w:pict>
      </w:r>
    </w:p>
    <w:p w:rsidRPr="00DC7E0C" w:rsidR="00A76BA8" w:rsidP="00A76BA8" w:rsidRDefault="00A76BA8" w14:paraId="41AE3535" w14:textId="72161A35">
      <w:pPr>
        <w:rPr>
          <w:rFonts w:hint="eastAsia" w:ascii=".applesystemui" w:hAnsi=".applesystemui"/>
          <w:b/>
          <w:bCs/>
        </w:rPr>
      </w:pPr>
      <w:r w:rsidRPr="00DC7E0C">
        <w:rPr>
          <w:rFonts w:ascii=".applesystemui" w:hAnsi=".applesystemui"/>
          <w:b/>
          <w:bCs/>
        </w:rPr>
        <w:t>Figure Captions</w:t>
      </w:r>
    </w:p>
    <w:p w:rsidRPr="00DC7E0C" w:rsidR="00A76BA8" w:rsidP="006C7EA6" w:rsidRDefault="00A76BA8" w14:paraId="533C05CC" w14:textId="77777777">
      <w:pPr>
        <w:rPr>
          <w:rFonts w:hint="eastAsia" w:ascii=".applesystemui" w:hAnsi=".applesystemui"/>
        </w:rPr>
      </w:pPr>
      <w:r w:rsidRPr="00DC7E0C">
        <w:rPr>
          <w:rFonts w:ascii=".applesystemui" w:hAnsi=".applesystemui"/>
          <w:b/>
          <w:bCs/>
        </w:rPr>
        <w:t>Figure 4-8:</w:t>
      </w:r>
      <w:r w:rsidRPr="00DC7E0C">
        <w:rPr>
          <w:rFonts w:ascii=".applesystemui" w:hAnsi=".applesystemui"/>
        </w:rPr>
        <w:t xml:space="preserve"> The ability to use language is an important standard for an intelligent machine.</w:t>
      </w:r>
    </w:p>
    <w:p w:rsidRPr="00DC7E0C" w:rsidR="00A76BA8" w:rsidP="006C7EA6" w:rsidRDefault="00A76BA8" w14:paraId="40B75141" w14:textId="4BBE7DD5">
      <w:pPr>
        <w:rPr>
          <w:rFonts w:hint="eastAsia" w:ascii=".applesystemui" w:hAnsi=".applesystemui"/>
        </w:rPr>
      </w:pPr>
      <w:r w:rsidRPr="00DC7E0C">
        <w:rPr>
          <w:rFonts w:ascii=".applesystemui" w:hAnsi=".applesystemui"/>
          <w:b/>
          <w:bCs/>
        </w:rPr>
        <w:t>Figure 4-9:</w:t>
      </w:r>
      <w:r w:rsidRPr="00DC7E0C">
        <w:rPr>
          <w:rFonts w:ascii=".applesystemui" w:hAnsi=".applesystemui"/>
        </w:rPr>
        <w:t xml:space="preserve"> Machines acquire</w:t>
      </w:r>
      <w:r w:rsidR="006C7EA6">
        <w:rPr>
          <w:rFonts w:hint="eastAsia" w:ascii=".applesystemui" w:hAnsi=".applesystemui"/>
        </w:rPr>
        <w:t xml:space="preserve"> rich</w:t>
      </w:r>
      <w:r w:rsidRPr="00DC7E0C">
        <w:rPr>
          <w:rFonts w:ascii=".applesystemui" w:hAnsi=".applesystemui"/>
        </w:rPr>
        <w:t xml:space="preserve"> knowledge of humanity through various documents.</w:t>
      </w:r>
    </w:p>
    <w:p w:rsidRPr="00DC7E0C" w:rsidR="00A76BA8" w:rsidP="006C7EA6" w:rsidRDefault="00A76BA8" w14:paraId="53B504E7" w14:textId="52C0BE4C">
      <w:pPr>
        <w:rPr>
          <w:rFonts w:hint="eastAsia" w:ascii=".applesystemui" w:hAnsi=".applesystemui"/>
        </w:rPr>
      </w:pPr>
      <w:r w:rsidRPr="00DC7E0C">
        <w:rPr>
          <w:rFonts w:ascii=".applesystemui" w:hAnsi=".applesystemui"/>
          <w:b/>
          <w:bCs/>
        </w:rPr>
        <w:t>Figure 4-10:</w:t>
      </w:r>
      <w:r w:rsidRPr="00DC7E0C">
        <w:rPr>
          <w:rFonts w:ascii=".applesystemui" w:hAnsi=".applesystemui"/>
        </w:rPr>
        <w:t xml:space="preserve"> </w:t>
      </w:r>
      <w:r w:rsidR="006C7EA6">
        <w:rPr>
          <w:rFonts w:hint="eastAsia" w:ascii=".applesystemui" w:hAnsi=".applesystemui"/>
        </w:rPr>
        <w:t>G</w:t>
      </w:r>
      <w:r w:rsidRPr="00DC7E0C">
        <w:rPr>
          <w:rFonts w:ascii=".applesystemui" w:hAnsi=".applesystemui"/>
        </w:rPr>
        <w:t>enerating language through the relationships between preceding and succeeding words</w:t>
      </w:r>
      <w:r w:rsidR="006C7EA6">
        <w:rPr>
          <w:rFonts w:hint="eastAsia" w:ascii=".applesystemui" w:hAnsi=".applesystemui"/>
        </w:rPr>
        <w:t>.</w:t>
      </w:r>
    </w:p>
    <w:p w:rsidRPr="00DC7E0C" w:rsidR="00630180" w:rsidRDefault="00630180" w14:paraId="5CD4E6DD" w14:textId="77777777">
      <w:pPr>
        <w:rPr>
          <w:rFonts w:hint="eastAsia" w:ascii=".applesystemui" w:hAnsi=".applesystemui"/>
        </w:rPr>
      </w:pPr>
    </w:p>
    <w:sectPr w:rsidRPr="00DC7E0C" w:rsidR="00630180">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AF7"/>
    <w:multiLevelType w:val="multilevel"/>
    <w:tmpl w:val="57224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D657B5"/>
    <w:multiLevelType w:val="multilevel"/>
    <w:tmpl w:val="29DC44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C701EE9"/>
    <w:multiLevelType w:val="multilevel"/>
    <w:tmpl w:val="F88CA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B66D76"/>
    <w:multiLevelType w:val="multilevel"/>
    <w:tmpl w:val="44FE2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43067165">
    <w:abstractNumId w:val="2"/>
  </w:num>
  <w:num w:numId="2" w16cid:durableId="575212763">
    <w:abstractNumId w:val="0"/>
  </w:num>
  <w:num w:numId="3" w16cid:durableId="866522330">
    <w:abstractNumId w:val="3"/>
  </w:num>
  <w:num w:numId="4" w16cid:durableId="420222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val="tru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01"/>
    <w:rsid w:val="00132462"/>
    <w:rsid w:val="001E0234"/>
    <w:rsid w:val="001E7BF5"/>
    <w:rsid w:val="00220BDC"/>
    <w:rsid w:val="00221B7C"/>
    <w:rsid w:val="00237F01"/>
    <w:rsid w:val="00310927"/>
    <w:rsid w:val="0052779C"/>
    <w:rsid w:val="005C4123"/>
    <w:rsid w:val="00630180"/>
    <w:rsid w:val="006C7EA6"/>
    <w:rsid w:val="007A5440"/>
    <w:rsid w:val="00837CD5"/>
    <w:rsid w:val="00875A67"/>
    <w:rsid w:val="00A76BA8"/>
    <w:rsid w:val="00D2046C"/>
    <w:rsid w:val="00DC7E0C"/>
    <w:rsid w:val="00EF562C"/>
    <w:rsid w:val="1B2F72D9"/>
    <w:rsid w:val="1D29FA74"/>
    <w:rsid w:val="208E1797"/>
    <w:rsid w:val="2BBCD96E"/>
    <w:rsid w:val="3D419C01"/>
    <w:rsid w:val="4C5C63B0"/>
    <w:rsid w:val="508CE4CD"/>
    <w:rsid w:val="5218A474"/>
    <w:rsid w:val="571ED0E1"/>
    <w:rsid w:val="634554AF"/>
    <w:rsid w:val="68C42394"/>
    <w:rsid w:val="6E4AFD35"/>
    <w:rsid w:val="784273D1"/>
    <w:rsid w:val="7B06E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DAB5D6D"/>
  <w15:chartTrackingRefBased/>
  <w15:docId w15:val="{16C4C055-3CF5-4732-88F0-2C71E0BF8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237F01"/>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237F01"/>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237F01"/>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37F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7F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7F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7F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7F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7F01"/>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237F01"/>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237F01"/>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237F01"/>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237F01"/>
    <w:rPr>
      <w:rFonts w:cstheme="majorBidi"/>
      <w:color w:val="0F4761" w:themeColor="accent1" w:themeShade="BF"/>
      <w:sz w:val="28"/>
      <w:szCs w:val="28"/>
    </w:rPr>
  </w:style>
  <w:style w:type="character" w:styleId="50" w:customStyle="1">
    <w:name w:val="标题 5 字符"/>
    <w:basedOn w:val="a0"/>
    <w:link w:val="5"/>
    <w:uiPriority w:val="9"/>
    <w:semiHidden/>
    <w:rsid w:val="00237F01"/>
    <w:rPr>
      <w:rFonts w:cstheme="majorBidi"/>
      <w:color w:val="0F4761" w:themeColor="accent1" w:themeShade="BF"/>
      <w:sz w:val="24"/>
    </w:rPr>
  </w:style>
  <w:style w:type="character" w:styleId="60" w:customStyle="1">
    <w:name w:val="标题 6 字符"/>
    <w:basedOn w:val="a0"/>
    <w:link w:val="6"/>
    <w:uiPriority w:val="9"/>
    <w:semiHidden/>
    <w:rsid w:val="00237F01"/>
    <w:rPr>
      <w:rFonts w:cstheme="majorBidi"/>
      <w:b/>
      <w:bCs/>
      <w:color w:val="0F4761" w:themeColor="accent1" w:themeShade="BF"/>
    </w:rPr>
  </w:style>
  <w:style w:type="character" w:styleId="70" w:customStyle="1">
    <w:name w:val="标题 7 字符"/>
    <w:basedOn w:val="a0"/>
    <w:link w:val="7"/>
    <w:uiPriority w:val="9"/>
    <w:semiHidden/>
    <w:rsid w:val="00237F01"/>
    <w:rPr>
      <w:rFonts w:cstheme="majorBidi"/>
      <w:b/>
      <w:bCs/>
      <w:color w:val="595959" w:themeColor="text1" w:themeTint="A6"/>
    </w:rPr>
  </w:style>
  <w:style w:type="character" w:styleId="80" w:customStyle="1">
    <w:name w:val="标题 8 字符"/>
    <w:basedOn w:val="a0"/>
    <w:link w:val="8"/>
    <w:uiPriority w:val="9"/>
    <w:semiHidden/>
    <w:rsid w:val="00237F01"/>
    <w:rPr>
      <w:rFonts w:cstheme="majorBidi"/>
      <w:color w:val="595959" w:themeColor="text1" w:themeTint="A6"/>
    </w:rPr>
  </w:style>
  <w:style w:type="character" w:styleId="90" w:customStyle="1">
    <w:name w:val="标题 9 字符"/>
    <w:basedOn w:val="a0"/>
    <w:link w:val="9"/>
    <w:uiPriority w:val="9"/>
    <w:semiHidden/>
    <w:rsid w:val="00237F01"/>
    <w:rPr>
      <w:rFonts w:eastAsiaTheme="majorEastAsia" w:cstheme="majorBidi"/>
      <w:color w:val="595959" w:themeColor="text1" w:themeTint="A6"/>
    </w:rPr>
  </w:style>
  <w:style w:type="paragraph" w:styleId="a3">
    <w:name w:val="Title"/>
    <w:basedOn w:val="a"/>
    <w:next w:val="a"/>
    <w:link w:val="a4"/>
    <w:uiPriority w:val="10"/>
    <w:qFormat/>
    <w:rsid w:val="00237F01"/>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237F01"/>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237F01"/>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237F01"/>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237F01"/>
    <w:pPr>
      <w:spacing w:before="160"/>
      <w:jc w:val="center"/>
    </w:pPr>
    <w:rPr>
      <w:i/>
      <w:iCs/>
      <w:color w:val="404040" w:themeColor="text1" w:themeTint="BF"/>
    </w:rPr>
  </w:style>
  <w:style w:type="character" w:styleId="a8" w:customStyle="1">
    <w:name w:val="引用 字符"/>
    <w:basedOn w:val="a0"/>
    <w:link w:val="a7"/>
    <w:uiPriority w:val="29"/>
    <w:rsid w:val="00237F01"/>
    <w:rPr>
      <w:i/>
      <w:iCs/>
      <w:color w:val="404040" w:themeColor="text1" w:themeTint="BF"/>
    </w:rPr>
  </w:style>
  <w:style w:type="paragraph" w:styleId="a9">
    <w:name w:val="List Paragraph"/>
    <w:basedOn w:val="a"/>
    <w:uiPriority w:val="34"/>
    <w:qFormat/>
    <w:rsid w:val="00237F01"/>
    <w:pPr>
      <w:ind w:left="720"/>
      <w:contextualSpacing/>
    </w:pPr>
  </w:style>
  <w:style w:type="character" w:styleId="aa">
    <w:name w:val="Intense Emphasis"/>
    <w:basedOn w:val="a0"/>
    <w:uiPriority w:val="21"/>
    <w:qFormat/>
    <w:rsid w:val="00237F01"/>
    <w:rPr>
      <w:i/>
      <w:iCs/>
      <w:color w:val="0F4761" w:themeColor="accent1" w:themeShade="BF"/>
    </w:rPr>
  </w:style>
  <w:style w:type="paragraph" w:styleId="ab">
    <w:name w:val="Intense Quote"/>
    <w:basedOn w:val="a"/>
    <w:next w:val="a"/>
    <w:link w:val="ac"/>
    <w:uiPriority w:val="30"/>
    <w:qFormat/>
    <w:rsid w:val="00237F0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237F01"/>
    <w:rPr>
      <w:i/>
      <w:iCs/>
      <w:color w:val="0F4761" w:themeColor="accent1" w:themeShade="BF"/>
    </w:rPr>
  </w:style>
  <w:style w:type="character" w:styleId="ad">
    <w:name w:val="Intense Reference"/>
    <w:basedOn w:val="a0"/>
    <w:uiPriority w:val="32"/>
    <w:qFormat/>
    <w:rsid w:val="00237F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3</revision>
  <dcterms:created xsi:type="dcterms:W3CDTF">2025-08-10T02:34:00.0000000Z</dcterms:created>
  <dcterms:modified xsi:type="dcterms:W3CDTF">2025-08-11T05:05:52.5707043Z</dcterms:modified>
</coreProperties>
</file>