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31091" w:rsidR="00452332" w:rsidP="00452332" w:rsidRDefault="00452332" w14:paraId="65E37053" w14:textId="77777777">
      <w:pPr>
        <w:rPr>
          <w:rFonts w:ascii=".applesystemui" w:hAnsi=".applesystemui"/>
          <w:b/>
          <w:bCs/>
        </w:rPr>
      </w:pPr>
      <w:r w:rsidRPr="00B31091">
        <w:rPr>
          <w:rFonts w:ascii=".applesystemui" w:hAnsi=".applesystemui"/>
          <w:b/>
          <w:bCs/>
        </w:rPr>
        <w:t>5.5 Artificial Intelligence and Social Fairness</w:t>
      </w:r>
    </w:p>
    <w:p w:rsidRPr="00B31091" w:rsidR="00452332" w:rsidP="00452332" w:rsidRDefault="00452332" w14:paraId="6159071A" w14:textId="77777777">
      <w:pPr>
        <w:rPr>
          <w:rFonts w:ascii=".applesystemui" w:hAnsi=".applesystemui"/>
          <w:b/>
          <w:bCs/>
        </w:rPr>
      </w:pPr>
      <w:r w:rsidRPr="00B31091">
        <w:rPr>
          <w:rFonts w:ascii=".applesystemui" w:hAnsi=".applesystemui"/>
          <w:b/>
          <w:bCs/>
        </w:rPr>
        <w:t>1. Learning Objectives</w:t>
      </w:r>
    </w:p>
    <w:p w:rsidRPr="00B31091" w:rsidR="00452332" w:rsidP="00452332" w:rsidRDefault="00452332" w14:paraId="2F726051" w14:textId="3E022D4F">
      <w:pPr>
        <w:rPr>
          <w:rFonts w:ascii=".applesystemui" w:hAnsi=".applesystemui"/>
        </w:rPr>
      </w:pPr>
      <w:r w:rsidRPr="00B31091">
        <w:rPr>
          <w:rFonts w:ascii=".applesystemui" w:hAnsi=".applesystemui"/>
        </w:rPr>
        <w:t xml:space="preserve">(1) Understand the fairness issues in </w:t>
      </w:r>
      <w:r w:rsidRPr="00B31091" w:rsidR="00A75E8F">
        <w:rPr>
          <w:rFonts w:ascii=".applesystemui" w:hAnsi=".applesystemui"/>
          <w:color w:val="EE0000"/>
        </w:rPr>
        <w:t>artificial intelligence</w:t>
      </w:r>
      <w:r w:rsidRPr="00B31091">
        <w:rPr>
          <w:rFonts w:ascii=".applesystemui" w:hAnsi=".applesystemui"/>
        </w:rPr>
        <w:t xml:space="preserve"> applications, including discrimination caused by </w:t>
      </w:r>
      <w:r w:rsidRPr="00B31091" w:rsidR="00A75E8F">
        <w:rPr>
          <w:rFonts w:ascii=".applesystemui" w:hAnsi=".applesystemui"/>
          <w:color w:val="EE0000"/>
        </w:rPr>
        <w:t>data bias</w:t>
      </w:r>
      <w:r w:rsidRPr="00B31091">
        <w:rPr>
          <w:rFonts w:ascii=".applesystemui" w:hAnsi=".applesystemui"/>
        </w:rPr>
        <w:t>, technological barriers faced by special groups, and the risks of unfair use.</w:t>
      </w:r>
    </w:p>
    <w:p w:rsidRPr="00B31091" w:rsidR="00452332" w:rsidP="00452332" w:rsidRDefault="00452332" w14:paraId="51E5BE2B" w14:textId="4E6B3BEC">
      <w:pPr>
        <w:rPr>
          <w:rFonts w:ascii=".applesystemui" w:hAnsi=".applesystemui"/>
        </w:rPr>
      </w:pPr>
      <w:r w:rsidRPr="00B31091">
        <w:rPr>
          <w:rFonts w:ascii=".applesystemui" w:hAnsi=".applesystemui"/>
        </w:rPr>
        <w:t xml:space="preserve">(2) Learn methods to address the challenges of fairness in </w:t>
      </w:r>
      <w:r w:rsidRPr="00B31091" w:rsidR="00A75E8F">
        <w:rPr>
          <w:rFonts w:ascii=".applesystemui" w:hAnsi=".applesystemui"/>
          <w:color w:val="EE0000"/>
        </w:rPr>
        <w:t>artificial intelligence</w:t>
      </w:r>
      <w:r w:rsidRPr="00B31091">
        <w:rPr>
          <w:rFonts w:ascii=".applesystemui" w:hAnsi=".applesystemui"/>
        </w:rPr>
        <w:t>, such as improving data quality, promoting accessible design, and strengthening legal regulation.</w:t>
      </w:r>
    </w:p>
    <w:p w:rsidR="00B31091" w:rsidP="00452332" w:rsidRDefault="00B31091" w14:paraId="2847CF4A" w14:textId="77777777">
      <w:pPr>
        <w:rPr>
          <w:rFonts w:ascii=".applesystemui" w:hAnsi=".applesystemui"/>
          <w:b/>
          <w:bCs/>
        </w:rPr>
      </w:pPr>
    </w:p>
    <w:p w:rsidRPr="00B31091" w:rsidR="00452332" w:rsidP="00452332" w:rsidRDefault="00452332" w14:paraId="7D40D2A3" w14:textId="14053ED3">
      <w:pPr>
        <w:rPr>
          <w:rFonts w:ascii=".applesystemui" w:hAnsi=".applesystemui"/>
        </w:rPr>
      </w:pPr>
      <w:r w:rsidRPr="00B31091">
        <w:rPr>
          <w:rFonts w:ascii=".applesystemui" w:hAnsi=".applesystemui"/>
        </w:rPr>
        <w:t xml:space="preserve">With the widespread application of </w:t>
      </w:r>
      <w:r w:rsidRPr="00B31091" w:rsidR="00A75E8F">
        <w:rPr>
          <w:rFonts w:ascii=".applesystemui" w:hAnsi=".applesystemui"/>
          <w:color w:val="EE0000"/>
        </w:rPr>
        <w:t>artificial intelligence</w:t>
      </w:r>
      <w:r w:rsidRPr="00B31091">
        <w:rPr>
          <w:rFonts w:ascii=".applesystemui" w:hAnsi=".applesystemui"/>
        </w:rPr>
        <w:t>, its fairness has become a growing concern. So-called fairness means that AI should not produce systemic behavioral biases when dealing with different groups of people. There are many reasons for fairness issues, with some of the more important ones including:</w:t>
      </w:r>
    </w:p>
    <w:p w:rsidRPr="00B31091" w:rsidR="00452332" w:rsidP="00452332" w:rsidRDefault="00452332" w14:paraId="3ADDA9EE" w14:textId="3AFE8985">
      <w:pPr>
        <w:rPr>
          <w:rFonts w:ascii=".applesystemui" w:hAnsi=".applesystemui"/>
        </w:rPr>
      </w:pPr>
      <w:r w:rsidRPr="00B31091">
        <w:rPr>
          <w:rFonts w:ascii=".applesystemui" w:hAnsi=".applesystemui"/>
        </w:rPr>
        <w:t xml:space="preserve">(1) </w:t>
      </w:r>
      <w:r w:rsidRPr="00B31091" w:rsidR="00A75E8F">
        <w:rPr>
          <w:rFonts w:ascii=".applesystemui" w:hAnsi=".applesystemui"/>
          <w:color w:val="EE0000"/>
        </w:rPr>
        <w:t>Systemic discrimination</w:t>
      </w:r>
      <w:r w:rsidRPr="00B31091">
        <w:rPr>
          <w:rFonts w:ascii=".applesystemui" w:hAnsi=".applesystemui"/>
        </w:rPr>
        <w:t xml:space="preserve"> brought about by biases in the training data itself;</w:t>
      </w:r>
    </w:p>
    <w:p w:rsidRPr="00B31091" w:rsidR="00452332" w:rsidP="00452332" w:rsidRDefault="00452332" w14:paraId="64CCECE5" w14:textId="77777777">
      <w:pPr>
        <w:rPr>
          <w:rFonts w:ascii=".applesystemui" w:hAnsi=".applesystemui"/>
        </w:rPr>
      </w:pPr>
      <w:r w:rsidRPr="00B31091">
        <w:rPr>
          <w:rFonts w:ascii=".applesystemui" w:hAnsi=".applesystemui"/>
        </w:rPr>
        <w:t>(2) Difficulties in use for special groups such as the elderly and people with disabilities;</w:t>
      </w:r>
    </w:p>
    <w:p w:rsidRPr="00B31091" w:rsidR="00452332" w:rsidP="00452332" w:rsidRDefault="00452332" w14:paraId="24A8FA70" w14:textId="77777777">
      <w:pPr>
        <w:rPr>
          <w:rFonts w:ascii=".applesystemui" w:hAnsi=".applesystemui"/>
        </w:rPr>
      </w:pPr>
      <w:r w:rsidRPr="00B31091">
        <w:rPr>
          <w:rFonts w:ascii=".applesystemui" w:hAnsi=".applesystemui"/>
        </w:rPr>
        <w:t>(3) The unfair use of AI technology resulting from it being controlled by a few groups.</w:t>
      </w:r>
    </w:p>
    <w:p w:rsidR="00E4534E" w:rsidP="00452332" w:rsidRDefault="00E4534E" w14:paraId="5DCE41FF" w14:textId="77777777">
      <w:pPr>
        <w:rPr>
          <w:rFonts w:ascii=".applesystemui" w:hAnsi=".applesystemui"/>
        </w:rPr>
      </w:pPr>
    </w:p>
    <w:p w:rsidRPr="00B31091" w:rsidR="00452332" w:rsidP="00452332" w:rsidRDefault="00452332" w14:paraId="019C6E16" w14:textId="208307C8">
      <w:pPr>
        <w:rPr>
          <w:rFonts w:ascii=".applesystemui" w:hAnsi=".applesystemui"/>
        </w:rPr>
      </w:pPr>
      <w:r w:rsidRPr="00B31091">
        <w:rPr>
          <w:rFonts w:ascii=".applesystemui" w:hAnsi=".applesystemui"/>
        </w:rPr>
        <w:t>This section will use examples to explore the impact of these issues and their possible solutions.</w:t>
      </w:r>
    </w:p>
    <w:p w:rsidRPr="00B31091" w:rsidR="00452332" w:rsidP="00452332" w:rsidRDefault="00452332" w14:paraId="6937FBD6" w14:textId="77777777">
      <w:pPr>
        <w:rPr>
          <w:rFonts w:ascii=".applesystemui" w:hAnsi=".applesystemui"/>
        </w:rPr>
      </w:pPr>
      <w:r w:rsidRPr="00B31091">
        <w:rPr>
          <w:rFonts w:ascii=".applesystemui" w:hAnsi=".applesystemui"/>
          <w:b/>
          <w:bCs/>
        </w:rPr>
        <w:t>1. Systemic Discrimination Caused by Data Bias in Artificial Intelligence</w:t>
      </w:r>
    </w:p>
    <w:p w:rsidRPr="00B31091" w:rsidR="00452332" w:rsidP="00452332" w:rsidRDefault="00452332" w14:paraId="23C52347" w14:textId="4FF96CD5">
      <w:pPr>
        <w:rPr>
          <w:rFonts w:ascii=".applesystemui" w:hAnsi=".applesystemui"/>
        </w:rPr>
      </w:pPr>
      <w:r w:rsidRPr="00B31091">
        <w:rPr>
          <w:rFonts w:ascii=".applesystemui" w:hAnsi=".applesystemui"/>
        </w:rPr>
        <w:t xml:space="preserve">Data is the foundation of </w:t>
      </w:r>
      <w:r w:rsidRPr="00B31091" w:rsidR="00A75E8F">
        <w:rPr>
          <w:rFonts w:ascii=".applesystemui" w:hAnsi=".applesystemui"/>
          <w:color w:val="EE0000"/>
        </w:rPr>
        <w:t>artificial intelligence</w:t>
      </w:r>
      <w:r w:rsidRPr="00B31091">
        <w:rPr>
          <w:rFonts w:ascii=".applesystemui" w:hAnsi=".applesystemui"/>
        </w:rPr>
        <w:t xml:space="preserve">. If biases exist in the training data, the </w:t>
      </w:r>
      <w:r w:rsidRPr="00B31091" w:rsidR="00A75E8F">
        <w:rPr>
          <w:rFonts w:ascii=".applesystemui" w:hAnsi=".applesystemui"/>
          <w:color w:val="EE0000"/>
        </w:rPr>
        <w:t>artificial intelligence</w:t>
      </w:r>
      <w:r w:rsidRPr="00B31091">
        <w:rPr>
          <w:rFonts w:ascii=".applesystemui" w:hAnsi=".applesystemui"/>
        </w:rPr>
        <w:t xml:space="preserve"> model trained from it may make discriminatory judgments. This is particularly significant in fields like recruitment, finance, and justice. Fundamentally, this discrimination stems from </w:t>
      </w:r>
      <w:r w:rsidRPr="00B31091" w:rsidR="00A75E8F">
        <w:rPr>
          <w:rFonts w:ascii=".applesystemui" w:hAnsi=".applesystemui"/>
          <w:color w:val="EE0000"/>
        </w:rPr>
        <w:t>artificial intelligence</w:t>
      </w:r>
      <w:r w:rsidRPr="00B31091">
        <w:rPr>
          <w:rFonts w:ascii=".applesystemui" w:hAnsi=".applesystemui"/>
        </w:rPr>
        <w:t xml:space="preserve"> learning the prejudices and discrimination that already exist in human society and then reproducing them. This reproduction might even amplify the discrimination. Let's look at a few examples.</w:t>
      </w:r>
    </w:p>
    <w:p w:rsidRPr="00B31091" w:rsidR="00452332" w:rsidP="00452332" w:rsidRDefault="00452332" w14:paraId="5CE71443" w14:textId="77777777">
      <w:pPr>
        <w:rPr>
          <w:rFonts w:ascii=".applesystemui" w:hAnsi=".applesystemui"/>
        </w:rPr>
      </w:pPr>
      <w:r w:rsidRPr="00B31091">
        <w:rPr>
          <w:rFonts w:ascii=".applesystemui" w:hAnsi=".applesystemui"/>
          <w:b/>
          <w:bCs/>
        </w:rPr>
        <w:t>1) Discrimination in Recruitment</w:t>
      </w:r>
    </w:p>
    <w:p w:rsidRPr="00B31091" w:rsidR="00452332" w:rsidP="00452332" w:rsidRDefault="00452332" w14:paraId="28013465" w14:textId="7AD2C033">
      <w:pPr>
        <w:rPr>
          <w:rFonts w:ascii=".applesystemui" w:hAnsi=".applesystemui"/>
        </w:rPr>
      </w:pPr>
      <w:r w:rsidRPr="00B31091">
        <w:rPr>
          <w:rFonts w:ascii=".applesystemui" w:hAnsi=".applesystemui"/>
        </w:rPr>
        <w:t xml:space="preserve">Around 2014, Amazon began developing an AI recruitment tool, hoping to improve hiring efficiency by automating resume screening. However, the system showed </w:t>
      </w:r>
      <w:r w:rsidRPr="00B31091" w:rsidR="00A75E8F">
        <w:rPr>
          <w:rFonts w:ascii=".applesystemui" w:hAnsi=".applesystemui"/>
          <w:color w:val="EE0000"/>
        </w:rPr>
        <w:t>gender bias</w:t>
      </w:r>
      <w:r w:rsidRPr="00B31091">
        <w:rPr>
          <w:rFonts w:ascii=".applesystemui" w:hAnsi=".applesystemui"/>
        </w:rPr>
        <w:t xml:space="preserve"> when processing resumes, being particularly harsh when screening female candidates</w:t>
      </w:r>
      <w:r w:rsidR="008F3340">
        <w:rPr>
          <w:rFonts w:hint="eastAsia" w:ascii=".applesystemui" w:hAnsi=".applesystemui"/>
        </w:rPr>
        <w:t xml:space="preserve"> (Figure 5-16)</w:t>
      </w:r>
      <w:r w:rsidRPr="00B31091">
        <w:rPr>
          <w:rFonts w:ascii=".applesystemui" w:hAnsi=".applesystemui"/>
        </w:rPr>
        <w:t xml:space="preserve">. Analysis revealed that the data used to train the AI tool came primarily from male-dominated tech positions (like software development engineers). This led the AI system to form a bias during its learning process that men were a better </w:t>
      </w:r>
      <w:r w:rsidRPr="00B31091">
        <w:rPr>
          <w:rFonts w:ascii=".applesystemui" w:hAnsi=".applesystemui"/>
        </w:rPr>
        <w:lastRenderedPageBreak/>
        <w:t>fit for these roles. Although Amazon tried to correct these issues after discovering the bias, it could not solve them effectively. Ultimately, the project was canceled in 2018.</w:t>
      </w:r>
    </w:p>
    <w:p w:rsidRPr="00B31091" w:rsidR="00452332" w:rsidP="00452332" w:rsidRDefault="00452332" w14:paraId="5143C94D" w14:textId="77777777">
      <w:pPr>
        <w:rPr>
          <w:rFonts w:ascii=".applesystemui" w:hAnsi=".applesystemui"/>
        </w:rPr>
      </w:pPr>
      <w:r w:rsidRPr="00B31091">
        <w:rPr>
          <w:rFonts w:ascii=".applesystemui" w:hAnsi=".applesystemui"/>
          <w:b/>
          <w:bCs/>
        </w:rPr>
        <w:t>2) Racial Bias in the Legal System</w:t>
      </w:r>
    </w:p>
    <w:p w:rsidRPr="00B31091" w:rsidR="00452332" w:rsidP="00452332" w:rsidRDefault="00A75E8F" w14:paraId="308E7B2C" w14:textId="36A0705A">
      <w:pPr>
        <w:rPr>
          <w:rFonts w:ascii=".applesystemui" w:hAnsi=".applesystemui"/>
        </w:rPr>
      </w:pPr>
      <w:r w:rsidRPr="1DE7C7F7" w:rsidR="63176A6C">
        <w:rPr>
          <w:rFonts w:ascii=".applesystemui" w:hAnsi=".applesystemui"/>
          <w:color w:val="EE0000"/>
        </w:rPr>
        <w:t>Artificial intelligence</w:t>
      </w:r>
      <w:r w:rsidRPr="1DE7C7F7" w:rsidR="7D448A5A">
        <w:rPr>
          <w:rFonts w:ascii=".applesystemui" w:hAnsi=".applesystemui"/>
        </w:rPr>
        <w:t xml:space="preserve"> can be used to assess a criminal suspect's risk of re-offending to decide on matters like bail or sentence reduction. However, these systems can be biased against ethnic minorities. A typical case is the </w:t>
      </w:r>
      <w:r w:rsidRPr="1DE7C7F7" w:rsidR="63176A6C">
        <w:rPr>
          <w:rFonts w:ascii=".applesystemui" w:hAnsi=".applesystemui"/>
          <w:color w:val="EE0000"/>
        </w:rPr>
        <w:t>racial bias</w:t>
      </w:r>
      <w:r w:rsidRPr="1DE7C7F7" w:rsidR="7D448A5A">
        <w:rPr>
          <w:rFonts w:ascii=".applesystemui" w:hAnsi=".applesystemui"/>
        </w:rPr>
        <w:t xml:space="preserve"> problem with COMPAS, a predictive algorithm</w:t>
      </w:r>
      <w:ins w:author="Rachel St. John" w:date="2025-08-18T03:53:01.685Z" w:id="2083915434">
        <w:r w:rsidRPr="1DE7C7F7" w:rsidR="179344DB">
          <w:rPr>
            <w:rFonts w:ascii=".applesystemui" w:hAnsi=".applesystemui"/>
          </w:rPr>
          <w:t xml:space="preserve"> widely used in the U.S. criminal justice system</w:t>
        </w:r>
      </w:ins>
      <w:r w:rsidRPr="1DE7C7F7" w:rsidR="7D448A5A">
        <w:rPr>
          <w:rFonts w:ascii=".applesystemui" w:hAnsi=".applesystemui"/>
        </w:rPr>
        <w:t xml:space="preserve"> </w:t>
      </w:r>
      <w:del w:author="Rachel St. John" w:date="2025-08-18T03:53:08.32Z" w:id="2013416074">
        <w:r w:rsidRPr="1DE7C7F7" w:rsidDel="7D448A5A">
          <w:rPr>
            <w:rFonts w:ascii=".applesystemui" w:hAnsi=".applesystemui"/>
          </w:rPr>
          <w:delText>used</w:delText>
        </w:r>
      </w:del>
      <w:r w:rsidRPr="1DE7C7F7" w:rsidR="7D448A5A">
        <w:rPr>
          <w:rFonts w:ascii=".applesystemui" w:hAnsi=".applesystemui"/>
        </w:rPr>
        <w:t xml:space="preserve"> to forecast a defendant's likelihood of committing another crime</w:t>
      </w:r>
      <w:del w:author="Rachel St. John" w:date="2025-08-18T03:53:16.834Z" w:id="953999072">
        <w:r w:rsidRPr="1DE7C7F7" w:rsidDel="7D448A5A">
          <w:rPr>
            <w:rFonts w:ascii=".applesystemui" w:hAnsi=".applesystemui"/>
          </w:rPr>
          <w:delText xml:space="preserve">, which is </w:delText>
        </w:r>
      </w:del>
      <w:del w:author="Rachel St. John" w:date="2025-08-18T03:52:55.025Z" w:id="1829084740">
        <w:r w:rsidRPr="1DE7C7F7" w:rsidDel="7D448A5A">
          <w:rPr>
            <w:rFonts w:ascii=".applesystemui" w:hAnsi=".applesystemui"/>
          </w:rPr>
          <w:delText>widely used in the U.S. criminal justice system</w:delText>
        </w:r>
      </w:del>
      <w:r w:rsidRPr="1DE7C7F7" w:rsidR="7D448A5A">
        <w:rPr>
          <w:rFonts w:ascii=".applesystemui" w:hAnsi=".applesystemui"/>
        </w:rPr>
        <w:t>. In 2016, ProPublica published an investigative report exposing the COMPAS system's bias in its predictions related to race</w:t>
      </w:r>
      <w:r w:rsidRPr="1DE7C7F7" w:rsidR="4F893C05">
        <w:rPr>
          <w:rFonts w:ascii=".applesystemui" w:hAnsi=".applesystemui"/>
        </w:rPr>
        <w:t xml:space="preserve"> (Figure 5-17)</w:t>
      </w:r>
      <w:r w:rsidRPr="1DE7C7F7" w:rsidR="7D448A5A">
        <w:rPr>
          <w:rFonts w:ascii=".applesystemui" w:hAnsi=".applesystemui"/>
        </w:rPr>
        <w:t xml:space="preserve">. ProPublica's research, which analyzed data from over 7,000 defendants, found that COMPAS showed significant </w:t>
      </w:r>
      <w:r w:rsidRPr="1DE7C7F7" w:rsidR="63176A6C">
        <w:rPr>
          <w:rFonts w:ascii=".applesystemui" w:hAnsi=".applesystemui"/>
          <w:color w:val="EE0000"/>
        </w:rPr>
        <w:t>racial bias</w:t>
      </w:r>
      <w:r w:rsidRPr="1DE7C7F7" w:rsidR="7D448A5A">
        <w:rPr>
          <w:rFonts w:ascii=".applesystemui" w:hAnsi=".applesystemui"/>
        </w:rPr>
        <w:t>. It often flagged low-risk Black individuals as high-risk while labeling high-risk white individuals as low-risk.</w:t>
      </w:r>
    </w:p>
    <w:p w:rsidRPr="00B31091" w:rsidR="00452332" w:rsidP="00452332" w:rsidRDefault="00452332" w14:paraId="6518058C" w14:textId="0A298B56">
      <w:pPr>
        <w:rPr>
          <w:rFonts w:ascii=".applesystemui" w:hAnsi=".applesystemui"/>
        </w:rPr>
      </w:pPr>
      <w:r w:rsidRPr="00B31091">
        <w:rPr>
          <w:rFonts w:ascii=".applesystemui" w:hAnsi=".applesystemui"/>
        </w:rPr>
        <w:t xml:space="preserve">Similarly, this bias primarily originated from systemic biases in the training data. The COMPAS algorithm uses historical law enforcement and judicial data, which itself reflects the existing </w:t>
      </w:r>
      <w:r w:rsidRPr="00B31091" w:rsidR="00A75E8F">
        <w:rPr>
          <w:rFonts w:ascii=".applesystemui" w:hAnsi=".applesystemui"/>
          <w:color w:val="EE0000"/>
        </w:rPr>
        <w:t>racial bias</w:t>
      </w:r>
      <w:r w:rsidRPr="00B31091">
        <w:rPr>
          <w:rFonts w:ascii=".applesystemui" w:hAnsi=".applesystemui"/>
        </w:rPr>
        <w:t xml:space="preserve"> in American society. These biases were inherited by the </w:t>
      </w:r>
      <w:r w:rsidRPr="00B31091" w:rsidR="00A75E8F">
        <w:rPr>
          <w:rFonts w:ascii=".applesystemui" w:hAnsi=".applesystemui"/>
          <w:color w:val="EE0000"/>
        </w:rPr>
        <w:t>artificial intelligence</w:t>
      </w:r>
      <w:r w:rsidRPr="00B31091">
        <w:rPr>
          <w:rFonts w:ascii=".applesystemui" w:hAnsi=".applesystemui"/>
        </w:rPr>
        <w:t xml:space="preserve"> model and were further amplified in judicial practice.</w:t>
      </w:r>
    </w:p>
    <w:p w:rsidRPr="00B31091" w:rsidR="00452332" w:rsidP="00452332" w:rsidRDefault="00452332" w14:paraId="6599BF66" w14:textId="77777777">
      <w:pPr>
        <w:rPr>
          <w:rFonts w:ascii=".applesystemui" w:hAnsi=".applesystemui"/>
        </w:rPr>
      </w:pPr>
      <w:r w:rsidRPr="00B31091">
        <w:rPr>
          <w:rFonts w:ascii=".applesystemui" w:hAnsi=".applesystemui"/>
          <w:b/>
          <w:bCs/>
        </w:rPr>
        <w:t>3) Credit Scoring Discrimination in the Financial Sector</w:t>
      </w:r>
    </w:p>
    <w:p w:rsidRPr="00B31091" w:rsidR="00452332" w:rsidP="00452332" w:rsidRDefault="00452332" w14:paraId="56508957" w14:textId="46BC0452">
      <w:pPr>
        <w:rPr>
          <w:rFonts w:ascii=".applesystemui" w:hAnsi=".applesystemui"/>
        </w:rPr>
      </w:pPr>
      <w:r w:rsidRPr="00B31091">
        <w:rPr>
          <w:rFonts w:ascii=".applesystemui" w:hAnsi=".applesystemui"/>
        </w:rPr>
        <w:t xml:space="preserve">AI is often used in the financial sector for </w:t>
      </w:r>
      <w:r w:rsidRPr="00B31091" w:rsidR="00A75E8F">
        <w:rPr>
          <w:rFonts w:ascii=".applesystemui" w:hAnsi=".applesystemui"/>
          <w:color w:val="EE0000"/>
        </w:rPr>
        <w:t>credit scoring</w:t>
      </w:r>
      <w:r w:rsidRPr="00B31091">
        <w:rPr>
          <w:rFonts w:ascii=".applesystemui" w:hAnsi=".applesystemui"/>
        </w:rPr>
        <w:t xml:space="preserve">. Due to </w:t>
      </w:r>
      <w:r w:rsidRPr="00B31091" w:rsidR="00A75E8F">
        <w:rPr>
          <w:rFonts w:ascii=".applesystemui" w:hAnsi=".applesystemui"/>
          <w:color w:val="EE0000"/>
        </w:rPr>
        <w:t>data bias</w:t>
      </w:r>
      <w:r w:rsidRPr="00B31091">
        <w:rPr>
          <w:rFonts w:ascii=".applesystemui" w:hAnsi=".applesystemui"/>
        </w:rPr>
        <w:t xml:space="preserve">, the system may have an unfair tendency against certain ethnic groups during the evaluation process. For instance, some studies have found that certain systems might give higher scores to white applicants when assessing loan applications from different races, while giving lower scores to African American and Latino applicants. This difference reflects an unfairness in the system's evaluation process. Furthermore, female applicants may also face higher borrowing costs or lower loan amounts in some situations due to the algorithm's </w:t>
      </w:r>
      <w:r w:rsidRPr="00B31091" w:rsidR="00A75E8F">
        <w:rPr>
          <w:rFonts w:ascii=".applesystemui" w:hAnsi=".applesystemui"/>
          <w:color w:val="EE0000"/>
        </w:rPr>
        <w:t>implicit bias</w:t>
      </w:r>
      <w:r w:rsidRPr="00B31091">
        <w:rPr>
          <w:rFonts w:ascii=".applesystemui" w:hAnsi=".applesystemui"/>
        </w:rPr>
        <w:t>.</w:t>
      </w:r>
    </w:p>
    <w:p w:rsidRPr="00B31091" w:rsidR="00452332" w:rsidP="00452332" w:rsidRDefault="00452332" w14:paraId="6AB1ADE9" w14:textId="6CA0B089">
      <w:pPr>
        <w:rPr>
          <w:rFonts w:ascii=".applesystemui" w:hAnsi=".applesystemui"/>
        </w:rPr>
      </w:pPr>
      <w:r w:rsidRPr="00B31091">
        <w:rPr>
          <w:rFonts w:ascii=".applesystemui" w:hAnsi=".applesystemui"/>
        </w:rPr>
        <w:t xml:space="preserve">In 2019, the Apple Card was criticized for alleged bias against women in its </w:t>
      </w:r>
      <w:r w:rsidRPr="00B31091" w:rsidR="00A75E8F">
        <w:rPr>
          <w:rFonts w:ascii=".applesystemui" w:hAnsi=".applesystemui"/>
          <w:color w:val="EE0000"/>
        </w:rPr>
        <w:t>credit scoring</w:t>
      </w:r>
      <w:r w:rsidRPr="00B31091">
        <w:rPr>
          <w:rFonts w:ascii=".applesystemui" w:hAnsi=".applesystemui"/>
        </w:rPr>
        <w:t>. The issue began when a software developer named David Heinemeier Hansson posted on social media, claiming, "</w:t>
      </w:r>
      <w:r w:rsidRPr="00B31091" w:rsidR="001876E7">
        <w:rPr>
          <w:rFonts w:ascii=".applesystemui" w:hAnsi=".applesystemui"/>
          <w:color w:val="7030A0"/>
        </w:rPr>
        <w:t>My wife and I file joint tax returns, and we've been married for a long time. However, Apple's black box algorithm thinks I deserve 20 times her credit limit</w:t>
      </w:r>
      <w:r w:rsidRPr="00B31091">
        <w:rPr>
          <w:rFonts w:ascii=".applesystemui" w:hAnsi=".applesystemui"/>
        </w:rPr>
        <w:t xml:space="preserve">." Hansson's experience was not an isolated one. Steve Wozniak, one of Apple's co-founders, noticed the same problem. In response to Hansson's story, he said, "The same thing happened to us. I got 10 times the credit limit of my wife. We have no separate bank or credit card accounts or any separate assets." Hansson's complaint caught the attention of New York state regulators, who then announced an investigation into the Apple Card. The problem was that this assessment was made by </w:t>
      </w:r>
      <w:r w:rsidRPr="00B31091" w:rsidR="00A75E8F">
        <w:rPr>
          <w:rFonts w:ascii=".applesystemui" w:hAnsi=".applesystemui"/>
          <w:color w:val="EE0000"/>
        </w:rPr>
        <w:t xml:space="preserve">artificial </w:t>
      </w:r>
      <w:r w:rsidRPr="00B31091" w:rsidR="00A75E8F">
        <w:rPr>
          <w:rFonts w:ascii=".applesystemui" w:hAnsi=".applesystemui"/>
          <w:color w:val="EE0000"/>
        </w:rPr>
        <w:lastRenderedPageBreak/>
        <w:t>intelligence</w:t>
      </w:r>
      <w:r w:rsidRPr="00B31091">
        <w:rPr>
          <w:rFonts w:ascii=".applesystemui" w:hAnsi=".applesystemui"/>
        </w:rPr>
        <w:t xml:space="preserve">, and even Goldman Sachs, the issuer of the Apple Card, could not offer an effective solution. Similarly, some fintech companies (like ZestFinance) have also been criticized for their </w:t>
      </w:r>
      <w:r w:rsidRPr="00B31091" w:rsidR="00A75E8F">
        <w:rPr>
          <w:rFonts w:ascii=".applesystemui" w:hAnsi=".applesystemui"/>
          <w:color w:val="EE0000"/>
        </w:rPr>
        <w:t>artificial intelligence</w:t>
      </w:r>
      <w:r w:rsidRPr="00B31091">
        <w:rPr>
          <w:rFonts w:ascii=".applesystemui" w:hAnsi=".applesystemui"/>
        </w:rPr>
        <w:t xml:space="preserve"> systems showing bias against low-income and minority groups in credit assessments. This bias reflects the long-standing economic inequality between different genders and ethnic groups found in historical data, which in turn leads to larger-scale financial discrimination.</w:t>
      </w:r>
    </w:p>
    <w:p w:rsidRPr="00B31091" w:rsidR="00452332" w:rsidP="00452332" w:rsidRDefault="0047694E" w14:paraId="3D69C5A5" w14:textId="42225EE3">
      <w:pPr>
        <w:rPr>
          <w:rFonts w:ascii=".applesystemui" w:hAnsi=".applesystemui"/>
        </w:rPr>
      </w:pPr>
      <w:r>
        <w:rPr>
          <w:rFonts w:hint="eastAsia" w:ascii=".applesystemui" w:hAnsi=".applesystemui"/>
          <w:b/>
          <w:bCs/>
        </w:rPr>
        <w:t xml:space="preserve">2. </w:t>
      </w:r>
      <w:r w:rsidRPr="00B31091" w:rsidR="00452332">
        <w:rPr>
          <w:rFonts w:ascii=".applesystemui" w:hAnsi=".applesystemui"/>
          <w:b/>
          <w:bCs/>
        </w:rPr>
        <w:t>Inequality Faced by Special Groups in the Age of Artificial Intelligence</w:t>
      </w:r>
    </w:p>
    <w:p w:rsidRPr="00B31091" w:rsidR="00452332" w:rsidP="00452332" w:rsidRDefault="00452332" w14:paraId="1DD02A67" w14:textId="35F11A0E">
      <w:pPr>
        <w:rPr>
          <w:rFonts w:ascii=".applesystemui" w:hAnsi=".applesystemui"/>
        </w:rPr>
      </w:pPr>
      <w:r w:rsidRPr="1DE7C7F7" w:rsidR="7D448A5A">
        <w:rPr>
          <w:rFonts w:ascii=".applesystemui" w:hAnsi=".applesystemui"/>
        </w:rPr>
        <w:t>While the popularization of AI technology has brought convenience to many, for special groups</w:t>
      </w:r>
      <w:del w:author="Rachel St. John" w:date="2025-08-18T03:56:13.343Z" w:id="925692002">
        <w:r w:rsidRPr="1DE7C7F7" w:rsidDel="7D448A5A">
          <w:rPr>
            <w:rFonts w:ascii=".applesystemui" w:hAnsi=".applesystemui"/>
          </w:rPr>
          <w:delText xml:space="preserve"> </w:delText>
        </w:r>
      </w:del>
      <w:ins w:author="Rachel St. John" w:date="2025-08-18T03:56:22.009Z" w:id="1054370402">
        <w:r w:rsidRPr="1DE7C7F7" w:rsidR="297AF31B">
          <w:rPr>
            <w:rFonts w:ascii=".applesystemui" w:hAnsi=".applesystemui"/>
          </w:rPr>
          <w:t>—</w:t>
        </w:r>
      </w:ins>
      <w:r w:rsidRPr="1DE7C7F7" w:rsidR="7D448A5A">
        <w:rPr>
          <w:rFonts w:ascii=".applesystemui" w:hAnsi=".applesystemui"/>
        </w:rPr>
        <w:t>like the elderly and people with disabilities</w:t>
      </w:r>
      <w:del w:author="Rachel St. John" w:date="2025-08-18T03:56:31.928Z" w:id="982578003">
        <w:r w:rsidRPr="1DE7C7F7" w:rsidDel="7D448A5A">
          <w:rPr>
            <w:rFonts w:ascii=".applesystemui" w:hAnsi=".applesystemui"/>
          </w:rPr>
          <w:delText xml:space="preserve">, </w:delText>
        </w:r>
      </w:del>
      <w:ins w:author="Rachel St. John" w:date="2025-08-18T03:56:31.968Z" w:id="1286280048">
        <w:r w:rsidRPr="1DE7C7F7" w:rsidR="4DBE15CE">
          <w:rPr>
            <w:rFonts w:ascii=".applesystemui" w:hAnsi=".applesystemui"/>
          </w:rPr>
          <w:t xml:space="preserve">— </w:t>
        </w:r>
      </w:ins>
      <w:r w:rsidRPr="1DE7C7F7" w:rsidR="7D448A5A">
        <w:rPr>
          <w:rFonts w:ascii=".applesystemui" w:hAnsi=".applesystemui"/>
        </w:rPr>
        <w:t>the barriers to using AI are more significant. These barriers are not just technical issues; they are fairness issues.</w:t>
      </w:r>
    </w:p>
    <w:p w:rsidRPr="00B31091" w:rsidR="00452332" w:rsidP="00452332" w:rsidRDefault="00452332" w14:paraId="55F774A1" w14:textId="77777777">
      <w:pPr>
        <w:rPr>
          <w:rFonts w:ascii=".applesystemui" w:hAnsi=".applesystemui"/>
        </w:rPr>
      </w:pPr>
      <w:r w:rsidRPr="00B31091">
        <w:rPr>
          <w:rFonts w:ascii=".applesystemui" w:hAnsi=".applesystemui"/>
          <w:b/>
          <w:bCs/>
        </w:rPr>
        <w:t>1) The Predicament of the Elderly in the Digital Age</w:t>
      </w:r>
    </w:p>
    <w:p w:rsidRPr="00B31091" w:rsidR="00452332" w:rsidP="00452332" w:rsidRDefault="00452332" w14:paraId="11421BB5" w14:textId="168BB9C3">
      <w:pPr>
        <w:rPr>
          <w:rFonts w:ascii=".applesystemui" w:hAnsi=".applesystemui"/>
        </w:rPr>
      </w:pPr>
      <w:r w:rsidRPr="1DE7C7F7" w:rsidR="7D448A5A">
        <w:rPr>
          <w:rFonts w:ascii=".applesystemui" w:hAnsi=".applesystemui"/>
        </w:rPr>
        <w:t xml:space="preserve">Currently, banks, hospitals, and government agencies are increasingly relying on online services. Many elderly people find it difficult to adapt to this transition, causing them to face difficulties in accessing basic services. The popularization of </w:t>
      </w:r>
      <w:r w:rsidRPr="1DE7C7F7" w:rsidR="63176A6C">
        <w:rPr>
          <w:rFonts w:ascii=".applesystemui" w:hAnsi=".applesystemui"/>
          <w:color w:val="EE0000"/>
        </w:rPr>
        <w:t>artificial intelligence</w:t>
      </w:r>
      <w:r w:rsidRPr="1DE7C7F7" w:rsidR="7D448A5A">
        <w:rPr>
          <w:rFonts w:ascii=".applesystemui" w:hAnsi=".applesystemui"/>
        </w:rPr>
        <w:t xml:space="preserve"> devices</w:t>
      </w:r>
      <w:r w:rsidRPr="1DE7C7F7" w:rsidR="7D448A5A">
        <w:rPr>
          <w:rFonts w:ascii=".applesystemui" w:hAnsi=".applesystemui"/>
        </w:rPr>
        <w:t>, in particular, has</w:t>
      </w:r>
      <w:r w:rsidRPr="1DE7C7F7" w:rsidR="7D448A5A">
        <w:rPr>
          <w:rFonts w:ascii=".applesystemui" w:hAnsi=".applesystemui"/>
        </w:rPr>
        <w:t xml:space="preserve"> a level of operational complexity that makes the elderly feel intimidated, </w:t>
      </w:r>
      <w:r w:rsidRPr="1DE7C7F7" w:rsidR="68B45F86">
        <w:rPr>
          <w:rFonts w:ascii=".applesystemui" w:hAnsi=".applesystemui"/>
          <w:color w:val="7030A0"/>
        </w:rPr>
        <w:t xml:space="preserve">afraid </w:t>
      </w:r>
      <w:del w:author="Rachel St. John" w:date="2025-08-18T03:57:03.988Z" w:id="1775849277">
        <w:r w:rsidRPr="1DE7C7F7" w:rsidDel="68B45F86">
          <w:rPr>
            <w:rFonts w:ascii=".applesystemui" w:hAnsi=".applesystemui"/>
            <w:color w:val="7030A0"/>
          </w:rPr>
          <w:delText xml:space="preserve">to use them </w:delText>
        </w:r>
      </w:del>
      <w:r w:rsidRPr="1DE7C7F7" w:rsidR="68B45F86">
        <w:rPr>
          <w:rFonts w:ascii=".applesystemui" w:hAnsi=".applesystemui"/>
          <w:color w:val="7030A0"/>
        </w:rPr>
        <w:t>and</w:t>
      </w:r>
      <w:ins w:author="Rachel St. John" w:date="2025-08-18T03:57:13.057Z" w:id="1051467317">
        <w:r w:rsidRPr="1DE7C7F7" w:rsidR="3516FBE5">
          <w:rPr>
            <w:rFonts w:ascii=".applesystemui" w:hAnsi=".applesystemui"/>
            <w:color w:val="7030A0"/>
          </w:rPr>
          <w:t>, t</w:t>
        </w:r>
        <w:r w:rsidRPr="1DE7C7F7" w:rsidR="54CE84D1">
          <w:rPr>
            <w:rFonts w:ascii=".applesystemui" w:hAnsi=".applesystemui"/>
            <w:color w:val="7030A0"/>
          </w:rPr>
          <w:t>herefore,</w:t>
        </w:r>
      </w:ins>
      <w:r w:rsidRPr="1DE7C7F7" w:rsidR="68B45F86">
        <w:rPr>
          <w:rFonts w:ascii=".applesystemui" w:hAnsi=".applesystemui"/>
          <w:color w:val="7030A0"/>
        </w:rPr>
        <w:t xml:space="preserve"> unable to use </w:t>
      </w:r>
      <w:ins w:author="Rachel St. John" w:date="2025-08-18T03:57:20.82Z" w:id="375935700">
        <w:r w:rsidRPr="1DE7C7F7" w:rsidR="6F2DF6D0">
          <w:rPr>
            <w:rFonts w:ascii=".applesystemui" w:hAnsi=".applesystemui"/>
            <w:color w:val="7030A0"/>
          </w:rPr>
          <w:t>the services</w:t>
        </w:r>
      </w:ins>
      <w:del w:author="Rachel St. John" w:date="2025-08-18T03:57:17.394Z" w:id="743555510">
        <w:r w:rsidRPr="1DE7C7F7" w:rsidDel="68B45F86">
          <w:rPr>
            <w:rFonts w:ascii=".applesystemui" w:hAnsi=".applesystemui"/>
            <w:color w:val="7030A0"/>
          </w:rPr>
          <w:delText>them</w:delText>
        </w:r>
      </w:del>
      <w:r w:rsidRPr="1DE7C7F7" w:rsidR="7D448A5A">
        <w:rPr>
          <w:rFonts w:ascii=".applesystemui" w:hAnsi=".applesystemui"/>
        </w:rPr>
        <w:t xml:space="preserve">. For example, during the COVID-19 vaccination period, many countries and regions used online appointment systems to manage vaccinations. Although this method was efficient and convenient, many elderly people were unfamiliar with the internet, lacked smart devices, and could not </w:t>
      </w:r>
      <w:r w:rsidRPr="1DE7C7F7" w:rsidR="7D448A5A">
        <w:rPr>
          <w:rFonts w:ascii=".applesystemui" w:hAnsi=".applesystemui"/>
        </w:rPr>
        <w:t>operate</w:t>
      </w:r>
      <w:r w:rsidRPr="1DE7C7F7" w:rsidR="7D448A5A">
        <w:rPr>
          <w:rFonts w:ascii=".applesystemui" w:hAnsi=".applesystemui"/>
        </w:rPr>
        <w:t xml:space="preserve"> the complex online booking platforms. They also </w:t>
      </w:r>
      <w:r w:rsidRPr="1DE7C7F7" w:rsidR="7D448A5A">
        <w:rPr>
          <w:rFonts w:ascii=".applesystemui" w:hAnsi=".applesystemui"/>
        </w:rPr>
        <w:t>couldn't</w:t>
      </w:r>
      <w:r w:rsidRPr="1DE7C7F7" w:rsidR="7D448A5A">
        <w:rPr>
          <w:rFonts w:ascii=".applesystemui" w:hAnsi=".applesystemui"/>
        </w:rPr>
        <w:t xml:space="preserve"> get relevant information in time, which caused them to miss their vaccination opportunities. </w:t>
      </w:r>
      <w:r w:rsidRPr="1DE7C7F7" w:rsidR="68B45F86">
        <w:rPr>
          <w:rFonts w:ascii=".applesystemui" w:hAnsi=".applesystemui"/>
          <w:color w:val="7030A0"/>
        </w:rPr>
        <w:t>The online appointments ended up causing them more trouble</w:t>
      </w:r>
      <w:r w:rsidRPr="1DE7C7F7" w:rsidR="7D448A5A">
        <w:rPr>
          <w:rFonts w:ascii=".applesystemui" w:hAnsi=".applesystemui"/>
        </w:rPr>
        <w:t>.</w:t>
      </w:r>
    </w:p>
    <w:p w:rsidRPr="00B31091" w:rsidR="00452332" w:rsidP="00452332" w:rsidRDefault="00452332" w14:paraId="302DB2B7" w14:textId="77777777">
      <w:pPr>
        <w:rPr>
          <w:rFonts w:ascii=".applesystemui" w:hAnsi=".applesystemui"/>
        </w:rPr>
      </w:pPr>
      <w:r w:rsidRPr="00B31091">
        <w:rPr>
          <w:rFonts w:ascii=".applesystemui" w:hAnsi=".applesystemui"/>
        </w:rPr>
        <w:t>Another example is online medical appointment systems. Some software has complex interface designs and tedious verification procedures, putting the elderly at a disadvantage when trying to book appointments, unable to compete with younger people. The same predicament occurs at every stage, from waiting for their turn and getting lab tests to picking up medication.</w:t>
      </w:r>
    </w:p>
    <w:p w:rsidRPr="00B31091" w:rsidR="00452332" w:rsidP="00452332" w:rsidRDefault="00452332" w14:paraId="642DE6A7" w14:textId="77777777">
      <w:pPr>
        <w:rPr>
          <w:rFonts w:ascii=".applesystemui" w:hAnsi=".applesystemui"/>
        </w:rPr>
      </w:pPr>
      <w:r w:rsidRPr="00B31091">
        <w:rPr>
          <w:rFonts w:ascii=".applesystemui" w:hAnsi=".applesystemui"/>
          <w:b/>
          <w:bCs/>
        </w:rPr>
        <w:t>2) The Marginalization of People with Disabilities by AI</w:t>
      </w:r>
    </w:p>
    <w:p w:rsidRPr="00B31091" w:rsidR="00452332" w:rsidP="00452332" w:rsidRDefault="00452332" w14:paraId="4FF67C25" w14:textId="0AC7C509">
      <w:pPr>
        <w:rPr>
          <w:rFonts w:ascii=".applesystemui" w:hAnsi=".applesystemui"/>
        </w:rPr>
      </w:pPr>
      <w:r w:rsidRPr="00B31091">
        <w:rPr>
          <w:rFonts w:ascii=".applesystemui" w:hAnsi=".applesystemui"/>
        </w:rPr>
        <w:t xml:space="preserve">During the research and design phase of AI devices and applications, the needs of people with disabilities are often not fully considered, especially for those with visual, hearing, or mobility impairments. For instance, if a self-driving taxi is not designed with a proper way for people with disabilities to get in and out, it will only worsen their exclusion by technology. Furthermore, because data from people with disabilities makes up a very small proportion of the training data in existing </w:t>
      </w:r>
      <w:r w:rsidRPr="00B31091" w:rsidR="00A75E8F">
        <w:rPr>
          <w:rFonts w:ascii=".applesystemui" w:hAnsi=".applesystemui"/>
          <w:color w:val="EE0000"/>
        </w:rPr>
        <w:t>artificial intelligence</w:t>
      </w:r>
      <w:r w:rsidRPr="00B31091">
        <w:rPr>
          <w:rFonts w:ascii=".applesystemui" w:hAnsi=".applesystemui"/>
        </w:rPr>
        <w:t xml:space="preserve"> models, these systems perform poorly when processing their data. For example, facial recognition </w:t>
      </w:r>
      <w:r w:rsidRPr="00B31091">
        <w:rPr>
          <w:rFonts w:ascii=".applesystemui" w:hAnsi=".applesystemui"/>
        </w:rPr>
        <w:lastRenderedPageBreak/>
        <w:t>technology is prone to errors when processing data from people with special facial features (such as facial deformities or expression disorders). Forbes magazine has also reported that voice recognition systems respond poorly to users with accents and speech impediments.</w:t>
      </w:r>
    </w:p>
    <w:p w:rsidRPr="00B31091" w:rsidR="00452332" w:rsidP="00452332" w:rsidRDefault="00452332" w14:paraId="3E056B5D" w14:textId="77777777">
      <w:pPr>
        <w:rPr>
          <w:rFonts w:ascii=".applesystemui" w:hAnsi=".applesystemui"/>
        </w:rPr>
      </w:pPr>
      <w:r w:rsidRPr="00B31091">
        <w:rPr>
          <w:rFonts w:ascii=".applesystemui" w:hAnsi=".applesystemui"/>
          <w:b/>
          <w:bCs/>
        </w:rPr>
        <w:t>3. Unfair Use of AI Technology</w:t>
      </w:r>
    </w:p>
    <w:p w:rsidRPr="00B31091" w:rsidR="00452332" w:rsidP="00452332" w:rsidRDefault="00452332" w14:paraId="70F4930B" w14:textId="77777777">
      <w:pPr>
        <w:rPr>
          <w:rFonts w:ascii=".applesystemui" w:hAnsi=".applesystemui"/>
        </w:rPr>
      </w:pPr>
      <w:r w:rsidRPr="00B31091">
        <w:rPr>
          <w:rFonts w:ascii=".applesystemui" w:hAnsi=".applesystemui"/>
        </w:rPr>
        <w:t>AI technology is often in the hands of government departments or large corporations, creating a risk of unfair use. For example, facial recognition technology is frequently used in public safety to catch fugitives, but if the use of these systems is not controlled, it could expose people to surveillance and harm citizens' rights. In another example, some software with a de facto monopoly forces users to provide their fingerprints, voice, or facial images, leaving users with no choice. This also creates a factual unfairness. Some online shopping platforms use the customer data they control to induce users into paying higher prices for goods, which also harms transactional fairness. In short, once AI technology is controlled by a few, it can potentially be abused, harming social fairness and justice.</w:t>
      </w:r>
    </w:p>
    <w:p w:rsidR="00593BB7" w:rsidP="00452332" w:rsidRDefault="00593BB7" w14:paraId="41A29084" w14:textId="77777777">
      <w:pPr>
        <w:rPr>
          <w:rFonts w:ascii=".applesystemui" w:hAnsi=".applesystemui"/>
          <w:b/>
          <w:bCs/>
        </w:rPr>
      </w:pPr>
    </w:p>
    <w:p w:rsidRPr="00B31091" w:rsidR="00452332" w:rsidP="00452332" w:rsidRDefault="00452332" w14:paraId="71B9F90A" w14:textId="1304FE75">
      <w:pPr>
        <w:rPr>
          <w:rFonts w:ascii=".applesystemui" w:hAnsi=".applesystemui"/>
        </w:rPr>
      </w:pPr>
      <w:r w:rsidRPr="00B31091">
        <w:rPr>
          <w:rFonts w:ascii=".applesystemui" w:hAnsi=".applesystemui"/>
          <w:b/>
          <w:bCs/>
        </w:rPr>
        <w:t>Summary</w:t>
      </w:r>
    </w:p>
    <w:p w:rsidRPr="00B31091" w:rsidR="00452332" w:rsidP="00452332" w:rsidRDefault="00452332" w14:paraId="0693F224" w14:textId="1A72989D">
      <w:pPr>
        <w:rPr>
          <w:rFonts w:ascii=".applesystemui" w:hAnsi=".applesystemui"/>
        </w:rPr>
      </w:pPr>
      <w:r w:rsidRPr="00B31091">
        <w:rPr>
          <w:rFonts w:ascii=".applesystemui" w:hAnsi=".applesystemui"/>
        </w:rPr>
        <w:t xml:space="preserve">The improper use of </w:t>
      </w:r>
      <w:r w:rsidRPr="00B31091" w:rsidR="00A75E8F">
        <w:rPr>
          <w:rFonts w:ascii=".applesystemui" w:hAnsi=".applesystemui"/>
          <w:color w:val="EE0000"/>
        </w:rPr>
        <w:t>artificial intelligence</w:t>
      </w:r>
      <w:r w:rsidRPr="00B31091">
        <w:rPr>
          <w:rFonts w:ascii=".applesystemui" w:hAnsi=".applesystemui"/>
        </w:rPr>
        <w:t xml:space="preserve"> can worsen social inequality, further marginalizing vulnerable groups. It also damages public trust in AI technology and, in serious cases, could lead to social chaos, such as illegal surveillance and privacy violations. The issue of fairness in </w:t>
      </w:r>
      <w:r w:rsidRPr="00B31091" w:rsidR="00A75E8F">
        <w:rPr>
          <w:rFonts w:ascii=".applesystemui" w:hAnsi=".applesystemui"/>
          <w:color w:val="EE0000"/>
        </w:rPr>
        <w:t>artificial intelligence</w:t>
      </w:r>
      <w:r w:rsidRPr="00B31091">
        <w:rPr>
          <w:rFonts w:ascii=".applesystemui" w:hAnsi=".applesystemui"/>
        </w:rPr>
        <w:t xml:space="preserve"> is a multifaceted challenge that requires a joint effort from technology, law, and society. Scientists are actively seeking solutions, such as using techniques like </w:t>
      </w:r>
      <w:r w:rsidRPr="00B31091" w:rsidR="00A75E8F">
        <w:rPr>
          <w:rFonts w:ascii=".applesystemui" w:hAnsi=".applesystemui"/>
          <w:color w:val="EE0000"/>
        </w:rPr>
        <w:t>resampling</w:t>
      </w:r>
      <w:r w:rsidRPr="00B31091">
        <w:rPr>
          <w:rFonts w:ascii=".applesystemui" w:hAnsi=".applesystemui"/>
        </w:rPr>
        <w:t xml:space="preserve">, </w:t>
      </w:r>
      <w:r w:rsidRPr="00B31091" w:rsidR="00A75E8F">
        <w:rPr>
          <w:rFonts w:ascii=".applesystemui" w:hAnsi=".applesystemui"/>
          <w:color w:val="EE0000"/>
        </w:rPr>
        <w:t>data augmentation</w:t>
      </w:r>
      <w:r w:rsidRPr="00B31091">
        <w:rPr>
          <w:rFonts w:ascii=".applesystemui" w:hAnsi=".applesystemui"/>
        </w:rPr>
        <w:t xml:space="preserve">, and </w:t>
      </w:r>
      <w:r w:rsidRPr="00B31091" w:rsidR="00A75E8F">
        <w:rPr>
          <w:rFonts w:ascii=".applesystemui" w:hAnsi=".applesystemui"/>
          <w:color w:val="EE0000"/>
        </w:rPr>
        <w:t>bias detection</w:t>
      </w:r>
      <w:r w:rsidRPr="00B31091">
        <w:rPr>
          <w:rFonts w:ascii=".applesystemui" w:hAnsi=".applesystemui"/>
        </w:rPr>
        <w:t xml:space="preserve"> to reduce bias in training data, promoting accessible design for AI, and strengthening compliance checks for AI use.</w:t>
      </w:r>
    </w:p>
    <w:p w:rsidRPr="00B31091" w:rsidR="00452332" w:rsidP="1DE7C7F7" w:rsidRDefault="00452332" w14:paraId="74BD0C24" w14:textId="3CD22685">
      <w:pPr>
        <w:pStyle w:val="a"/>
        <w:suppressLineNumbers w:val="0"/>
        <w:bidi w:val="0"/>
        <w:spacing w:before="0" w:beforeAutospacing="off" w:after="160" w:afterAutospacing="off" w:line="278" w:lineRule="auto"/>
        <w:ind w:left="0" w:right="0"/>
        <w:jc w:val="left"/>
        <w:rPr>
          <w:rFonts w:ascii=".applesystemui" w:hAnsi=".applesystemui"/>
        </w:rPr>
        <w:pPrChange w:author="Rachel St. John" w:date="2025-08-18T04:00:17.561Z">
          <w:pPr>
            <w:pStyle w:val="a"/>
            <w:spacing w:before="0" w:beforeAutospacing="off" w:after="160" w:afterAutospacing="off"/>
          </w:pPr>
        </w:pPrChange>
      </w:pPr>
      <w:r w:rsidRPr="1DE7C7F7" w:rsidR="7D448A5A">
        <w:rPr>
          <w:rFonts w:ascii=".applesystemui" w:hAnsi=".applesystemui"/>
        </w:rPr>
        <w:t xml:space="preserve">Fundamentally, the purpose of using </w:t>
      </w:r>
      <w:r w:rsidRPr="1DE7C7F7" w:rsidR="63176A6C">
        <w:rPr>
          <w:rFonts w:ascii=".applesystemui" w:hAnsi=".applesystemui"/>
          <w:color w:val="EE0000"/>
        </w:rPr>
        <w:t>artificial intelligence</w:t>
      </w:r>
      <w:r w:rsidRPr="1DE7C7F7" w:rsidR="7D448A5A">
        <w:rPr>
          <w:rFonts w:ascii=".applesystemui" w:hAnsi=".applesystemui"/>
        </w:rPr>
        <w:t xml:space="preserve"> is to make society fairer, not the other way around. For example, the application of </w:t>
      </w:r>
      <w:r w:rsidRPr="1DE7C7F7" w:rsidR="63176A6C">
        <w:rPr>
          <w:rFonts w:ascii=".applesystemui" w:hAnsi=".applesystemui"/>
          <w:color w:val="EE0000"/>
        </w:rPr>
        <w:t>artificial intelligence</w:t>
      </w:r>
      <w:r w:rsidRPr="1DE7C7F7" w:rsidR="7D448A5A">
        <w:rPr>
          <w:rFonts w:ascii=".applesystemui" w:hAnsi=".applesystemui"/>
        </w:rPr>
        <w:t xml:space="preserve"> in education can give children in remote mountainous areas</w:t>
      </w:r>
      <w:del w:author="Rachel St. John" w:date="2025-08-18T04:01:05.158Z" w:id="1958551646">
        <w:r w:rsidRPr="1DE7C7F7" w:rsidDel="7D448A5A">
          <w:rPr>
            <w:rFonts w:ascii=".applesystemui" w:hAnsi=".applesystemui"/>
          </w:rPr>
          <w:delText xml:space="preserve"> </w:delText>
        </w:r>
      </w:del>
      <w:del w:author="Rachel St. John" w:date="2025-08-18T04:00:35.796Z" w:id="553616899">
        <w:r w:rsidRPr="1DE7C7F7" w:rsidDel="7D448A5A">
          <w:rPr>
            <w:rFonts w:ascii=".applesystemui" w:hAnsi=".applesystemui"/>
          </w:rPr>
          <w:delText>an</w:delText>
        </w:r>
      </w:del>
      <w:r w:rsidRPr="1DE7C7F7" w:rsidR="7D448A5A">
        <w:rPr>
          <w:rFonts w:ascii=".applesystemui" w:hAnsi=".applesystemui"/>
        </w:rPr>
        <w:t xml:space="preserve"> equal </w:t>
      </w:r>
      <w:ins w:author="Rachel St. John" w:date="2025-08-18T04:00:29.894Z" w:id="1957359090">
        <w:r w:rsidRPr="1DE7C7F7" w:rsidR="4E573FBA">
          <w:rPr>
            <w:rFonts w:ascii=".applesystemui" w:hAnsi=".applesystemui"/>
          </w:rPr>
          <w:t>access</w:t>
        </w:r>
      </w:ins>
      <w:del w:author="Rachel St. John" w:date="2025-08-18T04:00:17.411Z" w:id="800110474">
        <w:r w:rsidRPr="1DE7C7F7" w:rsidDel="7D448A5A">
          <w:rPr>
            <w:rFonts w:ascii=".applesystemui" w:hAnsi=".applesystemui"/>
          </w:rPr>
          <w:delText xml:space="preserve">right </w:delText>
        </w:r>
      </w:del>
      <w:r w:rsidRPr="1DE7C7F7" w:rsidR="7D448A5A">
        <w:rPr>
          <w:rFonts w:ascii=".applesystemui" w:hAnsi=".applesystemui"/>
        </w:rPr>
        <w:t xml:space="preserve">to education, and voice recognition technology can allow elderly people with mobility issues to control a wheelchair with their voice. Some of the fairness issues we see are, on one hand, due to the residual prejudices and discrimination in historical data, and on the other hand, a problem of the unfair use of AI technology. With technological progress and legal improvements, </w:t>
      </w:r>
      <w:r w:rsidRPr="1DE7C7F7" w:rsidR="63176A6C">
        <w:rPr>
          <w:rFonts w:ascii=".applesystemui" w:hAnsi=".applesystemui"/>
          <w:color w:val="EE0000"/>
        </w:rPr>
        <w:t>artificial intelligence</w:t>
      </w:r>
      <w:r w:rsidRPr="1DE7C7F7" w:rsidR="7D448A5A">
        <w:rPr>
          <w:rFonts w:ascii=".applesystemui" w:hAnsi=".applesystemui"/>
        </w:rPr>
        <w:t xml:space="preserve"> will surely push human society toward a more just and fair direction.</w:t>
      </w:r>
    </w:p>
    <w:p w:rsidR="00593BB7" w:rsidP="00452332" w:rsidRDefault="00593BB7" w14:paraId="695B524C" w14:textId="77777777">
      <w:pPr>
        <w:rPr>
          <w:rFonts w:ascii=".applesystemui" w:hAnsi=".applesystemui"/>
          <w:b/>
          <w:bCs/>
        </w:rPr>
      </w:pPr>
    </w:p>
    <w:p w:rsidRPr="00B31091" w:rsidR="00452332" w:rsidP="00452332" w:rsidRDefault="00452332" w14:paraId="1387C2B5" w14:textId="630F9F33">
      <w:pPr>
        <w:rPr>
          <w:rFonts w:ascii=".applesystemui" w:hAnsi=".applesystemui"/>
          <w:b/>
          <w:bCs/>
        </w:rPr>
      </w:pPr>
      <w:r w:rsidRPr="00B31091">
        <w:rPr>
          <w:rFonts w:ascii=".applesystemui" w:hAnsi=".applesystemui"/>
          <w:b/>
          <w:bCs/>
        </w:rPr>
        <w:lastRenderedPageBreak/>
        <w:t>Reflection and Discussion</w:t>
      </w:r>
    </w:p>
    <w:p w:rsidRPr="00B31091" w:rsidR="00452332" w:rsidP="00452332" w:rsidRDefault="00452332" w14:paraId="5A455685" w14:textId="00B6A543">
      <w:pPr>
        <w:rPr>
          <w:rFonts w:ascii=".applesystemui" w:hAnsi=".applesystemui"/>
        </w:rPr>
      </w:pPr>
      <w:r w:rsidRPr="00B31091">
        <w:rPr>
          <w:rFonts w:ascii=".applesystemui" w:hAnsi=".applesystemui"/>
        </w:rPr>
        <w:t xml:space="preserve">(1) Using automated resume screening as an example, think about and discuss how </w:t>
      </w:r>
      <w:r w:rsidRPr="00B31091" w:rsidR="00A75E8F">
        <w:rPr>
          <w:rFonts w:ascii=".applesystemui" w:hAnsi=".applesystemui"/>
          <w:color w:val="EE0000"/>
        </w:rPr>
        <w:t>data bias</w:t>
      </w:r>
      <w:r w:rsidRPr="00B31091">
        <w:rPr>
          <w:rFonts w:ascii=".applesystemui" w:hAnsi=".applesystemui"/>
        </w:rPr>
        <w:t xml:space="preserve"> can lead to </w:t>
      </w:r>
      <w:r w:rsidRPr="00B31091" w:rsidR="00A75E8F">
        <w:rPr>
          <w:rFonts w:ascii=".applesystemui" w:hAnsi=".applesystemui"/>
          <w:color w:val="EE0000"/>
        </w:rPr>
        <w:t>gender bias</w:t>
      </w:r>
      <w:r w:rsidRPr="00B31091">
        <w:rPr>
          <w:rFonts w:ascii=".applesystemui" w:hAnsi=".applesystemui"/>
        </w:rPr>
        <w:t>.</w:t>
      </w:r>
    </w:p>
    <w:p w:rsidRPr="00B31091" w:rsidR="00452332" w:rsidP="00452332" w:rsidRDefault="00452332" w14:paraId="31151212" w14:textId="13A7E7BA">
      <w:pPr>
        <w:rPr>
          <w:rFonts w:ascii=".applesystemui" w:hAnsi=".applesystemui"/>
        </w:rPr>
      </w:pPr>
      <w:r w:rsidRPr="00B31091">
        <w:rPr>
          <w:rFonts w:ascii=".applesystemui" w:hAnsi=".applesystemui"/>
        </w:rPr>
        <w:t xml:space="preserve">(2) In the example of </w:t>
      </w:r>
      <w:r w:rsidRPr="00B31091" w:rsidR="00A75E8F">
        <w:rPr>
          <w:rFonts w:ascii=".applesystemui" w:hAnsi=".applesystemui"/>
          <w:color w:val="EE0000"/>
        </w:rPr>
        <w:t>credit scoring</w:t>
      </w:r>
      <w:r w:rsidRPr="00B31091">
        <w:rPr>
          <w:rFonts w:ascii=".applesystemui" w:hAnsi=".applesystemui"/>
        </w:rPr>
        <w:t xml:space="preserve"> bias, the </w:t>
      </w:r>
      <w:r w:rsidRPr="00B31091" w:rsidR="00A75E8F">
        <w:rPr>
          <w:rFonts w:ascii=".applesystemui" w:hAnsi=".applesystemui"/>
          <w:color w:val="EE0000"/>
        </w:rPr>
        <w:t>artificial intelligence</w:t>
      </w:r>
      <w:r w:rsidRPr="00B31091">
        <w:rPr>
          <w:rFonts w:ascii=".applesystemui" w:hAnsi=".applesystemui"/>
        </w:rPr>
        <w:t xml:space="preserve"> system not only produced clear </w:t>
      </w:r>
      <w:r w:rsidRPr="00B31091" w:rsidR="00A75E8F">
        <w:rPr>
          <w:rFonts w:ascii=".applesystemui" w:hAnsi=".applesystemui"/>
          <w:color w:val="EE0000"/>
        </w:rPr>
        <w:t>gender discrimination</w:t>
      </w:r>
      <w:r w:rsidRPr="00B31091">
        <w:rPr>
          <w:rFonts w:ascii=".applesystemui" w:hAnsi=".applesystemui"/>
        </w:rPr>
        <w:t xml:space="preserve"> but was also difficult to correct. What is the reason for this?</w:t>
      </w:r>
    </w:p>
    <w:p w:rsidR="00593BB7" w:rsidP="00452332" w:rsidRDefault="00593BB7" w14:paraId="0F49FBC7" w14:textId="77777777">
      <w:pPr>
        <w:rPr>
          <w:rFonts w:ascii=".applesystemui" w:hAnsi=".applesystemui"/>
          <w:b/>
          <w:bCs/>
        </w:rPr>
      </w:pPr>
    </w:p>
    <w:p w:rsidRPr="00B31091" w:rsidR="00452332" w:rsidP="00452332" w:rsidRDefault="00452332" w14:paraId="106309A5" w14:textId="5FE27FB4">
      <w:pPr>
        <w:rPr>
          <w:rFonts w:ascii=".applesystemui" w:hAnsi=".applesystemui"/>
          <w:b/>
          <w:bCs/>
        </w:rPr>
      </w:pPr>
      <w:r w:rsidRPr="00B31091">
        <w:rPr>
          <w:rFonts w:ascii=".applesystemui" w:hAnsi=".applesystemui"/>
          <w:b/>
          <w:bCs/>
        </w:rPr>
        <w:t>Hands-on Exploration</w:t>
      </w:r>
    </w:p>
    <w:p w:rsidRPr="00B31091" w:rsidR="00452332" w:rsidP="00452332" w:rsidRDefault="00452332" w14:paraId="4275AEE5" w14:textId="3432DF0D">
      <w:pPr>
        <w:rPr>
          <w:rFonts w:ascii=".applesystemui" w:hAnsi=".applesystemui"/>
        </w:rPr>
      </w:pPr>
      <w:r w:rsidRPr="00B31091">
        <w:rPr>
          <w:rFonts w:ascii=".applesystemui" w:hAnsi=".applesystemui"/>
        </w:rPr>
        <w:t xml:space="preserve">Hold a debate to discuss the impact of </w:t>
      </w:r>
      <w:r w:rsidRPr="00B31091" w:rsidR="00A75E8F">
        <w:rPr>
          <w:rFonts w:ascii=".applesystemui" w:hAnsi=".applesystemui"/>
          <w:color w:val="EE0000"/>
        </w:rPr>
        <w:t>artificial intelligence</w:t>
      </w:r>
      <w:r w:rsidRPr="00B31091">
        <w:rPr>
          <w:rFonts w:ascii=".applesystemui" w:hAnsi=".applesystemui"/>
        </w:rPr>
        <w:t xml:space="preserve"> on social fairness. The affirmative side's position is that the development of </w:t>
      </w:r>
      <w:r w:rsidRPr="00B31091" w:rsidR="00A75E8F">
        <w:rPr>
          <w:rFonts w:ascii=".applesystemui" w:hAnsi=".applesystemui"/>
          <w:color w:val="EE0000"/>
        </w:rPr>
        <w:t>artificial intelligence</w:t>
      </w:r>
      <w:r w:rsidRPr="00B31091">
        <w:rPr>
          <w:rFonts w:ascii=".applesystemui" w:hAnsi=".applesystemui"/>
        </w:rPr>
        <w:t xml:space="preserve"> is beneficial for promoting social fairness. The negative side's position is that the development of </w:t>
      </w:r>
      <w:r w:rsidRPr="00B31091" w:rsidR="00A75E8F">
        <w:rPr>
          <w:rFonts w:ascii=".applesystemui" w:hAnsi=".applesystemui"/>
          <w:color w:val="EE0000"/>
        </w:rPr>
        <w:t>artificial intelligence</w:t>
      </w:r>
      <w:r w:rsidRPr="00B31091">
        <w:rPr>
          <w:rFonts w:ascii=".applesystemui" w:hAnsi=".applesystemui"/>
        </w:rPr>
        <w:t xml:space="preserve"> causes greater social injustice. Use a large model tool like ChatGLM to organize your debate arguments and gather relevant evidence.</w:t>
      </w:r>
    </w:p>
    <w:p w:rsidRPr="00B31091" w:rsidR="00452332" w:rsidP="00452332" w:rsidRDefault="00A076F8" w14:paraId="37C36A9F" w14:textId="77777777">
      <w:pPr>
        <w:rPr>
          <w:rFonts w:ascii=".applesystemui" w:hAnsi=".applesystemui"/>
        </w:rPr>
      </w:pPr>
      <w:r w:rsidRPr="00B31091">
        <w:rPr>
          <w:rFonts w:ascii=".applesystemui" w:hAnsi=".applesystemui"/>
        </w:rPr>
        <w:pict w14:anchorId="58CA59CA">
          <v:rect id="_x0000_i1025" style="width:0;height:1.5pt" o:hr="t" o:hrstd="t" o:hrnoshade="t" o:hralign="center" fillcolor="#1b1c1d" stroked="f"/>
        </w:pict>
      </w:r>
    </w:p>
    <w:p w:rsidRPr="00593BB7" w:rsidR="00593BB7" w:rsidP="00593BB7" w:rsidRDefault="00452332" w14:paraId="3105918E" w14:textId="77777777">
      <w:pPr>
        <w:rPr>
          <w:rFonts w:ascii=".applesystemui" w:hAnsi=".applesystemui"/>
          <w:b/>
          <w:bCs/>
        </w:rPr>
      </w:pPr>
      <w:r w:rsidRPr="00593BB7">
        <w:rPr>
          <w:rFonts w:ascii=".applesystemui" w:hAnsi=".applesystemui"/>
          <w:b/>
          <w:bCs/>
        </w:rPr>
        <w:t>Figure Caption</w:t>
      </w:r>
    </w:p>
    <w:p w:rsidRPr="00B31091" w:rsidR="00452332" w:rsidP="00593BB7" w:rsidRDefault="00452332" w14:paraId="0D0B962A" w14:textId="3155751F">
      <w:pPr>
        <w:rPr>
          <w:rFonts w:hint="eastAsia" w:ascii=".applesystemui" w:hAnsi=".applesystemui"/>
        </w:rPr>
      </w:pPr>
      <w:r w:rsidRPr="00B31091">
        <w:rPr>
          <w:rFonts w:ascii=".applesystemui" w:hAnsi=".applesystemui"/>
          <w:b/>
          <w:bCs/>
        </w:rPr>
        <w:t>Figure 5-16:</w:t>
      </w:r>
      <w:r w:rsidRPr="00B31091">
        <w:rPr>
          <w:rFonts w:ascii=".applesystemui" w:hAnsi=".applesystemui"/>
        </w:rPr>
        <w:t xml:space="preserve"> </w:t>
      </w:r>
      <w:r w:rsidR="00A076F8">
        <w:rPr>
          <w:rFonts w:hint="eastAsia" w:ascii=".applesystemui" w:hAnsi=".applesystemui"/>
        </w:rPr>
        <w:t>AI can lead to gender discrimination.</w:t>
      </w:r>
    </w:p>
    <w:p w:rsidR="00A97161" w:rsidP="00593BB7" w:rsidRDefault="00452332" w14:paraId="359FB30C" w14:textId="3BA7794A">
      <w:pPr>
        <w:rPr>
          <w:rFonts w:hint="eastAsia" w:ascii=".applesystemui" w:hAnsi=".applesystemui"/>
        </w:rPr>
      </w:pPr>
      <w:r w:rsidRPr="00B31091">
        <w:rPr>
          <w:rFonts w:ascii=".applesystemui" w:hAnsi=".applesystemui"/>
          <w:b/>
          <w:bCs/>
        </w:rPr>
        <w:t>Figure 5-17:</w:t>
      </w:r>
      <w:r w:rsidRPr="00B31091">
        <w:rPr>
          <w:rFonts w:ascii=".applesystemui" w:hAnsi=".applesystemui"/>
        </w:rPr>
        <w:t xml:space="preserve"> </w:t>
      </w:r>
      <w:r w:rsidR="00C405C4">
        <w:rPr>
          <w:rFonts w:hint="eastAsia" w:ascii=".applesystemui" w:hAnsi=".applesystemui"/>
        </w:rPr>
        <w:t xml:space="preserve">Example of </w:t>
      </w:r>
      <w:r w:rsidRPr="00B31091" w:rsidR="00C405C4">
        <w:rPr>
          <w:rFonts w:ascii=".applesystemui" w:hAnsi=".applesystemui"/>
        </w:rPr>
        <w:t>racial bias in the COMPAS system's predictions</w:t>
      </w:r>
      <w:r w:rsidR="00C405C4">
        <w:rPr>
          <w:rFonts w:hint="eastAsia" w:ascii=".applesystemui" w:hAnsi=".applesystemui"/>
        </w:rPr>
        <w:t>.</w:t>
      </w:r>
    </w:p>
    <w:p w:rsidRPr="00753463" w:rsidR="00753463" w:rsidP="00753463" w:rsidRDefault="00753463" w14:paraId="0807FDAE" w14:textId="6F4B5365">
      <w:pPr>
        <w:rPr>
          <w:rFonts w:ascii=".applesystemui" w:hAnsi=".applesystemui"/>
        </w:rPr>
      </w:pPr>
      <w:r w:rsidRPr="00753463">
        <w:rPr>
          <w:rFonts w:ascii=".applesystemui" w:hAnsi=".applesystemui"/>
        </w:rPr>
        <w:t xml:space="preserve">Note: </w:t>
      </w:r>
      <w:r w:rsidR="00A076F8">
        <w:rPr>
          <w:rFonts w:hint="eastAsia" w:ascii=".applesystemui" w:hAnsi=".applesystemui"/>
        </w:rPr>
        <w:t>Prater</w:t>
      </w:r>
      <w:r w:rsidRPr="00753463">
        <w:rPr>
          <w:rFonts w:ascii=".applesystemui" w:hAnsi=".applesystemui"/>
        </w:rPr>
        <w:t xml:space="preserve"> was arrested for stealing $86.35 worth of tools from a nearby store. Although he was not considered to be at risk of reoffending, he was, in fact, a habitual thief. In a similar case, Brisha Borden was assessed as having a high-risk level of 8 for future offenses after she and a friend took a child's bicycle and scooter that were parked outside. In reality, she did not reoffend.</w:t>
      </w:r>
    </w:p>
    <w:p w:rsidRPr="00B31091" w:rsidR="000616CD" w:rsidRDefault="000616CD" w14:paraId="1ECCE2A3" w14:textId="77777777">
      <w:pPr>
        <w:rPr>
          <w:rFonts w:ascii=".applesystemui" w:hAnsi=".applesystemui"/>
        </w:rPr>
      </w:pPr>
    </w:p>
    <w:sectPr w:rsidRPr="00B31091" w:rsidR="000616CD">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4B3A" w:rsidP="001E0B54" w:rsidRDefault="00534B3A" w14:paraId="77FCFFE5" w14:textId="77777777">
      <w:pPr>
        <w:spacing w:after="0" w:line="240" w:lineRule="auto"/>
      </w:pPr>
      <w:r>
        <w:separator/>
      </w:r>
    </w:p>
  </w:endnote>
  <w:endnote w:type="continuationSeparator" w:id="0">
    <w:p w:rsidR="00534B3A" w:rsidP="001E0B54" w:rsidRDefault="00534B3A" w14:paraId="3D0EFC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4B3A" w:rsidP="001E0B54" w:rsidRDefault="00534B3A" w14:paraId="38DF5F6B" w14:textId="77777777">
      <w:pPr>
        <w:spacing w:after="0" w:line="240" w:lineRule="auto"/>
      </w:pPr>
      <w:r>
        <w:separator/>
      </w:r>
    </w:p>
  </w:footnote>
  <w:footnote w:type="continuationSeparator" w:id="0">
    <w:p w:rsidR="00534B3A" w:rsidP="001E0B54" w:rsidRDefault="00534B3A" w14:paraId="2E60B82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57024"/>
    <w:multiLevelType w:val="multilevel"/>
    <w:tmpl w:val="B5261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4263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CD"/>
    <w:rsid w:val="000616CD"/>
    <w:rsid w:val="001876E7"/>
    <w:rsid w:val="001E0B54"/>
    <w:rsid w:val="00352B95"/>
    <w:rsid w:val="00452332"/>
    <w:rsid w:val="0047694E"/>
    <w:rsid w:val="004A0046"/>
    <w:rsid w:val="00534B3A"/>
    <w:rsid w:val="00593BB7"/>
    <w:rsid w:val="00753463"/>
    <w:rsid w:val="00786E63"/>
    <w:rsid w:val="008F3340"/>
    <w:rsid w:val="00A076F8"/>
    <w:rsid w:val="00A75E8F"/>
    <w:rsid w:val="00A97161"/>
    <w:rsid w:val="00B31091"/>
    <w:rsid w:val="00C405C4"/>
    <w:rsid w:val="00D2172C"/>
    <w:rsid w:val="00E4534E"/>
    <w:rsid w:val="179344DB"/>
    <w:rsid w:val="1B41AFC5"/>
    <w:rsid w:val="1DE7C7F7"/>
    <w:rsid w:val="205B9143"/>
    <w:rsid w:val="297AF31B"/>
    <w:rsid w:val="32D90998"/>
    <w:rsid w:val="3516FBE5"/>
    <w:rsid w:val="3DE229BB"/>
    <w:rsid w:val="4DBE15CE"/>
    <w:rsid w:val="4E573FBA"/>
    <w:rsid w:val="4F893C05"/>
    <w:rsid w:val="54CE84D1"/>
    <w:rsid w:val="5A21B775"/>
    <w:rsid w:val="63176A6C"/>
    <w:rsid w:val="68B45F86"/>
    <w:rsid w:val="6F2DF6D0"/>
    <w:rsid w:val="75D0F3C3"/>
    <w:rsid w:val="7D448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CB864EE"/>
  <w15:chartTrackingRefBased/>
  <w15:docId w15:val="{3C7516E6-3AF9-4648-BC40-1817F0959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0616CD"/>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0616CD"/>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0616CD"/>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616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16C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16C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16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16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16CD"/>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0616CD"/>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0616CD"/>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0616CD"/>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0616CD"/>
    <w:rPr>
      <w:rFonts w:cstheme="majorBidi"/>
      <w:color w:val="0F4761" w:themeColor="accent1" w:themeShade="BF"/>
      <w:sz w:val="28"/>
      <w:szCs w:val="28"/>
    </w:rPr>
  </w:style>
  <w:style w:type="character" w:styleId="50" w:customStyle="1">
    <w:name w:val="标题 5 字符"/>
    <w:basedOn w:val="a0"/>
    <w:link w:val="5"/>
    <w:uiPriority w:val="9"/>
    <w:semiHidden/>
    <w:rsid w:val="000616CD"/>
    <w:rPr>
      <w:rFonts w:cstheme="majorBidi"/>
      <w:color w:val="0F4761" w:themeColor="accent1" w:themeShade="BF"/>
      <w:sz w:val="24"/>
    </w:rPr>
  </w:style>
  <w:style w:type="character" w:styleId="60" w:customStyle="1">
    <w:name w:val="标题 6 字符"/>
    <w:basedOn w:val="a0"/>
    <w:link w:val="6"/>
    <w:uiPriority w:val="9"/>
    <w:semiHidden/>
    <w:rsid w:val="000616CD"/>
    <w:rPr>
      <w:rFonts w:cstheme="majorBidi"/>
      <w:b/>
      <w:bCs/>
      <w:color w:val="0F4761" w:themeColor="accent1" w:themeShade="BF"/>
    </w:rPr>
  </w:style>
  <w:style w:type="character" w:styleId="70" w:customStyle="1">
    <w:name w:val="标题 7 字符"/>
    <w:basedOn w:val="a0"/>
    <w:link w:val="7"/>
    <w:uiPriority w:val="9"/>
    <w:semiHidden/>
    <w:rsid w:val="000616CD"/>
    <w:rPr>
      <w:rFonts w:cstheme="majorBidi"/>
      <w:b/>
      <w:bCs/>
      <w:color w:val="595959" w:themeColor="text1" w:themeTint="A6"/>
    </w:rPr>
  </w:style>
  <w:style w:type="character" w:styleId="80" w:customStyle="1">
    <w:name w:val="标题 8 字符"/>
    <w:basedOn w:val="a0"/>
    <w:link w:val="8"/>
    <w:uiPriority w:val="9"/>
    <w:semiHidden/>
    <w:rsid w:val="000616CD"/>
    <w:rPr>
      <w:rFonts w:cstheme="majorBidi"/>
      <w:color w:val="595959" w:themeColor="text1" w:themeTint="A6"/>
    </w:rPr>
  </w:style>
  <w:style w:type="character" w:styleId="90" w:customStyle="1">
    <w:name w:val="标题 9 字符"/>
    <w:basedOn w:val="a0"/>
    <w:link w:val="9"/>
    <w:uiPriority w:val="9"/>
    <w:semiHidden/>
    <w:rsid w:val="000616CD"/>
    <w:rPr>
      <w:rFonts w:eastAsiaTheme="majorEastAsia" w:cstheme="majorBidi"/>
      <w:color w:val="595959" w:themeColor="text1" w:themeTint="A6"/>
    </w:rPr>
  </w:style>
  <w:style w:type="paragraph" w:styleId="a3">
    <w:name w:val="Title"/>
    <w:basedOn w:val="a"/>
    <w:next w:val="a"/>
    <w:link w:val="a4"/>
    <w:uiPriority w:val="10"/>
    <w:qFormat/>
    <w:rsid w:val="000616CD"/>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0616CD"/>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0616CD"/>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0616CD"/>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0616CD"/>
    <w:pPr>
      <w:spacing w:before="160"/>
      <w:jc w:val="center"/>
    </w:pPr>
    <w:rPr>
      <w:i/>
      <w:iCs/>
      <w:color w:val="404040" w:themeColor="text1" w:themeTint="BF"/>
    </w:rPr>
  </w:style>
  <w:style w:type="character" w:styleId="a8" w:customStyle="1">
    <w:name w:val="引用 字符"/>
    <w:basedOn w:val="a0"/>
    <w:link w:val="a7"/>
    <w:uiPriority w:val="29"/>
    <w:rsid w:val="000616CD"/>
    <w:rPr>
      <w:i/>
      <w:iCs/>
      <w:color w:val="404040" w:themeColor="text1" w:themeTint="BF"/>
    </w:rPr>
  </w:style>
  <w:style w:type="paragraph" w:styleId="a9">
    <w:name w:val="List Paragraph"/>
    <w:basedOn w:val="a"/>
    <w:uiPriority w:val="34"/>
    <w:qFormat/>
    <w:rsid w:val="000616CD"/>
    <w:pPr>
      <w:ind w:left="720"/>
      <w:contextualSpacing/>
    </w:pPr>
  </w:style>
  <w:style w:type="character" w:styleId="aa">
    <w:name w:val="Intense Emphasis"/>
    <w:basedOn w:val="a0"/>
    <w:uiPriority w:val="21"/>
    <w:qFormat/>
    <w:rsid w:val="000616CD"/>
    <w:rPr>
      <w:i/>
      <w:iCs/>
      <w:color w:val="0F4761" w:themeColor="accent1" w:themeShade="BF"/>
    </w:rPr>
  </w:style>
  <w:style w:type="paragraph" w:styleId="ab">
    <w:name w:val="Intense Quote"/>
    <w:basedOn w:val="a"/>
    <w:next w:val="a"/>
    <w:link w:val="ac"/>
    <w:uiPriority w:val="30"/>
    <w:qFormat/>
    <w:rsid w:val="000616C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0616CD"/>
    <w:rPr>
      <w:i/>
      <w:iCs/>
      <w:color w:val="0F4761" w:themeColor="accent1" w:themeShade="BF"/>
    </w:rPr>
  </w:style>
  <w:style w:type="character" w:styleId="ad">
    <w:name w:val="Intense Reference"/>
    <w:basedOn w:val="a0"/>
    <w:uiPriority w:val="32"/>
    <w:qFormat/>
    <w:rsid w:val="000616CD"/>
    <w:rPr>
      <w:b/>
      <w:bCs/>
      <w:smallCaps/>
      <w:color w:val="0F4761" w:themeColor="accent1" w:themeShade="BF"/>
      <w:spacing w:val="5"/>
    </w:rPr>
  </w:style>
  <w:style w:type="paragraph" w:styleId="ae">
    <w:name w:val="header"/>
    <w:basedOn w:val="a"/>
    <w:link w:val="af"/>
    <w:uiPriority w:val="99"/>
    <w:unhideWhenUsed/>
    <w:rsid w:val="001E0B54"/>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1E0B54"/>
    <w:rPr>
      <w:sz w:val="18"/>
      <w:szCs w:val="18"/>
    </w:rPr>
  </w:style>
  <w:style w:type="paragraph" w:styleId="af0">
    <w:name w:val="footer"/>
    <w:basedOn w:val="a"/>
    <w:link w:val="af1"/>
    <w:uiPriority w:val="99"/>
    <w:unhideWhenUsed/>
    <w:rsid w:val="001E0B54"/>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1E0B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15</revision>
  <dcterms:created xsi:type="dcterms:W3CDTF">2025-08-15T09:25:00.0000000Z</dcterms:created>
  <dcterms:modified xsi:type="dcterms:W3CDTF">2025-08-18T04:01:38.2302254Z</dcterms:modified>
</coreProperties>
</file>