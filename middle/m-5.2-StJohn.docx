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81028" w:rsidR="00DE4031" w:rsidP="00DE4031" w:rsidRDefault="00DE4031" w14:paraId="649C8163" w14:textId="6FAF0DFB">
      <w:pPr>
        <w:rPr>
          <w:rFonts w:ascii=".applesystemui" w:hAnsi=".applesystemui"/>
          <w:b/>
          <w:bCs/>
        </w:rPr>
      </w:pPr>
      <w:r w:rsidRPr="00D81028">
        <w:rPr>
          <w:rFonts w:ascii=".applesystemui" w:hAnsi=".applesystemui"/>
          <w:b/>
          <w:bCs/>
        </w:rPr>
        <w:t xml:space="preserve">5.2 </w:t>
      </w:r>
      <w:r w:rsidRPr="00045F2E" w:rsidR="00045F2E">
        <w:rPr>
          <w:rFonts w:ascii=".applesystemui" w:hAnsi=".applesystemui"/>
          <w:b/>
          <w:bCs/>
          <w:color w:val="EE0000"/>
        </w:rPr>
        <w:t>Information forgery</w:t>
      </w:r>
    </w:p>
    <w:p w:rsidRPr="00D81028" w:rsidR="00DE4031" w:rsidP="00DE4031" w:rsidRDefault="00DE4031" w14:paraId="631CA348" w14:textId="77777777">
      <w:pPr>
        <w:rPr>
          <w:rFonts w:ascii=".applesystemui" w:hAnsi=".applesystemui"/>
          <w:b/>
          <w:bCs/>
        </w:rPr>
      </w:pPr>
      <w:r w:rsidRPr="00D81028">
        <w:rPr>
          <w:rFonts w:ascii=".applesystemui" w:hAnsi=".applesystemui"/>
          <w:b/>
          <w:bCs/>
        </w:rPr>
        <w:t>Learning objectives</w:t>
      </w:r>
    </w:p>
    <w:p w:rsidRPr="00D81028" w:rsidR="00DE4031" w:rsidP="00DE4031" w:rsidRDefault="00DE4031" w14:paraId="5CB0E5B5" w14:textId="3CF1B1CE">
      <w:pPr>
        <w:numPr>
          <w:ilvl w:val="0"/>
          <w:numId w:val="1"/>
        </w:numPr>
        <w:rPr>
          <w:rFonts w:ascii=".applesystemui" w:hAnsi=".applesystemui"/>
        </w:rPr>
      </w:pPr>
      <w:r w:rsidRPr="00D81028">
        <w:rPr>
          <w:rFonts w:ascii=".applesystemui" w:hAnsi=".applesystemui"/>
        </w:rPr>
        <w:t xml:space="preserve">Understand the application of </w:t>
      </w:r>
      <w:r w:rsidRPr="00D81028" w:rsidR="00ED2707">
        <w:rPr>
          <w:rFonts w:ascii=".applesystemui" w:hAnsi=".applesystemui"/>
          <w:color w:val="EE0000"/>
        </w:rPr>
        <w:t>artificial intelligence</w:t>
      </w:r>
      <w:r w:rsidRPr="00D81028">
        <w:rPr>
          <w:rFonts w:ascii=".applesystemui" w:hAnsi=".applesystemui"/>
        </w:rPr>
        <w:t xml:space="preserve"> in </w:t>
      </w:r>
      <w:r w:rsidRPr="00B91606">
        <w:rPr>
          <w:rFonts w:ascii=".applesystemui" w:hAnsi=".applesystemui"/>
          <w:color w:val="EE0000"/>
        </w:rPr>
        <w:t>audio and video synthesis</w:t>
      </w:r>
      <w:r w:rsidRPr="00D81028">
        <w:rPr>
          <w:rFonts w:ascii=".applesystemui" w:hAnsi=".applesystemui"/>
        </w:rPr>
        <w:t xml:space="preserve"> technology and the social impact of its abuse.</w:t>
      </w:r>
    </w:p>
    <w:p w:rsidRPr="00D81028" w:rsidR="00DE4031" w:rsidP="00DE4031" w:rsidRDefault="00DE4031" w14:paraId="096947D2" w14:textId="3178924D">
      <w:pPr>
        <w:numPr>
          <w:ilvl w:val="0"/>
          <w:numId w:val="1"/>
        </w:numPr>
        <w:rPr>
          <w:rFonts w:ascii=".applesystemui" w:hAnsi=".applesystemui"/>
        </w:rPr>
      </w:pPr>
      <w:r w:rsidRPr="00D81028">
        <w:rPr>
          <w:rFonts w:ascii=".applesystemui" w:hAnsi=".applesystemui"/>
        </w:rPr>
        <w:t xml:space="preserve">Recognize the role and limitations of </w:t>
      </w:r>
      <w:r w:rsidRPr="00045F2E" w:rsidR="00045F2E">
        <w:rPr>
          <w:rFonts w:ascii=".applesystemui" w:hAnsi=".applesystemui"/>
          <w:color w:val="EE0000"/>
        </w:rPr>
        <w:t>forgery detection</w:t>
      </w:r>
      <w:r w:rsidRPr="00D81028">
        <w:rPr>
          <w:rFonts w:ascii=".applesystemui" w:hAnsi=".applesystemui"/>
        </w:rPr>
        <w:t xml:space="preserve"> technology in addressing the proliferation of fake audio and video.</w:t>
      </w:r>
    </w:p>
    <w:p w:rsidRPr="00D81028" w:rsidR="00DE4031" w:rsidP="00DE4031" w:rsidRDefault="00DE4031" w14:paraId="26F4E875" w14:textId="087C16B0">
      <w:pPr>
        <w:numPr>
          <w:ilvl w:val="0"/>
          <w:numId w:val="1"/>
        </w:numPr>
        <w:rPr>
          <w:rFonts w:ascii=".applesystemui" w:hAnsi=".applesystemui"/>
        </w:rPr>
      </w:pPr>
      <w:r w:rsidRPr="00D81028">
        <w:rPr>
          <w:rFonts w:ascii=".applesystemui" w:hAnsi=".applesystemui"/>
        </w:rPr>
        <w:t xml:space="preserve">Discuss multi-level strategies for combating </w:t>
      </w:r>
      <w:r w:rsidRPr="00045F2E" w:rsidR="00045F2E">
        <w:rPr>
          <w:rFonts w:ascii=".applesystemui" w:hAnsi=".applesystemui"/>
          <w:color w:val="EE0000"/>
        </w:rPr>
        <w:t>information forgery</w:t>
      </w:r>
      <w:r w:rsidRPr="00D81028">
        <w:rPr>
          <w:rFonts w:ascii=".applesystemui" w:hAnsi=".applesystemui"/>
        </w:rPr>
        <w:t>, including technical measures, public education, and legal regulation.</w:t>
      </w:r>
    </w:p>
    <w:p w:rsidR="00045F2E" w:rsidP="00DE4031" w:rsidRDefault="00045F2E" w14:paraId="6AFC97CE" w14:textId="77777777">
      <w:pPr>
        <w:rPr>
          <w:rFonts w:ascii=".applesystemui" w:hAnsi=".applesystemui"/>
          <w:b/>
          <w:bCs/>
        </w:rPr>
      </w:pPr>
    </w:p>
    <w:p w:rsidRPr="00D81028" w:rsidR="00DE4031" w:rsidP="00DE4031" w:rsidRDefault="00DE4031" w14:paraId="700BFFA5" w14:textId="60FA707F">
      <w:pPr>
        <w:rPr>
          <w:rFonts w:ascii=".applesystemui" w:hAnsi=".applesystemui"/>
        </w:rPr>
      </w:pPr>
      <w:r w:rsidRPr="09746D3F" w:rsidR="0C01DC13">
        <w:rPr>
          <w:rFonts w:ascii=".applesystemui" w:hAnsi=".applesystemui"/>
        </w:rPr>
        <w:t xml:space="preserve">The development of </w:t>
      </w:r>
      <w:r w:rsidRPr="09746D3F" w:rsidR="3591DB24">
        <w:rPr>
          <w:rFonts w:ascii=".applesystemui" w:hAnsi=".applesystemui"/>
          <w:color w:val="EE0000"/>
        </w:rPr>
        <w:t>artificial intelligence</w:t>
      </w:r>
      <w:r w:rsidRPr="09746D3F" w:rsidR="0C01DC13">
        <w:rPr>
          <w:rFonts w:ascii=".applesystemui" w:hAnsi=".applesystemui"/>
        </w:rPr>
        <w:t xml:space="preserve"> technology has brought many conveniences to our lives, but it also comes with a series of potential risks. Some of these risks are not yet so urgent</w:t>
      </w:r>
      <w:del w:author="Rachel St. John" w:date="2025-08-18T02:47:42.582Z" w:id="180222353">
        <w:r w:rsidRPr="09746D3F" w:rsidDel="0C01DC13">
          <w:rPr>
            <w:rFonts w:ascii=".applesystemui" w:hAnsi=".applesystemui"/>
          </w:rPr>
          <w:delText xml:space="preserve">, </w:delText>
        </w:r>
      </w:del>
      <w:ins w:author="Rachel St. John" w:date="2025-08-18T02:47:42.613Z" w:id="1676165892">
        <w:r w:rsidRPr="09746D3F" w:rsidR="19DC1BC3">
          <w:rPr>
            <w:rFonts w:ascii=".applesystemui" w:hAnsi=".applesystemui"/>
          </w:rPr>
          <w:t xml:space="preserve">— </w:t>
        </w:r>
      </w:ins>
      <w:r w:rsidRPr="09746D3F" w:rsidR="0C01DC13">
        <w:rPr>
          <w:rFonts w:ascii=".applesystemui" w:hAnsi=".applesystemui"/>
        </w:rPr>
        <w:t>such as the risk of robots autonomously attacking humans, which currently seems very distant</w:t>
      </w:r>
      <w:del w:author="Rachel St. John" w:date="2025-08-18T02:48:00.48Z" w:id="1992632900">
        <w:r w:rsidRPr="09746D3F" w:rsidDel="0C01DC13">
          <w:rPr>
            <w:rFonts w:ascii=".applesystemui" w:hAnsi=".applesystemui"/>
          </w:rPr>
          <w:delText xml:space="preserve">, </w:delText>
        </w:r>
      </w:del>
      <w:ins w:author="Rachel St. John" w:date="2025-08-18T02:48:00.503Z" w:id="1053187935">
        <w:r w:rsidRPr="09746D3F" w:rsidR="4D163ED7">
          <w:rPr>
            <w:rFonts w:ascii=".applesystemui" w:hAnsi=".applesystemui"/>
          </w:rPr>
          <w:t xml:space="preserve">— </w:t>
        </w:r>
      </w:ins>
      <w:r w:rsidRPr="09746D3F" w:rsidR="0C01DC13">
        <w:rPr>
          <w:rFonts w:ascii=".applesystemui" w:hAnsi=".applesystemui"/>
        </w:rPr>
        <w:t>giving us some time to deal with it gradually. However, some risks are already imminent and require immediate action to prevent the development of technology from harming humanity itself.</w:t>
      </w:r>
    </w:p>
    <w:p w:rsidRPr="00D81028" w:rsidR="00DE4031" w:rsidP="00DE4031" w:rsidRDefault="00DE4031" w14:paraId="175B56B4" w14:textId="4C961785">
      <w:pPr>
        <w:rPr>
          <w:rFonts w:ascii=".applesystemui" w:hAnsi=".applesystemui"/>
        </w:rPr>
      </w:pPr>
      <w:r w:rsidRPr="00D81028">
        <w:rPr>
          <w:rFonts w:ascii=".applesystemui" w:hAnsi=".applesystemui"/>
        </w:rPr>
        <w:t xml:space="preserve">This section discusses an AI risk that has already caused significant social harm: </w:t>
      </w:r>
      <w:r w:rsidRPr="00045F2E" w:rsidR="00045F2E">
        <w:rPr>
          <w:rFonts w:ascii=".applesystemui" w:hAnsi=".applesystemui"/>
          <w:color w:val="EE0000"/>
        </w:rPr>
        <w:t>information forgery</w:t>
      </w:r>
      <w:r w:rsidRPr="00D81028">
        <w:rPr>
          <w:rFonts w:ascii=".applesystemui" w:hAnsi=".applesystemui"/>
        </w:rPr>
        <w:t xml:space="preserve"> brought about by </w:t>
      </w:r>
      <w:r w:rsidRPr="00D81028" w:rsidR="00ED2707">
        <w:rPr>
          <w:rFonts w:ascii=".applesystemui" w:hAnsi=".applesystemui"/>
          <w:color w:val="EE0000"/>
        </w:rPr>
        <w:t>artificial intelligence</w:t>
      </w:r>
      <w:r w:rsidRPr="00D81028">
        <w:rPr>
          <w:rFonts w:ascii=".applesystemui" w:hAnsi=".applesystemui"/>
        </w:rPr>
        <w:t xml:space="preserve">. The </w:t>
      </w:r>
      <w:r w:rsidRPr="00045F2E" w:rsidR="00045F2E">
        <w:rPr>
          <w:rFonts w:ascii=".applesystemui" w:hAnsi=".applesystemui"/>
          <w:color w:val="EE0000"/>
        </w:rPr>
        <w:t>information forgery</w:t>
      </w:r>
      <w:r w:rsidRPr="00D81028">
        <w:rPr>
          <w:rFonts w:ascii=".applesystemui" w:hAnsi=".applesystemui"/>
        </w:rPr>
        <w:t xml:space="preserve"> mentioned here does not refer to fabricating some false news, but rather to generating fake images, sounds, and videos through </w:t>
      </w:r>
      <w:r w:rsidRPr="00D81028" w:rsidR="00ED2707">
        <w:rPr>
          <w:rFonts w:ascii=".applesystemui" w:hAnsi=".applesystemui"/>
          <w:color w:val="EE0000"/>
        </w:rPr>
        <w:t>artificial intelligence</w:t>
      </w:r>
      <w:r w:rsidRPr="00D81028">
        <w:rPr>
          <w:rFonts w:ascii=".applesystemui" w:hAnsi=".applesystemui"/>
        </w:rPr>
        <w:t xml:space="preserve"> technology. These forged images, audio, and videos have reached a level where it is difficult to distinguish the real from the fake, and their spread can have a very negative impact.</w:t>
      </w:r>
    </w:p>
    <w:p w:rsidRPr="00D81028" w:rsidR="00DE4031" w:rsidP="00DE4031" w:rsidRDefault="00DE4031" w14:paraId="2619F150" w14:textId="77777777">
      <w:pPr>
        <w:rPr>
          <w:rFonts w:ascii=".applesystemui" w:hAnsi=".applesystemui"/>
        </w:rPr>
      </w:pPr>
      <w:r w:rsidRPr="00D81028">
        <w:rPr>
          <w:rFonts w:ascii=".applesystemui" w:hAnsi=".applesystemui"/>
          <w:b/>
          <w:bCs/>
        </w:rPr>
        <w:t>1. Audio and Video Synthesis Technology</w:t>
      </w:r>
    </w:p>
    <w:p w:rsidRPr="00D81028" w:rsidR="00DE4031" w:rsidP="00DE4031" w:rsidRDefault="00ED2707" w14:paraId="4C4B4D33" w14:textId="54C3A737">
      <w:pPr>
        <w:rPr>
          <w:rFonts w:ascii=".applesystemui" w:hAnsi=".applesystemui"/>
        </w:rPr>
      </w:pPr>
      <w:r w:rsidRPr="00D81028">
        <w:rPr>
          <w:rFonts w:ascii=".applesystemui" w:hAnsi=".applesystemui"/>
          <w:color w:val="EE0000"/>
        </w:rPr>
        <w:t>Deepfake</w:t>
      </w:r>
      <w:r w:rsidRPr="00D81028" w:rsidR="00DE4031">
        <w:rPr>
          <w:rFonts w:ascii=".applesystemui" w:hAnsi=".applesystemui"/>
        </w:rPr>
        <w:t xml:space="preserve"> is an advanced image and video forgery technique that uses </w:t>
      </w:r>
      <w:r w:rsidRPr="00D81028">
        <w:rPr>
          <w:rFonts w:ascii=".applesystemui" w:hAnsi=".applesystemui"/>
          <w:color w:val="EE0000"/>
        </w:rPr>
        <w:t>deep learning</w:t>
      </w:r>
      <w:r w:rsidRPr="00D81028" w:rsidR="00DE4031">
        <w:rPr>
          <w:rFonts w:ascii=".applesystemui" w:hAnsi=".applesystemui"/>
        </w:rPr>
        <w:t xml:space="preserve"> models to synthesize highly realistic fake images and videos. The technology itself is not complex. </w:t>
      </w:r>
      <w:r w:rsidR="00CA64C4">
        <w:rPr>
          <w:rFonts w:hint="eastAsia" w:ascii=".applesystemui" w:hAnsi=".applesystemui"/>
        </w:rPr>
        <w:t>As shown in Figure 5-5, i</w:t>
      </w:r>
      <w:r w:rsidRPr="00D81028" w:rsidR="00DE4031">
        <w:rPr>
          <w:rFonts w:ascii=".applesystemui" w:hAnsi=".applesystemui"/>
        </w:rPr>
        <w:t>t works by inputting person A's facial photo into an "expression encoder" to extract their facial expression features, and then inputting these features into person B's "face decoder." Through this process, a photo can be generated with person A's expression on person B's face.</w:t>
      </w:r>
    </w:p>
    <w:p w:rsidRPr="00D81028" w:rsidR="00DE4031" w:rsidP="00DE4031" w:rsidRDefault="00ED2707" w14:paraId="7FDD6DC6" w14:textId="719C9539">
      <w:pPr>
        <w:rPr>
          <w:rFonts w:ascii=".applesystemui" w:hAnsi=".applesystemui"/>
        </w:rPr>
      </w:pPr>
      <w:r w:rsidRPr="00D81028">
        <w:rPr>
          <w:rFonts w:ascii=".applesystemui" w:hAnsi=".applesystemui"/>
          <w:color w:val="EE0000"/>
        </w:rPr>
        <w:t>Deepfake</w:t>
      </w:r>
      <w:r w:rsidRPr="00D81028" w:rsidR="00DE4031">
        <w:rPr>
          <w:rFonts w:ascii=".applesystemui" w:hAnsi=".applesystemui"/>
        </w:rPr>
        <w:t xml:space="preserve"> can be used for face swapping in images and videos, which means replacing a person's face in an image or video with someone else's face</w:t>
      </w:r>
      <w:r w:rsidR="00ED5309">
        <w:rPr>
          <w:rFonts w:hint="eastAsia" w:ascii=".applesystemui" w:hAnsi=".applesystemui"/>
        </w:rPr>
        <w:t xml:space="preserve"> (Figure 5-6)</w:t>
      </w:r>
      <w:r w:rsidRPr="00D81028" w:rsidR="00DE4031">
        <w:rPr>
          <w:rFonts w:ascii=".applesystemui" w:hAnsi=".applesystemui"/>
        </w:rPr>
        <w:t>, while leaving the background, clothing, and other elements almost unchanged. Another way this technology creates fakes is by using a person's movements to control a single image, which makes the picture appear to move</w:t>
      </w:r>
      <w:r w:rsidR="00ED5309">
        <w:rPr>
          <w:rFonts w:hint="eastAsia" w:ascii=".applesystemui" w:hAnsi=".applesystemui"/>
        </w:rPr>
        <w:t xml:space="preserve"> (Figure 5-7)</w:t>
      </w:r>
      <w:r w:rsidRPr="00D81028" w:rsidR="00DE4031">
        <w:rPr>
          <w:rFonts w:ascii=".applesystemui" w:hAnsi=".applesystemui"/>
        </w:rPr>
        <w:t>.</w:t>
      </w:r>
    </w:p>
    <w:p w:rsidRPr="00D81028" w:rsidR="00DE4031" w:rsidP="00DE4031" w:rsidRDefault="00DE4031" w14:paraId="6CC9335F" w14:textId="05281F0B">
      <w:pPr>
        <w:rPr>
          <w:rFonts w:ascii=".applesystemui" w:hAnsi=".applesystemui"/>
        </w:rPr>
      </w:pPr>
      <w:r w:rsidRPr="00D81028">
        <w:rPr>
          <w:rFonts w:ascii=".applesystemui" w:hAnsi=".applesystemui"/>
        </w:rPr>
        <w:lastRenderedPageBreak/>
        <w:t>Besides images and videos, audio materials can also be modified using a technique called "</w:t>
      </w:r>
      <w:r w:rsidRPr="00D81028" w:rsidR="00ED2707">
        <w:rPr>
          <w:rFonts w:ascii=".applesystemui" w:hAnsi=".applesystemui"/>
          <w:color w:val="EE0000"/>
        </w:rPr>
        <w:t>voice conversion</w:t>
      </w:r>
      <w:r w:rsidRPr="00D81028">
        <w:rPr>
          <w:rFonts w:ascii=".applesystemui" w:hAnsi=".applesystemui"/>
        </w:rPr>
        <w:t xml:space="preserve">." The process involves first extracting the pronunciation features of speaker A and then transferring these features onto the speech of speaker B. Today's </w:t>
      </w:r>
      <w:r w:rsidRPr="00D81028" w:rsidR="00ED2707">
        <w:rPr>
          <w:rFonts w:ascii=".applesystemui" w:hAnsi=".applesystemui"/>
          <w:color w:val="EE0000"/>
        </w:rPr>
        <w:t>voice conversion</w:t>
      </w:r>
      <w:r w:rsidRPr="00D81028">
        <w:rPr>
          <w:rFonts w:ascii=".applesystemui" w:hAnsi=".applesystemui"/>
        </w:rPr>
        <w:t xml:space="preserve"> technology is so powerful that it can perform conversions in real-time. This means that when one person is speaking, after being processed by the converter, the person on the other end hears a different person's voice.</w:t>
      </w:r>
    </w:p>
    <w:p w:rsidRPr="00D81028" w:rsidR="00DE4031" w:rsidP="00DE4031" w:rsidRDefault="00DE4031" w14:paraId="7DC4B9D2" w14:textId="77777777">
      <w:pPr>
        <w:rPr>
          <w:rFonts w:ascii=".applesystemui" w:hAnsi=".applesystemui"/>
        </w:rPr>
      </w:pPr>
      <w:r w:rsidRPr="00D81028">
        <w:rPr>
          <w:rFonts w:ascii=".applesystemui" w:hAnsi=".applesystemui"/>
          <w:b/>
          <w:bCs/>
        </w:rPr>
        <w:t>2. The Abuse of Audio and Video Synthesis Technology</w:t>
      </w:r>
    </w:p>
    <w:p w:rsidRPr="00D81028" w:rsidR="00DE4031" w:rsidP="00DE4031" w:rsidRDefault="00DE4031" w14:paraId="7F19A64B" w14:textId="5BEEC6FA">
      <w:pPr>
        <w:rPr>
          <w:rFonts w:ascii=".applesystemui" w:hAnsi=".applesystemui"/>
        </w:rPr>
      </w:pPr>
      <w:r w:rsidRPr="09746D3F" w:rsidR="0C01DC13">
        <w:rPr>
          <w:rFonts w:ascii=".applesystemui" w:hAnsi=".applesystemui"/>
        </w:rPr>
        <w:t xml:space="preserve">Whether it is </w:t>
      </w:r>
      <w:r w:rsidRPr="09746D3F" w:rsidR="3591DB24">
        <w:rPr>
          <w:rFonts w:ascii=".applesystemui" w:hAnsi=".applesystemui"/>
          <w:color w:val="EE0000"/>
        </w:rPr>
        <w:t>Deepfake</w:t>
      </w:r>
      <w:r w:rsidRPr="09746D3F" w:rsidR="0C01DC13">
        <w:rPr>
          <w:rFonts w:ascii=".applesystemui" w:hAnsi=".applesystemui"/>
        </w:rPr>
        <w:t xml:space="preserve"> or </w:t>
      </w:r>
      <w:r w:rsidRPr="09746D3F" w:rsidR="3591DB24">
        <w:rPr>
          <w:rFonts w:ascii=".applesystemui" w:hAnsi=".applesystemui"/>
          <w:color w:val="EE0000"/>
        </w:rPr>
        <w:t>voice conversion</w:t>
      </w:r>
      <w:r w:rsidRPr="09746D3F" w:rsidR="0C01DC13">
        <w:rPr>
          <w:rFonts w:ascii=".applesystemui" w:hAnsi=".applesystemui"/>
        </w:rPr>
        <w:t xml:space="preserve">, the original goal was for entertainment and film special effects. For example, in martial arts movies, difficult stunts are performed by professional stunt doubles, and in post-production, the stunt double's face is replaced with the main actor's face. This technology can greatly </w:t>
      </w:r>
      <w:del w:author="Rachel St. John" w:date="2025-08-18T02:51:06.44Z" w:id="1774246290">
        <w:r w:rsidRPr="09746D3F" w:rsidDel="0F26A9B8">
          <w:rPr>
            <w:rFonts w:ascii=".applesystemui" w:hAnsi=".applesystemui"/>
            <w:color w:val="7030A0"/>
          </w:rPr>
          <w:delText>lower the bar</w:delText>
        </w:r>
      </w:del>
      <w:ins w:author="Rachel St. John" w:date="2025-08-18T02:51:16.028Z" w:id="43775045">
        <w:r w:rsidRPr="09746D3F" w:rsidR="5B083001">
          <w:rPr>
            <w:rFonts w:ascii=".applesystemui" w:hAnsi=".applesystemui"/>
            <w:color w:val="7030A0"/>
          </w:rPr>
          <w:t>ease re</w:t>
        </w:r>
      </w:ins>
      <w:ins w:author="Rachel St. John" w:date="2025-08-18T02:52:19.684Z" w:id="643546431">
        <w:r w:rsidRPr="09746D3F" w:rsidR="2BCEE11E">
          <w:rPr>
            <w:rFonts w:ascii=".applesystemui" w:hAnsi=".applesystemui"/>
            <w:color w:val="7030A0"/>
          </w:rPr>
          <w:t>quirements</w:t>
        </w:r>
      </w:ins>
      <w:r w:rsidRPr="09746D3F" w:rsidR="0F26A9B8">
        <w:rPr>
          <w:rFonts w:ascii=".applesystemui" w:hAnsi=".applesystemui"/>
          <w:color w:val="7030A0"/>
        </w:rPr>
        <w:t xml:space="preserve"> for</w:t>
      </w:r>
      <w:r w:rsidRPr="09746D3F" w:rsidR="0C01DC13">
        <w:rPr>
          <w:rFonts w:ascii=".applesystemui" w:hAnsi=".applesystemui"/>
        </w:rPr>
        <w:t xml:space="preserve"> stunt doubles, as there is no need to specifically look for doubles who look alike. Unfortunately, these technologies are increasingly being abused to create false information, causing </w:t>
      </w:r>
      <w:del w:author="Rachel St. John" w:date="2025-08-18T02:52:39.051Z" w:id="813972051">
        <w:r w:rsidRPr="09746D3F" w:rsidDel="0C01DC13">
          <w:rPr>
            <w:rFonts w:ascii=".applesystemui" w:hAnsi=".applesystemui"/>
          </w:rPr>
          <w:delText xml:space="preserve">some </w:delText>
        </w:r>
      </w:del>
      <w:r w:rsidRPr="09746D3F" w:rsidR="0C01DC13">
        <w:rPr>
          <w:rFonts w:ascii=".applesystemui" w:hAnsi=".applesystemui"/>
        </w:rPr>
        <w:t xml:space="preserve">chaos in society. </w:t>
      </w:r>
      <w:r w:rsidRPr="09746D3F" w:rsidR="0C01DC13">
        <w:rPr>
          <w:rFonts w:ascii=".applesystemui" w:hAnsi=".applesystemui"/>
        </w:rPr>
        <w:t>Let's</w:t>
      </w:r>
      <w:r w:rsidRPr="09746D3F" w:rsidR="0C01DC13">
        <w:rPr>
          <w:rFonts w:ascii=".applesystemui" w:hAnsi=".applesystemui"/>
        </w:rPr>
        <w:t xml:space="preserve"> look at a few examples.</w:t>
      </w:r>
    </w:p>
    <w:p w:rsidRPr="00D81028" w:rsidR="00DE4031" w:rsidP="00DE4031" w:rsidRDefault="00DE4031" w14:paraId="160D98F0" w14:textId="49D9B921">
      <w:pPr>
        <w:rPr>
          <w:rFonts w:ascii=".applesystemui" w:hAnsi=".applesystemui"/>
        </w:rPr>
      </w:pPr>
      <w:r w:rsidRPr="00D81028">
        <w:rPr>
          <w:rFonts w:ascii=".applesystemui" w:hAnsi=".applesystemui"/>
        </w:rPr>
        <w:t xml:space="preserve">(1) The forged </w:t>
      </w:r>
      <w:r w:rsidRPr="00D81028" w:rsidR="00ED2707">
        <w:rPr>
          <w:rFonts w:ascii=".applesystemui" w:hAnsi=".applesystemui"/>
          <w:color w:val="EE0000"/>
        </w:rPr>
        <w:t>Deepfake</w:t>
      </w:r>
      <w:r w:rsidRPr="00D81028">
        <w:rPr>
          <w:rFonts w:ascii=".applesystemui" w:hAnsi=".applesystemui"/>
        </w:rPr>
        <w:t xml:space="preserve"> video of Mark Zuckerberg. In 2019, a fake video of Facebook founder Mark Zuckerberg was posted on social media. In the video, Zuckerberg appeared to be declaring control over global data</w:t>
      </w:r>
      <w:r w:rsidR="00697ED6">
        <w:rPr>
          <w:rFonts w:hint="eastAsia" w:ascii=".applesystemui" w:hAnsi=".applesystemui"/>
        </w:rPr>
        <w:t xml:space="preserve"> (Figure 5-8)</w:t>
      </w:r>
      <w:r w:rsidRPr="00D81028">
        <w:rPr>
          <w:rFonts w:ascii=".applesystemui" w:hAnsi=".applesystemui"/>
        </w:rPr>
        <w:t>. The video was intended to satirize the control that social media platforms have over user data and sparked widespread public discussion about the power and responsibilities of social media companies.</w:t>
      </w:r>
    </w:p>
    <w:p w:rsidRPr="00D81028" w:rsidR="00DE4031" w:rsidP="00DE4031" w:rsidRDefault="00DE4031" w14:paraId="22B0F53F" w14:textId="57B65899">
      <w:pPr>
        <w:rPr>
          <w:rFonts w:ascii=".applesystemui" w:hAnsi=".applesystemui"/>
        </w:rPr>
      </w:pPr>
      <w:r w:rsidRPr="00D81028">
        <w:rPr>
          <w:rFonts w:ascii=".applesystemui" w:hAnsi=".applesystemui"/>
        </w:rPr>
        <w:t xml:space="preserve">(2) A case of fraud at a British company. In 2020, the CEO of a British energy company was deceived by a fake phone call. He thought he was speaking with the head of the German parent company, but the person on the other end was actually a scammer using </w:t>
      </w:r>
      <w:r w:rsidRPr="00D81028" w:rsidR="00ED2707">
        <w:rPr>
          <w:rFonts w:ascii=".applesystemui" w:hAnsi=".applesystemui"/>
          <w:color w:val="EE0000"/>
        </w:rPr>
        <w:t>voice conversion</w:t>
      </w:r>
      <w:r w:rsidRPr="00D81028">
        <w:rPr>
          <w:rFonts w:ascii=".applesystemui" w:hAnsi=".applesystemui"/>
        </w:rPr>
        <w:t xml:space="preserve"> technology to alter their voice. This fraudulent call tricked the CEO into transferring 220,000 euros.</w:t>
      </w:r>
    </w:p>
    <w:p w:rsidRPr="00D81028" w:rsidR="00DE4031" w:rsidP="00DE4031" w:rsidRDefault="00DE4031" w14:paraId="79BD455B" w14:textId="2201722C">
      <w:pPr>
        <w:rPr>
          <w:rFonts w:ascii=".applesystemui" w:hAnsi=".applesystemui"/>
        </w:rPr>
      </w:pPr>
      <w:r w:rsidRPr="00D81028">
        <w:rPr>
          <w:rFonts w:ascii=".applesystemui" w:hAnsi=".applesystemui"/>
          <w:b/>
          <w:bCs/>
        </w:rPr>
        <w:t xml:space="preserve">3. </w:t>
      </w:r>
      <w:r w:rsidRPr="00045F2E" w:rsidR="00045F2E">
        <w:rPr>
          <w:rFonts w:ascii=".applesystemui" w:hAnsi=".applesystemui"/>
          <w:b/>
          <w:bCs/>
          <w:color w:val="EE0000"/>
        </w:rPr>
        <w:t>Forgery detection</w:t>
      </w:r>
      <w:r w:rsidRPr="00D81028">
        <w:rPr>
          <w:rFonts w:ascii=".applesystemui" w:hAnsi=".applesystemui"/>
          <w:b/>
          <w:bCs/>
        </w:rPr>
        <w:t xml:space="preserve"> Efforts</w:t>
      </w:r>
    </w:p>
    <w:p w:rsidRPr="00D81028" w:rsidR="00DE4031" w:rsidP="00DE4031" w:rsidRDefault="00DE4031" w14:paraId="6D1A9B3C" w14:textId="67D432CE">
      <w:pPr>
        <w:rPr>
          <w:rFonts w:ascii=".applesystemui" w:hAnsi=".applesystemui"/>
        </w:rPr>
      </w:pPr>
      <w:r w:rsidRPr="09746D3F" w:rsidR="0C01DC13">
        <w:rPr>
          <w:rFonts w:ascii=".applesystemui" w:hAnsi=".applesystemui"/>
        </w:rPr>
        <w:t>Forged audio and video materials are difficult for the average person to tell apart from the real thing. However, these forgeries are not without flaws. The most promising approach</w:t>
      </w:r>
      <w:ins w:author="Rachel St. John" w:date="2025-08-18T02:53:48.125Z" w:id="1799959412">
        <w:r w:rsidRPr="09746D3F" w:rsidR="22B6E908">
          <w:rPr>
            <w:rFonts w:ascii=".applesystemui" w:hAnsi=".applesystemui"/>
          </w:rPr>
          <w:t xml:space="preserve"> to combat the forgeries</w:t>
        </w:r>
      </w:ins>
      <w:r w:rsidRPr="09746D3F" w:rsidR="0C01DC13">
        <w:rPr>
          <w:rFonts w:ascii=".applesystemui" w:hAnsi=".applesystemui"/>
        </w:rPr>
        <w:t xml:space="preserve"> is to use AI to fight AI—that is, to use </w:t>
      </w:r>
      <w:r w:rsidRPr="09746D3F" w:rsidR="3591DB24">
        <w:rPr>
          <w:rFonts w:ascii=".applesystemui" w:hAnsi=".applesystemui"/>
          <w:color w:val="EE0000"/>
        </w:rPr>
        <w:t>artificial intelligence</w:t>
      </w:r>
      <w:r w:rsidRPr="09746D3F" w:rsidR="0C01DC13">
        <w:rPr>
          <w:rFonts w:ascii=".applesystemui" w:hAnsi=".applesystemui"/>
        </w:rPr>
        <w:t xml:space="preserve"> technology to detect the authenticity of audio and video. For example, it is possible to </w:t>
      </w:r>
      <w:r w:rsidRPr="09746D3F" w:rsidR="0C01DC13">
        <w:rPr>
          <w:rFonts w:ascii=".applesystemui" w:hAnsi=".applesystemui"/>
        </w:rPr>
        <w:t>determine</w:t>
      </w:r>
      <w:r w:rsidRPr="09746D3F" w:rsidR="0C01DC13">
        <w:rPr>
          <w:rFonts w:ascii=".applesystemui" w:hAnsi=".applesystemui"/>
        </w:rPr>
        <w:t xml:space="preserve"> if a video has been synthesized by </w:t>
      </w:r>
      <w:r w:rsidRPr="09746D3F" w:rsidR="0C01DC13">
        <w:rPr>
          <w:rFonts w:ascii=".applesystemui" w:hAnsi=".applesystemui"/>
        </w:rPr>
        <w:t>identifying</w:t>
      </w:r>
      <w:r w:rsidRPr="09746D3F" w:rsidR="0C01DC13">
        <w:rPr>
          <w:rFonts w:ascii=".applesystemui" w:hAnsi=".applesystemui"/>
        </w:rPr>
        <w:t xml:space="preserve"> detailed distortions in the image or by examining how well the audio and video content match. For instance, researchers at the State University of New York at Buffalo developed a detection tool that analyzes light reflections in the eyes to </w:t>
      </w:r>
      <w:r w:rsidRPr="09746D3F" w:rsidR="0C01DC13">
        <w:rPr>
          <w:rFonts w:ascii=".applesystemui" w:hAnsi=".applesystemui"/>
        </w:rPr>
        <w:t>identify</w:t>
      </w:r>
      <w:r w:rsidRPr="09746D3F" w:rsidR="0C01DC13">
        <w:rPr>
          <w:rFonts w:ascii=".applesystemui" w:hAnsi=".applesystemui"/>
        </w:rPr>
        <w:t xml:space="preserve"> fake videos. When tested on fake facial images generated by a </w:t>
      </w:r>
      <w:r w:rsidRPr="09746D3F" w:rsidR="3591DB24">
        <w:rPr>
          <w:rFonts w:ascii=".applesystemui" w:hAnsi=".applesystemui"/>
          <w:color w:val="EE0000"/>
        </w:rPr>
        <w:t>deep learning</w:t>
      </w:r>
      <w:r w:rsidRPr="09746D3F" w:rsidR="0C01DC13">
        <w:rPr>
          <w:rFonts w:ascii=".applesystemui" w:hAnsi=".applesystemui"/>
        </w:rPr>
        <w:t xml:space="preserve"> model called a "</w:t>
      </w:r>
      <w:r w:rsidRPr="09746D3F" w:rsidR="3591DB24">
        <w:rPr>
          <w:rFonts w:ascii=".applesystemui" w:hAnsi=".applesystemui"/>
          <w:color w:val="EE0000"/>
        </w:rPr>
        <w:t>generative adversarial network</w:t>
      </w:r>
      <w:r w:rsidRPr="09746D3F" w:rsidR="0C01DC13">
        <w:rPr>
          <w:rFonts w:ascii=".applesystemui" w:hAnsi=".applesystemui"/>
        </w:rPr>
        <w:t xml:space="preserve">," the tool achieved a detection rate of 94%. Another example is a joint </w:t>
      </w:r>
      <w:r w:rsidRPr="09746D3F" w:rsidR="74E9F30E">
        <w:rPr>
          <w:rFonts w:ascii=".applesystemui" w:hAnsi=".applesystemui"/>
          <w:color w:val="EE0000"/>
        </w:rPr>
        <w:t>forgery detection</w:t>
      </w:r>
      <w:r w:rsidRPr="09746D3F" w:rsidR="0C01DC13">
        <w:rPr>
          <w:rFonts w:ascii=".applesystemui" w:hAnsi=".applesystemui"/>
        </w:rPr>
        <w:t xml:space="preserve"> project by Tsinghua University </w:t>
      </w:r>
      <w:r w:rsidRPr="09746D3F" w:rsidR="0C01DC13">
        <w:rPr>
          <w:rFonts w:ascii=".applesystemui" w:hAnsi=".applesystemui"/>
        </w:rPr>
        <w:t>and Beijing University of Posts and Telecommunications, which can detect some forged videos by comparing the synchronization of audio and video (such as whether lip movements match the sound).</w:t>
      </w:r>
    </w:p>
    <w:p w:rsidRPr="00D81028" w:rsidR="00DE4031" w:rsidP="00DE4031" w:rsidRDefault="00DE4031" w14:paraId="30C22B48" w14:textId="49B25DE4">
      <w:pPr>
        <w:rPr>
          <w:rFonts w:ascii=".applesystemui" w:hAnsi=".applesystemui"/>
        </w:rPr>
      </w:pPr>
      <w:r w:rsidRPr="00D81028">
        <w:rPr>
          <w:rFonts w:ascii=".applesystemui" w:hAnsi=".applesystemui"/>
        </w:rPr>
        <w:t xml:space="preserve">Faced with the increasing spread of fake audio and video, several technology companies and research institutions are developing and promoting </w:t>
      </w:r>
      <w:r w:rsidRPr="00045F2E" w:rsidR="00045F2E">
        <w:rPr>
          <w:rFonts w:ascii=".applesystemui" w:hAnsi=".applesystemui"/>
          <w:color w:val="EE0000"/>
        </w:rPr>
        <w:t>forgery detection</w:t>
      </w:r>
      <w:r w:rsidRPr="00D81028">
        <w:rPr>
          <w:rFonts w:ascii=".applesystemui" w:hAnsi=".applesystemui"/>
        </w:rPr>
        <w:t xml:space="preserve"> technologies. For example, companies like Facebook and Microsoft have launched </w:t>
      </w:r>
      <w:r w:rsidRPr="00D81028" w:rsidR="00ED2707">
        <w:rPr>
          <w:rFonts w:ascii=".applesystemui" w:hAnsi=".applesystemui"/>
          <w:color w:val="EE0000"/>
        </w:rPr>
        <w:t>Deepfake</w:t>
      </w:r>
      <w:r w:rsidRPr="00D81028">
        <w:rPr>
          <w:rFonts w:ascii=".applesystemui" w:hAnsi=".applesystemui"/>
        </w:rPr>
        <w:t xml:space="preserve"> detection challenges to develop more effective detection tools. In addition to technical measures, it is also important to strengthen the public's ability to identify and guard against false information. The public should be reminded not to blindly trust unverified or unsourced video and audio information on the internet. Finally, governments around the world are also stepping up legislation to severely punish those who use audio and video synthesis technology for criminal activities.</w:t>
      </w:r>
    </w:p>
    <w:p w:rsidRPr="00D81028" w:rsidR="00DE4031" w:rsidP="00DE4031" w:rsidRDefault="00DE4031" w14:paraId="240344F2" w14:textId="77777777">
      <w:pPr>
        <w:rPr>
          <w:rFonts w:ascii=".applesystemui" w:hAnsi=".applesystemui"/>
        </w:rPr>
      </w:pPr>
      <w:r w:rsidRPr="00D81028">
        <w:rPr>
          <w:rFonts w:ascii=".applesystemui" w:hAnsi=".applesystemui"/>
          <w:b/>
          <w:bCs/>
        </w:rPr>
        <w:t>4. Summary</w:t>
      </w:r>
    </w:p>
    <w:p w:rsidRPr="00D81028" w:rsidR="00DE4031" w:rsidP="00DE4031" w:rsidRDefault="00ED2707" w14:paraId="2C78BEF3" w14:textId="65FC99FB">
      <w:pPr>
        <w:rPr>
          <w:rFonts w:ascii=".applesystemui" w:hAnsi=".applesystemui"/>
        </w:rPr>
      </w:pPr>
      <w:r w:rsidRPr="00D81028">
        <w:rPr>
          <w:rFonts w:ascii=".applesystemui" w:hAnsi=".applesystemui"/>
          <w:color w:val="EE0000"/>
        </w:rPr>
        <w:t>Artificial intelligence</w:t>
      </w:r>
      <w:r w:rsidRPr="00D81028" w:rsidR="00DE4031">
        <w:rPr>
          <w:rFonts w:ascii=".applesystemui" w:hAnsi=".applesystemui"/>
        </w:rPr>
        <w:t xml:space="preserve"> technology can synthesize very realistic audio and video. While this technology brings convenience to the entertainment and creative industries, it also brings the possibility of rampant false information. As technology continues to advance, AI-generated audio and video materials may become increasingly realistic and harder to identify. In particular, current </w:t>
      </w:r>
      <w:r w:rsidRPr="00045F2E" w:rsidR="00045F2E">
        <w:rPr>
          <w:rFonts w:ascii=".applesystemui" w:hAnsi=".applesystemui"/>
          <w:color w:val="EE0000"/>
        </w:rPr>
        <w:t>forgery detection</w:t>
      </w:r>
      <w:r w:rsidRPr="00D81028" w:rsidR="00DE4031">
        <w:rPr>
          <w:rFonts w:ascii=".applesystemui" w:hAnsi=".applesystemui"/>
        </w:rPr>
        <w:t xml:space="preserve"> technologies are mainly effective against existing forgery algorithms. When new forgery algorithms emerge, detection methods often need to be readjusted or redesigned to address the new situation. Therefore, technical means alone are not enough to solve the problem of </w:t>
      </w:r>
      <w:r w:rsidRPr="00D81028" w:rsidR="00A92FD2">
        <w:rPr>
          <w:rFonts w:ascii=".applesystemui" w:hAnsi=".applesystemui"/>
          <w:color w:val="7030A0"/>
        </w:rPr>
        <w:t>rampant fake audio and video</w:t>
      </w:r>
      <w:r w:rsidRPr="00D81028" w:rsidR="00DE4031">
        <w:rPr>
          <w:rFonts w:ascii=".applesystemui" w:hAnsi=".applesystemui"/>
        </w:rPr>
        <w:t xml:space="preserve">. It is also necessary to strengthen legal regulations and increase the penalties for creating forgeries to </w:t>
      </w:r>
      <w:r w:rsidRPr="00D81028" w:rsidR="00A92FD2">
        <w:rPr>
          <w:rFonts w:ascii=".applesystemui" w:hAnsi=".applesystemui"/>
          <w:color w:val="7030A0"/>
        </w:rPr>
        <w:t>achieve better governance outcomes</w:t>
      </w:r>
      <w:r w:rsidRPr="00D81028" w:rsidR="00DE4031">
        <w:rPr>
          <w:rFonts w:ascii=".applesystemui" w:hAnsi=".applesystemui"/>
        </w:rPr>
        <w:t>.</w:t>
      </w:r>
    </w:p>
    <w:p w:rsidRPr="00D81028" w:rsidR="00DE4031" w:rsidP="00DE4031" w:rsidRDefault="0081455A" w14:paraId="2F422B3F" w14:textId="77777777">
      <w:pPr>
        <w:rPr>
          <w:rFonts w:ascii=".applesystemui" w:hAnsi=".applesystemui"/>
        </w:rPr>
      </w:pPr>
      <w:r w:rsidRPr="00D81028">
        <w:rPr>
          <w:rFonts w:ascii=".applesystemui" w:hAnsi=".applesystemui"/>
        </w:rPr>
        <w:pict w14:anchorId="77D940EB">
          <v:rect id="_x0000_i1025" style="width:0;height:1.5pt" o:hr="t" o:hrstd="t" o:hrnoshade="t" o:hralign="center" fillcolor="#1b1c1d" stroked="f"/>
        </w:pict>
      </w:r>
    </w:p>
    <w:p w:rsidRPr="00D81028" w:rsidR="00DE4031" w:rsidP="00DE4031" w:rsidRDefault="00DE4031" w14:paraId="1881E7DB" w14:textId="1DB8DF4A">
      <w:pPr>
        <w:rPr>
          <w:rFonts w:hint="eastAsia" w:ascii=".applesystemui" w:hAnsi=".applesystemui"/>
        </w:rPr>
      </w:pPr>
      <w:r w:rsidRPr="00D81028">
        <w:rPr>
          <w:rFonts w:ascii=".applesystemui" w:hAnsi=".applesystemui"/>
          <w:b/>
          <w:bCs/>
        </w:rPr>
        <w:t>Figure Caption</w:t>
      </w:r>
      <w:r w:rsidR="0081455A">
        <w:rPr>
          <w:rFonts w:hint="eastAsia" w:ascii=".applesystemui" w:hAnsi=".applesystemui"/>
          <w:b/>
          <w:bCs/>
        </w:rPr>
        <w:t>s</w:t>
      </w:r>
    </w:p>
    <w:p w:rsidRPr="00D81028" w:rsidR="00DE4031" w:rsidP="00697ED6" w:rsidRDefault="00DE4031" w14:paraId="4AA8797A" w14:textId="2760F6D9">
      <w:pPr>
        <w:rPr>
          <w:rFonts w:hint="eastAsia" w:ascii=".applesystemui" w:hAnsi=".applesystemui"/>
        </w:rPr>
      </w:pPr>
      <w:r w:rsidRPr="00D81028">
        <w:rPr>
          <w:rFonts w:ascii=".applesystemui" w:hAnsi=".applesystemui"/>
          <w:b/>
          <w:bCs/>
        </w:rPr>
        <w:t>Figure 5-5:</w:t>
      </w:r>
      <w:r w:rsidRPr="00D81028">
        <w:rPr>
          <w:rFonts w:ascii=".applesystemui" w:hAnsi=".applesystemui"/>
        </w:rPr>
        <w:t xml:space="preserve"> </w:t>
      </w:r>
      <w:r w:rsidR="00697ED6">
        <w:rPr>
          <w:rFonts w:hint="eastAsia" w:ascii=".applesystemui" w:hAnsi=".applesystemui"/>
        </w:rPr>
        <w:t>T</w:t>
      </w:r>
      <w:r w:rsidRPr="00D81028">
        <w:rPr>
          <w:rFonts w:ascii=".applesystemui" w:hAnsi=".applesystemui"/>
        </w:rPr>
        <w:t>he Deepfake technique</w:t>
      </w:r>
      <w:r w:rsidR="00697ED6">
        <w:rPr>
          <w:rFonts w:hint="eastAsia" w:ascii=".applesystemui" w:hAnsi=".applesystemui"/>
        </w:rPr>
        <w:t>.</w:t>
      </w:r>
    </w:p>
    <w:p w:rsidRPr="00D81028" w:rsidR="00DE4031" w:rsidP="00697ED6" w:rsidRDefault="00DE4031" w14:paraId="3C490AA6" w14:textId="0A6BECA6">
      <w:pPr>
        <w:rPr>
          <w:rFonts w:ascii=".applesystemui" w:hAnsi=".applesystemui"/>
        </w:rPr>
      </w:pPr>
      <w:r w:rsidRPr="00D81028">
        <w:rPr>
          <w:rFonts w:ascii=".applesystemui" w:hAnsi=".applesystemui"/>
          <w:b/>
          <w:bCs/>
        </w:rPr>
        <w:t>Figure 5-6:</w:t>
      </w:r>
      <w:r w:rsidRPr="00D81028">
        <w:rPr>
          <w:rFonts w:ascii=".applesystemui" w:hAnsi=".applesystemui"/>
        </w:rPr>
        <w:t xml:space="preserve"> </w:t>
      </w:r>
      <w:r w:rsidR="00697ED6">
        <w:rPr>
          <w:rFonts w:hint="eastAsia" w:ascii=".applesystemui" w:hAnsi=".applesystemui"/>
        </w:rPr>
        <w:t>T</w:t>
      </w:r>
      <w:r w:rsidRPr="00D81028">
        <w:rPr>
          <w:rFonts w:ascii=".applesystemui" w:hAnsi=".applesystemui"/>
        </w:rPr>
        <w:t>he effect of a Deepfake face swap.</w:t>
      </w:r>
    </w:p>
    <w:p w:rsidRPr="00D81028" w:rsidR="00DE4031" w:rsidP="00697ED6" w:rsidRDefault="00DE4031" w14:paraId="592A472A" w14:textId="63E2A57F">
      <w:pPr>
        <w:rPr>
          <w:rFonts w:hint="eastAsia" w:ascii=".applesystemui" w:hAnsi=".applesystemui"/>
        </w:rPr>
      </w:pPr>
      <w:r w:rsidRPr="00D81028">
        <w:rPr>
          <w:rFonts w:ascii=".applesystemui" w:hAnsi=".applesystemui"/>
          <w:b/>
          <w:bCs/>
        </w:rPr>
        <w:t>Figure 5-7:</w:t>
      </w:r>
      <w:r w:rsidRPr="00D81028">
        <w:rPr>
          <w:rFonts w:ascii=".applesystemui" w:hAnsi=".applesystemui"/>
        </w:rPr>
        <w:t xml:space="preserve"> Deepfake making a static photo of a historical figure appear to move</w:t>
      </w:r>
      <w:r w:rsidR="00697ED6">
        <w:rPr>
          <w:rFonts w:hint="eastAsia" w:ascii=".applesystemui" w:hAnsi=".applesystemui"/>
        </w:rPr>
        <w:t>.</w:t>
      </w:r>
    </w:p>
    <w:p w:rsidRPr="00D81028" w:rsidR="00DE4031" w:rsidP="00697ED6" w:rsidRDefault="00DE4031" w14:paraId="45F8ED53" w14:textId="560D2E06">
      <w:pPr>
        <w:rPr>
          <w:rFonts w:ascii=".applesystemui" w:hAnsi=".applesystemui"/>
        </w:rPr>
      </w:pPr>
      <w:r w:rsidRPr="00D81028">
        <w:rPr>
          <w:rFonts w:ascii=".applesystemui" w:hAnsi=".applesystemui"/>
          <w:b/>
          <w:bCs/>
        </w:rPr>
        <w:t>Figure 5-8:</w:t>
      </w:r>
      <w:r w:rsidRPr="00D81028">
        <w:rPr>
          <w:rFonts w:ascii=".applesystemui" w:hAnsi=".applesystemui"/>
        </w:rPr>
        <w:t xml:space="preserve"> </w:t>
      </w:r>
      <w:r w:rsidR="00697ED6">
        <w:rPr>
          <w:rFonts w:hint="eastAsia" w:ascii=".applesystemui" w:hAnsi=".applesystemui"/>
        </w:rPr>
        <w:t>A</w:t>
      </w:r>
      <w:r w:rsidRPr="00D81028">
        <w:rPr>
          <w:rFonts w:ascii=".applesystemui" w:hAnsi=".applesystemui"/>
        </w:rPr>
        <w:t xml:space="preserve"> screenshot from a well-known forged Deepfake video of Mark Zuckerberg.</w:t>
      </w:r>
    </w:p>
    <w:p w:rsidRPr="00D81028" w:rsidR="007C7458" w:rsidRDefault="007C7458" w14:paraId="0A4CFC37" w14:textId="77777777">
      <w:pPr>
        <w:rPr>
          <w:rFonts w:ascii=".applesystemui" w:hAnsi=".applesystemui"/>
        </w:rPr>
      </w:pPr>
    </w:p>
    <w:sectPr w:rsidRPr="00D81028" w:rsidR="007C7458">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271" w:rsidP="00730045" w:rsidRDefault="00541271" w14:paraId="0D69145F" w14:textId="77777777">
      <w:pPr>
        <w:spacing w:after="0" w:line="240" w:lineRule="auto"/>
      </w:pPr>
      <w:r>
        <w:separator/>
      </w:r>
    </w:p>
  </w:endnote>
  <w:endnote w:type="continuationSeparator" w:id="0">
    <w:p w:rsidR="00541271" w:rsidP="00730045" w:rsidRDefault="00541271" w14:paraId="7E075C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271" w:rsidP="00730045" w:rsidRDefault="00541271" w14:paraId="2EAA8BC5" w14:textId="77777777">
      <w:pPr>
        <w:spacing w:after="0" w:line="240" w:lineRule="auto"/>
      </w:pPr>
      <w:r>
        <w:separator/>
      </w:r>
    </w:p>
  </w:footnote>
  <w:footnote w:type="continuationSeparator" w:id="0">
    <w:p w:rsidR="00541271" w:rsidP="00730045" w:rsidRDefault="00541271" w14:paraId="01A035C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3401"/>
    <w:multiLevelType w:val="multilevel"/>
    <w:tmpl w:val="B55AE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1303A"/>
    <w:multiLevelType w:val="multilevel"/>
    <w:tmpl w:val="AB183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36442863">
    <w:abstractNumId w:val="0"/>
  </w:num>
  <w:num w:numId="2" w16cid:durableId="606693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58"/>
    <w:rsid w:val="00045F2E"/>
    <w:rsid w:val="004A0046"/>
    <w:rsid w:val="00541271"/>
    <w:rsid w:val="005879EE"/>
    <w:rsid w:val="00697ED6"/>
    <w:rsid w:val="00730045"/>
    <w:rsid w:val="00786E63"/>
    <w:rsid w:val="007C7458"/>
    <w:rsid w:val="0081455A"/>
    <w:rsid w:val="00A92FD2"/>
    <w:rsid w:val="00B91606"/>
    <w:rsid w:val="00CA64C4"/>
    <w:rsid w:val="00D2172C"/>
    <w:rsid w:val="00D81028"/>
    <w:rsid w:val="00DE4031"/>
    <w:rsid w:val="00ED2707"/>
    <w:rsid w:val="00ED5309"/>
    <w:rsid w:val="09746D3F"/>
    <w:rsid w:val="0C01DC13"/>
    <w:rsid w:val="0F26A9B8"/>
    <w:rsid w:val="1083EE0B"/>
    <w:rsid w:val="19DC1BC3"/>
    <w:rsid w:val="1CD8222C"/>
    <w:rsid w:val="22B6E908"/>
    <w:rsid w:val="248A00AB"/>
    <w:rsid w:val="2BCEE11E"/>
    <w:rsid w:val="3591DB24"/>
    <w:rsid w:val="3E0352F1"/>
    <w:rsid w:val="4AE57DCC"/>
    <w:rsid w:val="4D163ED7"/>
    <w:rsid w:val="5B083001"/>
    <w:rsid w:val="6FA0238D"/>
    <w:rsid w:val="74E9F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D0B668A"/>
  <w15:chartTrackingRefBased/>
  <w15:docId w15:val="{A7EB5982-EF56-4E9F-866B-C1E12A81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7C7458"/>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7C7458"/>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7C7458"/>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C74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745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745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74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74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7458"/>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7C7458"/>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7C7458"/>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7C7458"/>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7C7458"/>
    <w:rPr>
      <w:rFonts w:cstheme="majorBidi"/>
      <w:color w:val="0F4761" w:themeColor="accent1" w:themeShade="BF"/>
      <w:sz w:val="28"/>
      <w:szCs w:val="28"/>
    </w:rPr>
  </w:style>
  <w:style w:type="character" w:styleId="50" w:customStyle="1">
    <w:name w:val="标题 5 字符"/>
    <w:basedOn w:val="a0"/>
    <w:link w:val="5"/>
    <w:uiPriority w:val="9"/>
    <w:semiHidden/>
    <w:rsid w:val="007C7458"/>
    <w:rPr>
      <w:rFonts w:cstheme="majorBidi"/>
      <w:color w:val="0F4761" w:themeColor="accent1" w:themeShade="BF"/>
      <w:sz w:val="24"/>
    </w:rPr>
  </w:style>
  <w:style w:type="character" w:styleId="60" w:customStyle="1">
    <w:name w:val="标题 6 字符"/>
    <w:basedOn w:val="a0"/>
    <w:link w:val="6"/>
    <w:uiPriority w:val="9"/>
    <w:semiHidden/>
    <w:rsid w:val="007C7458"/>
    <w:rPr>
      <w:rFonts w:cstheme="majorBidi"/>
      <w:b/>
      <w:bCs/>
      <w:color w:val="0F4761" w:themeColor="accent1" w:themeShade="BF"/>
    </w:rPr>
  </w:style>
  <w:style w:type="character" w:styleId="70" w:customStyle="1">
    <w:name w:val="标题 7 字符"/>
    <w:basedOn w:val="a0"/>
    <w:link w:val="7"/>
    <w:uiPriority w:val="9"/>
    <w:semiHidden/>
    <w:rsid w:val="007C7458"/>
    <w:rPr>
      <w:rFonts w:cstheme="majorBidi"/>
      <w:b/>
      <w:bCs/>
      <w:color w:val="595959" w:themeColor="text1" w:themeTint="A6"/>
    </w:rPr>
  </w:style>
  <w:style w:type="character" w:styleId="80" w:customStyle="1">
    <w:name w:val="标题 8 字符"/>
    <w:basedOn w:val="a0"/>
    <w:link w:val="8"/>
    <w:uiPriority w:val="9"/>
    <w:semiHidden/>
    <w:rsid w:val="007C7458"/>
    <w:rPr>
      <w:rFonts w:cstheme="majorBidi"/>
      <w:color w:val="595959" w:themeColor="text1" w:themeTint="A6"/>
    </w:rPr>
  </w:style>
  <w:style w:type="character" w:styleId="90" w:customStyle="1">
    <w:name w:val="标题 9 字符"/>
    <w:basedOn w:val="a0"/>
    <w:link w:val="9"/>
    <w:uiPriority w:val="9"/>
    <w:semiHidden/>
    <w:rsid w:val="007C7458"/>
    <w:rPr>
      <w:rFonts w:eastAsiaTheme="majorEastAsia" w:cstheme="majorBidi"/>
      <w:color w:val="595959" w:themeColor="text1" w:themeTint="A6"/>
    </w:rPr>
  </w:style>
  <w:style w:type="paragraph" w:styleId="a3">
    <w:name w:val="Title"/>
    <w:basedOn w:val="a"/>
    <w:next w:val="a"/>
    <w:link w:val="a4"/>
    <w:uiPriority w:val="10"/>
    <w:qFormat/>
    <w:rsid w:val="007C7458"/>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7C7458"/>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7C7458"/>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7C7458"/>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7C7458"/>
    <w:pPr>
      <w:spacing w:before="160"/>
      <w:jc w:val="center"/>
    </w:pPr>
    <w:rPr>
      <w:i/>
      <w:iCs/>
      <w:color w:val="404040" w:themeColor="text1" w:themeTint="BF"/>
    </w:rPr>
  </w:style>
  <w:style w:type="character" w:styleId="a8" w:customStyle="1">
    <w:name w:val="引用 字符"/>
    <w:basedOn w:val="a0"/>
    <w:link w:val="a7"/>
    <w:uiPriority w:val="29"/>
    <w:rsid w:val="007C7458"/>
    <w:rPr>
      <w:i/>
      <w:iCs/>
      <w:color w:val="404040" w:themeColor="text1" w:themeTint="BF"/>
    </w:rPr>
  </w:style>
  <w:style w:type="paragraph" w:styleId="a9">
    <w:name w:val="List Paragraph"/>
    <w:basedOn w:val="a"/>
    <w:uiPriority w:val="34"/>
    <w:qFormat/>
    <w:rsid w:val="007C7458"/>
    <w:pPr>
      <w:ind w:left="720"/>
      <w:contextualSpacing/>
    </w:pPr>
  </w:style>
  <w:style w:type="character" w:styleId="aa">
    <w:name w:val="Intense Emphasis"/>
    <w:basedOn w:val="a0"/>
    <w:uiPriority w:val="21"/>
    <w:qFormat/>
    <w:rsid w:val="007C7458"/>
    <w:rPr>
      <w:i/>
      <w:iCs/>
      <w:color w:val="0F4761" w:themeColor="accent1" w:themeShade="BF"/>
    </w:rPr>
  </w:style>
  <w:style w:type="paragraph" w:styleId="ab">
    <w:name w:val="Intense Quote"/>
    <w:basedOn w:val="a"/>
    <w:next w:val="a"/>
    <w:link w:val="ac"/>
    <w:uiPriority w:val="30"/>
    <w:qFormat/>
    <w:rsid w:val="007C745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7C7458"/>
    <w:rPr>
      <w:i/>
      <w:iCs/>
      <w:color w:val="0F4761" w:themeColor="accent1" w:themeShade="BF"/>
    </w:rPr>
  </w:style>
  <w:style w:type="character" w:styleId="ad">
    <w:name w:val="Intense Reference"/>
    <w:basedOn w:val="a0"/>
    <w:uiPriority w:val="32"/>
    <w:qFormat/>
    <w:rsid w:val="007C7458"/>
    <w:rPr>
      <w:b/>
      <w:bCs/>
      <w:smallCaps/>
      <w:color w:val="0F4761" w:themeColor="accent1" w:themeShade="BF"/>
      <w:spacing w:val="5"/>
    </w:rPr>
  </w:style>
  <w:style w:type="paragraph" w:styleId="ae">
    <w:name w:val="header"/>
    <w:basedOn w:val="a"/>
    <w:link w:val="af"/>
    <w:uiPriority w:val="99"/>
    <w:unhideWhenUsed/>
    <w:rsid w:val="00730045"/>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730045"/>
    <w:rPr>
      <w:sz w:val="18"/>
      <w:szCs w:val="18"/>
    </w:rPr>
  </w:style>
  <w:style w:type="paragraph" w:styleId="af0">
    <w:name w:val="footer"/>
    <w:basedOn w:val="a"/>
    <w:link w:val="af1"/>
    <w:uiPriority w:val="99"/>
    <w:unhideWhenUsed/>
    <w:rsid w:val="00730045"/>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7300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13</revision>
  <dcterms:created xsi:type="dcterms:W3CDTF">2025-08-15T09:11:00.0000000Z</dcterms:created>
  <dcterms:modified xsi:type="dcterms:W3CDTF">2025-08-18T02:54:27.1650962Z</dcterms:modified>
</coreProperties>
</file>