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34B1F" w:rsidR="003E2D54" w:rsidP="003E2D54" w:rsidRDefault="003E2D54" w14:paraId="58288288" w14:textId="77777777">
      <w:pPr>
        <w:rPr>
          <w:rFonts w:ascii=".applesystemui" w:hAnsi=".applesystemui"/>
          <w:b/>
          <w:bCs/>
        </w:rPr>
      </w:pPr>
      <w:r w:rsidRPr="00434B1F">
        <w:rPr>
          <w:rFonts w:ascii=".applesystemui" w:hAnsi=".applesystemui"/>
          <w:b/>
          <w:bCs/>
        </w:rPr>
        <w:t>4.3 Artificial Intelligence and Art</w:t>
      </w:r>
    </w:p>
    <w:p w:rsidRPr="00434B1F" w:rsidR="003E2D54" w:rsidP="003E2D54" w:rsidRDefault="003E2D54" w14:paraId="25246E81" w14:textId="77777777">
      <w:pPr>
        <w:rPr>
          <w:rFonts w:ascii=".applesystemui" w:hAnsi=".applesystemui"/>
          <w:b/>
          <w:bCs/>
        </w:rPr>
      </w:pPr>
      <w:r w:rsidRPr="00434B1F">
        <w:rPr>
          <w:rFonts w:ascii=".applesystemui" w:hAnsi=".applesystemui"/>
          <w:b/>
          <w:bCs/>
        </w:rPr>
        <w:t>Learning objectives</w:t>
      </w:r>
    </w:p>
    <w:p w:rsidRPr="00434B1F" w:rsidR="003E2D54" w:rsidP="003E2D54" w:rsidRDefault="003E2D54" w14:paraId="01B00F34" w14:textId="2EBE2FCF">
      <w:pPr>
        <w:rPr>
          <w:rFonts w:ascii=".applesystemui" w:hAnsi=".applesystemui"/>
        </w:rPr>
      </w:pPr>
      <w:r w:rsidRPr="00434B1F">
        <w:rPr>
          <w:rFonts w:ascii=".applesystemui" w:hAnsi=".applesystemui"/>
        </w:rPr>
        <w:t xml:space="preserve">(1) Understand the technological development and key achievements of </w:t>
      </w:r>
      <w:r w:rsidRPr="00434B1F">
        <w:rPr>
          <w:rFonts w:ascii=".applesystemui" w:hAnsi=".applesystemui"/>
          <w:color w:val="EE0000"/>
        </w:rPr>
        <w:t>artificial intelligence</w:t>
      </w:r>
      <w:r w:rsidRPr="00434B1F">
        <w:rPr>
          <w:rFonts w:ascii=".applesystemui" w:hAnsi=".applesystemui"/>
        </w:rPr>
        <w:t xml:space="preserve"> in poetry composition, music composition, and painting.</w:t>
      </w:r>
    </w:p>
    <w:p w:rsidRPr="00434B1F" w:rsidR="003E2D54" w:rsidP="003E2D54" w:rsidRDefault="003E2D54" w14:paraId="5A43E42D" w14:textId="205AF4CC">
      <w:pPr>
        <w:rPr>
          <w:rFonts w:ascii=".applesystemui" w:hAnsi=".applesystemui"/>
        </w:rPr>
      </w:pPr>
      <w:r w:rsidRPr="00434B1F">
        <w:rPr>
          <w:rFonts w:ascii=".applesystemui" w:hAnsi=".applesystemui"/>
        </w:rPr>
        <w:t xml:space="preserve">(2) Explore the impact of </w:t>
      </w:r>
      <w:r w:rsidRPr="00434B1F" w:rsidR="004360F8">
        <w:rPr>
          <w:rFonts w:ascii=".applesystemui" w:hAnsi=".applesystemui"/>
          <w:color w:val="EE0000"/>
        </w:rPr>
        <w:t>artificial intelligence</w:t>
      </w:r>
      <w:r w:rsidRPr="00434B1F">
        <w:rPr>
          <w:rFonts w:ascii=".applesystemui" w:hAnsi=".applesystemui"/>
        </w:rPr>
        <w:t xml:space="preserve"> on artistic creation, including the challenges and opportunities it brings.</w:t>
      </w:r>
    </w:p>
    <w:p w:rsidR="00434B1F" w:rsidP="003E2D54" w:rsidRDefault="00434B1F" w14:paraId="0E60BF1E" w14:textId="77777777">
      <w:pPr>
        <w:rPr>
          <w:rFonts w:ascii=".applesystemui" w:hAnsi=".applesystemui"/>
          <w:b/>
          <w:bCs/>
        </w:rPr>
      </w:pPr>
    </w:p>
    <w:p w:rsidRPr="00434B1F" w:rsidR="003E2D54" w:rsidP="003E2D54" w:rsidRDefault="003E2D54" w14:paraId="7918BFEC" w14:textId="3FAEF26D">
      <w:pPr>
        <w:rPr>
          <w:rFonts w:ascii=".applesystemui" w:hAnsi=".applesystemui"/>
        </w:rPr>
      </w:pPr>
      <w:r w:rsidRPr="3E6A8A87" w:rsidR="003E2D54">
        <w:rPr>
          <w:rFonts w:ascii=".applesystemui" w:hAnsi=".applesystemui"/>
        </w:rPr>
        <w:t xml:space="preserve">In recent years, </w:t>
      </w:r>
      <w:r w:rsidRPr="3E6A8A87" w:rsidR="004360F8">
        <w:rPr>
          <w:rFonts w:ascii=".applesystemui" w:hAnsi=".applesystemui"/>
          <w:color w:val="EE0000"/>
        </w:rPr>
        <w:t>artificial intelligence</w:t>
      </w:r>
      <w:r w:rsidRPr="3E6A8A87" w:rsidR="003E2D54">
        <w:rPr>
          <w:rFonts w:ascii=".applesystemui" w:hAnsi=".applesystemui"/>
        </w:rPr>
        <w:t xml:space="preserve"> has not only excelled in traditional fields like </w:t>
      </w:r>
      <w:r w:rsidRPr="3E6A8A87" w:rsidR="003E2D54">
        <w:rPr>
          <w:rFonts w:ascii=".applesystemui" w:hAnsi=".applesystemui"/>
          <w:color w:val="EE0000"/>
        </w:rPr>
        <w:t>scientific computing</w:t>
      </w:r>
      <w:r w:rsidRPr="3E6A8A87" w:rsidR="003E2D54">
        <w:rPr>
          <w:rFonts w:ascii=".applesystemui" w:hAnsi=".applesystemui"/>
        </w:rPr>
        <w:t xml:space="preserve"> and </w:t>
      </w:r>
      <w:r w:rsidRPr="3E6A8A87" w:rsidR="003E2D54">
        <w:rPr>
          <w:rFonts w:ascii=".applesystemui" w:hAnsi=".applesystemui"/>
          <w:color w:val="EE0000"/>
        </w:rPr>
        <w:t xml:space="preserve">data </w:t>
      </w:r>
      <w:r w:rsidRPr="3E6A8A87" w:rsidR="003E2D54">
        <w:rPr>
          <w:rFonts w:ascii=".applesystemui" w:hAnsi=".applesystemui"/>
          <w:color w:val="EE0000"/>
        </w:rPr>
        <w:t>analysis</w:t>
      </w:r>
      <w:r w:rsidRPr="3E6A8A87" w:rsidR="003E2D54">
        <w:rPr>
          <w:rFonts w:ascii=".applesystemui" w:hAnsi=".applesystemui"/>
        </w:rPr>
        <w:t>, but</w:t>
      </w:r>
      <w:r w:rsidRPr="3E6A8A87" w:rsidR="003E2D54">
        <w:rPr>
          <w:rFonts w:ascii=".applesystemui" w:hAnsi=".applesystemui"/>
        </w:rPr>
        <w:t xml:space="preserve"> has also shown immense potential in artistic creation. </w:t>
      </w:r>
      <w:del w:author="Rachel St. John" w:date="2025-08-11T05:07:31.892Z" w:id="851553205">
        <w:r w:rsidRPr="3E6A8A87" w:rsidDel="003E2D54">
          <w:rPr>
            <w:rFonts w:ascii=".applesystemui" w:hAnsi=".applesystemui"/>
          </w:rPr>
          <w:delText xml:space="preserve">Currently, </w:delText>
        </w:r>
        <w:r w:rsidRPr="3E6A8A87" w:rsidDel="004360F8">
          <w:rPr>
            <w:rFonts w:ascii=".applesystemui" w:hAnsi=".applesystemui"/>
            <w:color w:val="EE0000"/>
          </w:rPr>
          <w:delText>a</w:delText>
        </w:r>
      </w:del>
      <w:ins w:author="Rachel St. John" w:date="2025-08-11T05:07:32.012Z" w:id="1374454505">
        <w:r w:rsidRPr="3E6A8A87" w:rsidR="034C132D">
          <w:rPr>
            <w:rFonts w:ascii=".applesystemui" w:hAnsi=".applesystemui"/>
            <w:color w:val="EE0000"/>
          </w:rPr>
          <w:t>A</w:t>
        </w:r>
      </w:ins>
      <w:r w:rsidRPr="3E6A8A87" w:rsidR="004360F8">
        <w:rPr>
          <w:rFonts w:ascii=".applesystemui" w:hAnsi=".applesystemui"/>
          <w:color w:val="EE0000"/>
        </w:rPr>
        <w:t>rtificial intelligence</w:t>
      </w:r>
      <w:r w:rsidRPr="3E6A8A87" w:rsidR="003E2D54">
        <w:rPr>
          <w:rFonts w:ascii=".applesystemui" w:hAnsi=".applesystemui"/>
        </w:rPr>
        <w:t xml:space="preserve"> can create visually pleasing paintings, beautiful poems, and moving musical compositions. Today, </w:t>
      </w:r>
      <w:r w:rsidRPr="3E6A8A87" w:rsidR="004360F8">
        <w:rPr>
          <w:rFonts w:ascii=".applesystemui" w:hAnsi=".applesystemui"/>
          <w:color w:val="EE0000"/>
        </w:rPr>
        <w:t>artificial intelligence</w:t>
      </w:r>
      <w:r w:rsidRPr="3E6A8A87" w:rsidR="003E2D54">
        <w:rPr>
          <w:rFonts w:ascii=".applesystemui" w:hAnsi=".applesystemui"/>
        </w:rPr>
        <w:t xml:space="preserve"> is sparking a revolution in the field of artistic creation, profoundly changing the way artists create. This section will discuss the creative sparks that </w:t>
      </w:r>
      <w:r w:rsidRPr="3E6A8A87" w:rsidR="003E2D54">
        <w:rPr>
          <w:rFonts w:ascii=".applesystemui" w:hAnsi=".applesystemui"/>
        </w:rPr>
        <w:t>emerge</w:t>
      </w:r>
      <w:r w:rsidRPr="3E6A8A87" w:rsidR="003E2D54">
        <w:rPr>
          <w:rFonts w:ascii=".applesystemui" w:hAnsi=".applesystemui"/>
        </w:rPr>
        <w:t xml:space="preserve"> from combining </w:t>
      </w:r>
      <w:r w:rsidRPr="3E6A8A87" w:rsidR="004360F8">
        <w:rPr>
          <w:rFonts w:ascii=".applesystemui" w:hAnsi=".applesystemui"/>
          <w:color w:val="EE0000"/>
        </w:rPr>
        <w:t>artificial intelligence</w:t>
      </w:r>
      <w:r w:rsidRPr="3E6A8A87" w:rsidR="003E2D54">
        <w:rPr>
          <w:rFonts w:ascii=".applesystemui" w:hAnsi=".applesystemui"/>
        </w:rPr>
        <w:t xml:space="preserve"> with art.</w:t>
      </w:r>
    </w:p>
    <w:p w:rsidRPr="00434B1F" w:rsidR="003E2D54" w:rsidP="003E2D54" w:rsidRDefault="003E2D54" w14:paraId="4587B70C" w14:textId="61090336">
      <w:pPr>
        <w:rPr>
          <w:rFonts w:ascii=".applesystemui" w:hAnsi=".applesystemui"/>
          <w:b/>
          <w:bCs/>
        </w:rPr>
      </w:pPr>
      <w:r w:rsidRPr="00434B1F">
        <w:rPr>
          <w:rFonts w:ascii=".applesystemui" w:hAnsi=".applesystemui"/>
          <w:b/>
          <w:bCs/>
        </w:rPr>
        <w:t xml:space="preserve">1. AI Poets: </w:t>
      </w:r>
      <w:r w:rsidR="00434B1F">
        <w:rPr>
          <w:rFonts w:hint="eastAsia" w:ascii=".applesystemui" w:hAnsi=".applesystemui"/>
          <w:b/>
          <w:bCs/>
        </w:rPr>
        <w:t>Expressing</w:t>
      </w:r>
      <w:r w:rsidRPr="00434B1F">
        <w:rPr>
          <w:rFonts w:ascii=".applesystemui" w:hAnsi=".applesystemui"/>
          <w:b/>
          <w:bCs/>
        </w:rPr>
        <w:t xml:space="preserve"> Emotions with Words</w:t>
      </w:r>
    </w:p>
    <w:p w:rsidRPr="00434B1F" w:rsidR="003E2D54" w:rsidP="003E2D54" w:rsidRDefault="003E2D54" w14:paraId="02861A02" w14:textId="1019A8B0">
      <w:pPr>
        <w:rPr>
          <w:rFonts w:ascii=".applesystemui" w:hAnsi=".applesystemui"/>
        </w:rPr>
      </w:pPr>
      <w:r w:rsidRPr="00434B1F">
        <w:rPr>
          <w:rFonts w:ascii=".applesystemui" w:hAnsi=".applesystemui"/>
        </w:rPr>
        <w:t xml:space="preserve">Poetry is a cultural treasure of the Chinese nation. With its unique rhythms and emotional expressions, it has accompanied Chinese civilization through five thousand years of history. Poetry can express the soaring ambition of "riding the wind and breaking the waves," the sweet romance of "a date after dusk, with the moon rising over the willow trees," the deep affection of "my clothes hang loose, yet I have no regrets; for you, I'd waste away," and the righteous loyalty of "a promise that is worth a thousand pieces of gold." It has been a dream for researchers in </w:t>
      </w:r>
      <w:r w:rsidRPr="00434B1F" w:rsidR="004360F8">
        <w:rPr>
          <w:rFonts w:ascii=".applesystemui" w:hAnsi=".applesystemui"/>
          <w:color w:val="EE0000"/>
        </w:rPr>
        <w:t>artificial intelligence</w:t>
      </w:r>
      <w:r w:rsidRPr="00434B1F">
        <w:rPr>
          <w:rFonts w:ascii=".applesystemui" w:hAnsi=".applesystemui"/>
        </w:rPr>
        <w:t xml:space="preserve"> to have machines generate such beautiful verses.</w:t>
      </w:r>
    </w:p>
    <w:p w:rsidRPr="00434B1F" w:rsidR="003E2D54" w:rsidP="003E2D54" w:rsidRDefault="003E2D54" w14:paraId="6DA07F9D" w14:textId="570F750E">
      <w:pPr>
        <w:rPr>
          <w:rFonts w:ascii=".applesystemui" w:hAnsi=".applesystemui"/>
        </w:rPr>
      </w:pPr>
      <w:r w:rsidRPr="00434B1F">
        <w:rPr>
          <w:rFonts w:ascii=".applesystemui" w:hAnsi=".applesystemui"/>
        </w:rPr>
        <w:t xml:space="preserve">The technology for AI poetry generation has gone through several stages. Early methods involved </w:t>
      </w:r>
      <w:r w:rsidRPr="00434B1F">
        <w:rPr>
          <w:rFonts w:ascii=".applesystemui" w:hAnsi=".applesystemui"/>
          <w:color w:val="EE0000"/>
        </w:rPr>
        <w:t>mechanical</w:t>
      </w:r>
      <w:r w:rsidRPr="00434B1F">
        <w:rPr>
          <w:rFonts w:ascii=".applesystemui" w:hAnsi=".applesystemui"/>
        </w:rPr>
        <w:t xml:space="preserve"> piecing together. Although this could generate new poems, the meaning was often unclear and the lines were disjointed, giving them limited artistic value. To improve the fluency of the verses, researchers turned to methods based on </w:t>
      </w:r>
      <w:r w:rsidRPr="00434B1F">
        <w:rPr>
          <w:rFonts w:ascii=".applesystemui" w:hAnsi=".applesystemui"/>
          <w:color w:val="EE0000"/>
        </w:rPr>
        <w:t>statistical models</w:t>
      </w:r>
      <w:r w:rsidRPr="00434B1F">
        <w:rPr>
          <w:rFonts w:ascii=".applesystemui" w:hAnsi=".applesystemui"/>
        </w:rPr>
        <w:t xml:space="preserve">, such as the </w:t>
      </w:r>
      <w:r w:rsidRPr="00434B1F" w:rsidR="004360F8">
        <w:rPr>
          <w:rFonts w:ascii=".applesystemui" w:hAnsi=".applesystemui"/>
          <w:color w:val="EE0000"/>
        </w:rPr>
        <w:t>Statistical Machine Translation (SMT) model</w:t>
      </w:r>
      <w:r w:rsidRPr="00434B1F">
        <w:rPr>
          <w:rFonts w:ascii=".applesystemui" w:hAnsi=".applesystemui"/>
        </w:rPr>
        <w:t xml:space="preserve">. This improved the quality of the </w:t>
      </w:r>
      <w:proofErr w:type="gramStart"/>
      <w:r w:rsidRPr="00434B1F">
        <w:rPr>
          <w:rFonts w:ascii=".applesystemui" w:hAnsi=".applesystemui"/>
        </w:rPr>
        <w:t>generated poetry</w:t>
      </w:r>
      <w:proofErr w:type="gramEnd"/>
      <w:r w:rsidRPr="00434B1F">
        <w:rPr>
          <w:rFonts w:ascii=".applesystemui" w:hAnsi=".applesystemui"/>
        </w:rPr>
        <w:t xml:space="preserve"> to some extent, but it still lacked a deep understanding of meaning.</w:t>
      </w:r>
    </w:p>
    <w:p w:rsidRPr="00434B1F" w:rsidR="003E2D54" w:rsidP="003E2D54" w:rsidRDefault="003E2D54" w14:paraId="414C8F6A" w14:textId="329A2606">
      <w:pPr>
        <w:rPr>
          <w:rFonts w:ascii=".applesystemui" w:hAnsi=".applesystemui"/>
        </w:rPr>
      </w:pPr>
      <w:r w:rsidRPr="00434B1F">
        <w:rPr>
          <w:rFonts w:ascii=".applesystemui" w:hAnsi=".applesystemui"/>
        </w:rPr>
        <w:t xml:space="preserve">In recent years, the rise of </w:t>
      </w:r>
      <w:r w:rsidRPr="00434B1F" w:rsidR="004360F8">
        <w:rPr>
          <w:rFonts w:ascii=".applesystemui" w:hAnsi=".applesystemui"/>
          <w:color w:val="EE0000"/>
        </w:rPr>
        <w:t>deep neural networks</w:t>
      </w:r>
      <w:r w:rsidRPr="00434B1F">
        <w:rPr>
          <w:rFonts w:ascii=".applesystemui" w:hAnsi=".applesystemui"/>
        </w:rPr>
        <w:t xml:space="preserve"> has brought breakthroughs in poetry generation. This technology works by analyzing the user's intent, converting it into a corresponding representation in a </w:t>
      </w:r>
      <w:r w:rsidRPr="00434B1F" w:rsidR="004360F8">
        <w:rPr>
          <w:rFonts w:ascii=".applesystemui" w:hAnsi=".applesystemui"/>
          <w:color w:val="EE0000"/>
        </w:rPr>
        <w:t>semantic space</w:t>
      </w:r>
      <w:r w:rsidRPr="00434B1F">
        <w:rPr>
          <w:rFonts w:ascii=".applesystemui" w:hAnsi=".applesystemui"/>
        </w:rPr>
        <w:t xml:space="preserve">, and then generating meaningful verses based on that semantic representation. Below is a seven-character-per-line poem </w:t>
      </w:r>
      <w:r w:rsidRPr="00434B1F">
        <w:rPr>
          <w:rFonts w:ascii=".applesystemui" w:hAnsi=".applesystemui"/>
        </w:rPr>
        <w:lastRenderedPageBreak/>
        <w:t>created in 2016 by 'Weiwei,' a poetry-writing bot from Tsinghua University.</w:t>
      </w:r>
    </w:p>
    <w:p w:rsidRPr="00434B1F" w:rsidR="003E2D54" w:rsidP="003E2D54" w:rsidRDefault="003E2D54" w14:paraId="3126BD23" w14:textId="77777777">
      <w:pPr>
        <w:rPr>
          <w:rFonts w:ascii=".applesystemui" w:hAnsi=".applesystemui"/>
          <w:i/>
          <w:iCs/>
        </w:rPr>
      </w:pPr>
      <w:r w:rsidRPr="00434B1F">
        <w:rPr>
          <w:rFonts w:ascii=".applesystemui" w:hAnsi=".applesystemui"/>
          <w:i/>
          <w:iCs/>
        </w:rPr>
        <w:t>Red clouds, faintly charming, adorn the water's face,</w:t>
      </w:r>
    </w:p>
    <w:p w:rsidRPr="00434B1F" w:rsidR="003E2D54" w:rsidP="003E2D54" w:rsidRDefault="003E2D54" w14:paraId="3632A335" w14:textId="77777777">
      <w:pPr>
        <w:rPr>
          <w:rFonts w:ascii=".applesystemui" w:hAnsi=".applesystemui"/>
          <w:i/>
          <w:iCs/>
        </w:rPr>
      </w:pPr>
      <w:r w:rsidRPr="00434B1F">
        <w:rPr>
          <w:rFonts w:ascii=".applesystemui" w:hAnsi=".applesystemui"/>
          <w:i/>
          <w:iCs/>
        </w:rPr>
        <w:t>Ten thousand peaks and blossoms reflect in the green hanging space.</w:t>
      </w:r>
    </w:p>
    <w:p w:rsidRPr="00434B1F" w:rsidR="003E2D54" w:rsidP="003E2D54" w:rsidRDefault="003E2D54" w14:paraId="4FAC0AA2" w14:textId="77777777">
      <w:pPr>
        <w:rPr>
          <w:rFonts w:ascii=".applesystemui" w:hAnsi=".applesystemui"/>
          <w:i/>
          <w:iCs/>
        </w:rPr>
      </w:pPr>
      <w:r w:rsidRPr="00434B1F">
        <w:rPr>
          <w:rFonts w:ascii=".applesystemui" w:hAnsi=".applesystemui"/>
          <w:i/>
          <w:iCs/>
        </w:rPr>
        <w:t>An east wind blew through the night, with rain in its embrace,</w:t>
      </w:r>
    </w:p>
    <w:p w:rsidRPr="00434B1F" w:rsidR="003E2D54" w:rsidP="003E2D54" w:rsidRDefault="003E2D54" w14:paraId="1620D5A6" w14:textId="77777777">
      <w:pPr>
        <w:rPr>
          <w:rFonts w:ascii=".applesystemui" w:hAnsi=".applesystemui"/>
          <w:i/>
          <w:iCs/>
        </w:rPr>
      </w:pPr>
      <w:r w:rsidRPr="00434B1F">
        <w:rPr>
          <w:rFonts w:ascii=".applesystemui" w:hAnsi=".applesystemui"/>
          <w:i/>
          <w:iCs/>
        </w:rPr>
        <w:t>The whole city's spring colors now shine with heavenly grace.</w:t>
      </w:r>
    </w:p>
    <w:p w:rsidR="00434B1F" w:rsidP="003E2D54" w:rsidRDefault="00434B1F" w14:paraId="247F0303" w14:textId="77777777">
      <w:pPr>
        <w:rPr>
          <w:rFonts w:ascii=".applesystemui" w:hAnsi=".applesystemui"/>
          <w:color w:val="7030A0"/>
        </w:rPr>
      </w:pPr>
    </w:p>
    <w:p w:rsidRPr="00434B1F" w:rsidR="003E2D54" w:rsidP="003E2D54" w:rsidRDefault="00582C35" w14:paraId="04B11142" w14:textId="6A493FC0">
      <w:pPr>
        <w:rPr>
          <w:rFonts w:ascii=".applesystemui" w:hAnsi=".applesystemui"/>
        </w:rPr>
      </w:pPr>
      <w:ins w:author="Rachel St. John" w:date="2025-08-11T05:09:24.031Z" w:id="2093725956">
        <w:r w:rsidRPr="3E6A8A87" w:rsidR="1D721CD6">
          <w:rPr>
            <w:rFonts w:ascii=".applesystemui" w:hAnsi=".applesystemui"/>
            <w:color w:val="7030A0"/>
          </w:rPr>
          <w:t>Technically</w:t>
        </w:r>
      </w:ins>
      <w:del w:author="Rachel St. John" w:date="2025-08-11T05:09:20.555Z" w:id="231500572">
        <w:r w:rsidRPr="3E6A8A87" w:rsidDel="00582C35">
          <w:rPr>
            <w:rFonts w:ascii=".applesystemui" w:hAnsi=".applesystemui"/>
            <w:color w:val="7030A0"/>
          </w:rPr>
          <w:delText>From a technical perspective</w:delText>
        </w:r>
      </w:del>
      <w:r w:rsidRPr="3E6A8A87" w:rsidR="003E2D54">
        <w:rPr>
          <w:rFonts w:ascii=".applesystemui" w:hAnsi=".applesystemui"/>
        </w:rPr>
        <w:t>, this poem has some flaws in its word combinations and grasp of rhythm, but overall, it is quite fluent and has a certain artistic mood.</w:t>
      </w:r>
    </w:p>
    <w:p w:rsidRPr="00434B1F" w:rsidR="003E2D54" w:rsidP="003E2D54" w:rsidRDefault="003E2D54" w14:paraId="17EFBD30" w14:textId="285C03D0">
      <w:pPr>
        <w:rPr>
          <w:rFonts w:ascii=".applesystemui" w:hAnsi=".applesystemui"/>
        </w:rPr>
      </w:pPr>
      <w:r w:rsidRPr="3E6A8A87" w:rsidR="003E2D54">
        <w:rPr>
          <w:rFonts w:ascii=".applesystemui" w:hAnsi=".applesystemui"/>
        </w:rPr>
        <w:t xml:space="preserve">In the era of </w:t>
      </w:r>
      <w:r w:rsidRPr="3E6A8A87" w:rsidR="004360F8">
        <w:rPr>
          <w:rFonts w:ascii=".applesystemui" w:hAnsi=".applesystemui"/>
          <w:color w:val="EE0000"/>
        </w:rPr>
        <w:t>large language models</w:t>
      </w:r>
      <w:r w:rsidRPr="3E6A8A87" w:rsidR="003E2D54">
        <w:rPr>
          <w:rFonts w:ascii=".applesystemui" w:hAnsi=".applesystemui"/>
        </w:rPr>
        <w:t>, these models, having learned from a vast number of classic works, can also write poetry.</w:t>
      </w:r>
      <w:r w:rsidRPr="3E6A8A87" w:rsidR="003E2D54">
        <w:rPr>
          <w:rFonts w:ascii=".applesystemui" w:hAnsi=".applesystemui"/>
        </w:rPr>
        <w:t xml:space="preserve"> Here is the result </w:t>
      </w:r>
      <w:del w:author="Rachel St. John" w:date="2025-08-11T05:10:05.228Z" w:id="2040533475">
        <w:r w:rsidRPr="3E6A8A87" w:rsidDel="003E2D54">
          <w:rPr>
            <w:rFonts w:ascii=".applesystemui" w:hAnsi=".applesystemui"/>
          </w:rPr>
          <w:delText xml:space="preserve">from </w:delText>
        </w:r>
      </w:del>
      <w:ins w:author="Rachel St. John" w:date="2025-08-11T05:10:08.244Z" w:id="1551958064">
        <w:r w:rsidRPr="3E6A8A87" w:rsidR="6999471A">
          <w:rPr>
            <w:rFonts w:ascii=".applesystemui" w:hAnsi=".applesystemui"/>
          </w:rPr>
          <w:t xml:space="preserve">of </w:t>
        </w:r>
      </w:ins>
      <w:r w:rsidRPr="3E6A8A87" w:rsidR="003E2D54">
        <w:rPr>
          <w:rFonts w:ascii=".applesystemui" w:hAnsi=".applesystemui"/>
        </w:rPr>
        <w:t>asking GPT to "write a seven-character quatrain on the theme of begonia flowers."</w:t>
      </w:r>
    </w:p>
    <w:p w:rsidRPr="00434B1F" w:rsidR="003E2D54" w:rsidP="003E2D54" w:rsidRDefault="003E2D54" w14:paraId="6339945B" w14:textId="77777777">
      <w:pPr>
        <w:rPr>
          <w:rFonts w:ascii=".applesystemui" w:hAnsi=".applesystemui"/>
          <w:i/>
          <w:iCs/>
        </w:rPr>
      </w:pPr>
      <w:r w:rsidRPr="00434B1F">
        <w:rPr>
          <w:rFonts w:ascii=".applesystemui" w:hAnsi=".applesystemui"/>
          <w:i/>
          <w:iCs/>
        </w:rPr>
        <w:t>Spring breeze on the face, a deep red starts to bloom,</w:t>
      </w:r>
    </w:p>
    <w:p w:rsidRPr="00434B1F" w:rsidR="003E2D54" w:rsidP="003E2D54" w:rsidRDefault="003E2D54" w14:paraId="32FD508F" w14:textId="77777777">
      <w:pPr>
        <w:rPr>
          <w:rFonts w:ascii=".applesystemui" w:hAnsi=".applesystemui"/>
          <w:i/>
          <w:iCs/>
        </w:rPr>
      </w:pPr>
      <w:r w:rsidRPr="00434B1F">
        <w:rPr>
          <w:rFonts w:ascii=".applesystemui" w:hAnsi=".applesystemui"/>
          <w:i/>
          <w:iCs/>
        </w:rPr>
        <w:t>Light morning dew arrives to dye the dawning sky from gloom.</w:t>
      </w:r>
    </w:p>
    <w:p w:rsidRPr="00434B1F" w:rsidR="003E2D54" w:rsidP="003E2D54" w:rsidRDefault="003E2D54" w14:paraId="3B084E33" w14:textId="77777777">
      <w:pPr>
        <w:rPr>
          <w:rFonts w:ascii=".applesystemui" w:hAnsi=".applesystemui"/>
          <w:i/>
          <w:iCs/>
        </w:rPr>
      </w:pPr>
      <w:r w:rsidRPr="00434B1F">
        <w:rPr>
          <w:rFonts w:ascii=".applesystemui" w:hAnsi=".applesystemui"/>
          <w:i/>
          <w:iCs/>
        </w:rPr>
        <w:t>Its beautiful fragrance holds a meaning that has endless room,</w:t>
      </w:r>
    </w:p>
    <w:p w:rsidRPr="00434B1F" w:rsidR="003E2D54" w:rsidP="003E2D54" w:rsidRDefault="003E2D54" w14:paraId="48ACC29C" w14:textId="77777777">
      <w:pPr>
        <w:rPr>
          <w:rFonts w:ascii=".applesystemui" w:hAnsi=".applesystemui"/>
          <w:i/>
          <w:iCs/>
        </w:rPr>
      </w:pPr>
      <w:r w:rsidRPr="00434B1F">
        <w:rPr>
          <w:rFonts w:ascii=".applesystemui" w:hAnsi=".applesystemui"/>
          <w:i/>
          <w:iCs/>
        </w:rPr>
        <w:t>It won't chase the autumn wind with common weeds to meet its doom.</w:t>
      </w:r>
    </w:p>
    <w:p w:rsidRPr="00434B1F" w:rsidR="003E2D54" w:rsidP="003E2D54" w:rsidRDefault="003E2D54" w14:paraId="26B2AA79" w14:textId="2025C5A7">
      <w:pPr>
        <w:rPr>
          <w:rFonts w:ascii=".applesystemui" w:hAnsi=".applesystemui"/>
        </w:rPr>
      </w:pPr>
      <w:r w:rsidRPr="3E6A8A87" w:rsidR="003E2D54">
        <w:rPr>
          <w:rFonts w:ascii=".applesystemui" w:hAnsi=".applesystemui"/>
        </w:rPr>
        <w:t xml:space="preserve">The style of this poem is </w:t>
      </w:r>
      <w:r w:rsidRPr="3E6A8A87" w:rsidR="003E2D54">
        <w:rPr>
          <w:rFonts w:ascii=".applesystemui" w:hAnsi=".applesystemui"/>
        </w:rPr>
        <w:t>a cut</w:t>
      </w:r>
      <w:r w:rsidRPr="3E6A8A87" w:rsidR="003E2D54">
        <w:rPr>
          <w:rFonts w:ascii=".applesystemui" w:hAnsi=".applesystemui"/>
        </w:rPr>
        <w:t xml:space="preserve"> above the </w:t>
      </w:r>
      <w:r w:rsidRPr="3E6A8A87" w:rsidR="003E2D54">
        <w:rPr>
          <w:rFonts w:ascii=".applesystemui" w:hAnsi=".applesystemui"/>
        </w:rPr>
        <w:t>previous</w:t>
      </w:r>
      <w:r w:rsidRPr="3E6A8A87" w:rsidR="003E2D54">
        <w:rPr>
          <w:rFonts w:ascii=".applesystemui" w:hAnsi=".applesystemui"/>
        </w:rPr>
        <w:t xml:space="preserve"> one. The line "It won't chase the autumn wind with common weeds to meet its doom" is particularly spirited. Although its detailed expressions still </w:t>
      </w:r>
      <w:r w:rsidRPr="3E6A8A87" w:rsidR="00582C35">
        <w:rPr>
          <w:rFonts w:ascii=".applesystemui" w:hAnsi=".applesystemui"/>
          <w:color w:val="7030A0"/>
        </w:rPr>
        <w:t>don't</w:t>
      </w:r>
      <w:r w:rsidRPr="3E6A8A87" w:rsidR="00582C35">
        <w:rPr>
          <w:rFonts w:ascii=".applesystemui" w:hAnsi=".applesystemui"/>
          <w:color w:val="7030A0"/>
        </w:rPr>
        <w:t xml:space="preserve"> hold up to </w:t>
      </w:r>
      <w:r w:rsidRPr="3E6A8A87" w:rsidR="00582C35">
        <w:rPr>
          <w:rFonts w:ascii=".applesystemui" w:hAnsi=".applesystemui"/>
          <w:color w:val="7030A0"/>
        </w:rPr>
        <w:t>close scrutiny</w:t>
      </w:r>
      <w:r w:rsidRPr="3E6A8A87" w:rsidR="003E2D54">
        <w:rPr>
          <w:rFonts w:ascii=".applesystemui" w:hAnsi=".applesystemui"/>
        </w:rPr>
        <w:t xml:space="preserve"> (for example, what does "dye the dawning sky" mean?), </w:t>
      </w:r>
      <w:ins w:author="Rachel St. John" w:date="2025-08-11T05:11:33.36Z" w:id="368834083">
        <w:r w:rsidRPr="3E6A8A87" w:rsidR="170C13CB">
          <w:rPr>
            <w:rFonts w:ascii=".applesystemui" w:hAnsi=".applesystemui"/>
          </w:rPr>
          <w:t>the quatrain</w:t>
        </w:r>
      </w:ins>
      <w:del w:author="Rachel St. John" w:date="2025-08-11T05:11:01.137Z" w:id="1060077760">
        <w:r w:rsidRPr="3E6A8A87" w:rsidDel="003E2D54">
          <w:rPr>
            <w:rFonts w:ascii=".applesystemui" w:hAnsi=".applesystemui"/>
          </w:rPr>
          <w:delText>i</w:delText>
        </w:r>
      </w:del>
      <w:del w:author="Rachel St. John" w:date="2025-08-11T05:10:54.352Z" w:id="1358774684">
        <w:r w:rsidRPr="3E6A8A87" w:rsidDel="003E2D54">
          <w:rPr>
            <w:rFonts w:ascii=".applesystemui" w:hAnsi=".applesystemui"/>
          </w:rPr>
          <w:delText xml:space="preserve">t can already </w:delText>
        </w:r>
      </w:del>
      <w:r w:rsidRPr="3E6A8A87" w:rsidR="003E2D54">
        <w:rPr>
          <w:rFonts w:ascii=".applesystemui" w:hAnsi=".applesystemui"/>
        </w:rPr>
        <w:t>provide</w:t>
      </w:r>
      <w:ins w:author="Rachel St. John" w:date="2025-08-11T05:11:38.52Z" w:id="1478198634">
        <w:r w:rsidRPr="3E6A8A87" w:rsidR="531B0407">
          <w:rPr>
            <w:rFonts w:ascii=".applesystemui" w:hAnsi=".applesystemui"/>
          </w:rPr>
          <w:t>s</w:t>
        </w:r>
      </w:ins>
      <w:r w:rsidRPr="3E6A8A87" w:rsidR="003E2D54">
        <w:rPr>
          <w:rFonts w:ascii=".applesystemui" w:hAnsi=".applesystemui"/>
        </w:rPr>
        <w:t xml:space="preserve"> enough inspiration for a</w:t>
      </w:r>
      <w:ins w:author="Rachel St. John" w:date="2025-08-11T05:11:43.905Z" w:id="239454745">
        <w:r w:rsidRPr="3E6A8A87" w:rsidR="1C13B1F4">
          <w:rPr>
            <w:rFonts w:ascii=".applesystemui" w:hAnsi=".applesystemui"/>
          </w:rPr>
          <w:t xml:space="preserve"> human</w:t>
        </w:r>
      </w:ins>
      <w:r w:rsidRPr="3E6A8A87" w:rsidR="003E2D54">
        <w:rPr>
          <w:rFonts w:ascii=".applesystemui" w:hAnsi=".applesystemui"/>
        </w:rPr>
        <w:t xml:space="preserve"> poet to create an excellent work with just a few modifications.</w:t>
      </w:r>
    </w:p>
    <w:p w:rsidRPr="00434B1F" w:rsidR="003E2D54" w:rsidP="003E2D54" w:rsidRDefault="003E2D54" w14:paraId="2F42A898" w14:textId="35D5C40F">
      <w:pPr>
        <w:rPr>
          <w:rFonts w:hint="eastAsia" w:ascii=".applesystemui" w:hAnsi=".applesystemui"/>
          <w:b/>
          <w:bCs/>
        </w:rPr>
      </w:pPr>
      <w:r w:rsidRPr="00434B1F">
        <w:rPr>
          <w:rFonts w:ascii=".applesystemui" w:hAnsi=".applesystemui"/>
          <w:b/>
          <w:bCs/>
        </w:rPr>
        <w:t xml:space="preserve">2. AI </w:t>
      </w:r>
      <w:r w:rsidR="002110B1">
        <w:rPr>
          <w:rFonts w:hint="eastAsia" w:ascii=".applesystemui" w:hAnsi=".applesystemui"/>
          <w:b/>
          <w:bCs/>
        </w:rPr>
        <w:t>Composer</w:t>
      </w:r>
      <w:r w:rsidRPr="00434B1F">
        <w:rPr>
          <w:rFonts w:ascii=".applesystemui" w:hAnsi=".applesystemui"/>
          <w:b/>
          <w:bCs/>
        </w:rPr>
        <w:t>:</w:t>
      </w:r>
      <w:r w:rsidR="00F46FC3">
        <w:rPr>
          <w:rFonts w:hint="eastAsia" w:ascii=".applesystemui" w:hAnsi=".applesystemui"/>
          <w:b/>
          <w:bCs/>
        </w:rPr>
        <w:t xml:space="preserve"> Creating Stunning Music with Melodies</w:t>
      </w:r>
    </w:p>
    <w:p w:rsidRPr="00434B1F" w:rsidR="003E2D54" w:rsidP="003E2D54" w:rsidRDefault="003E2D54" w14:paraId="2B4A9162" w14:textId="249DE35E">
      <w:pPr>
        <w:rPr>
          <w:rFonts w:ascii=".applesystemui" w:hAnsi=".applesystemui"/>
        </w:rPr>
      </w:pPr>
      <w:r w:rsidRPr="3E6A8A87" w:rsidR="003E2D54">
        <w:rPr>
          <w:rFonts w:ascii=".applesystemui" w:hAnsi=".applesystemui"/>
        </w:rPr>
        <w:t xml:space="preserve">In the realm of artistic creation, AI music composition is another classic application of </w:t>
      </w:r>
      <w:r w:rsidRPr="3E6A8A87" w:rsidR="004360F8">
        <w:rPr>
          <w:rFonts w:ascii=".applesystemui" w:hAnsi=".applesystemui"/>
          <w:color w:val="EE0000"/>
        </w:rPr>
        <w:t>artificial intelligence</w:t>
      </w:r>
      <w:r w:rsidRPr="3E6A8A87" w:rsidR="003E2D54">
        <w:rPr>
          <w:rFonts w:ascii=".applesystemui" w:hAnsi=".applesystemui"/>
        </w:rPr>
        <w:t xml:space="preserve">. </w:t>
      </w:r>
      <w:r w:rsidRPr="3E6A8A87" w:rsidR="003E2D54">
        <w:rPr>
          <w:rFonts w:ascii=".applesystemui" w:hAnsi=".applesystemui"/>
        </w:rPr>
        <w:t>Looking back, the origin of AI music composition</w:t>
      </w:r>
      <w:r w:rsidRPr="3E6A8A87" w:rsidR="003E2D54">
        <w:rPr>
          <w:rFonts w:ascii=".applesystemui" w:hAnsi=".applesystemui"/>
        </w:rPr>
        <w:t xml:space="preserve"> is full of interesting stories. In 1956, </w:t>
      </w:r>
      <w:del w:author="Rachel St. John" w:date="2025-08-11T05:12:18.629Z" w:id="49569338">
        <w:r w:rsidRPr="3E6A8A87" w:rsidDel="003E2D54">
          <w:rPr>
            <w:rFonts w:ascii=".applesystemui" w:hAnsi=".applesystemui"/>
          </w:rPr>
          <w:delText>at the same time that</w:delText>
        </w:r>
      </w:del>
      <w:ins w:author="Rachel St. John" w:date="2025-08-11T05:12:19.279Z" w:id="1297069411">
        <w:r w:rsidRPr="3E6A8A87" w:rsidR="40116E58">
          <w:rPr>
            <w:rFonts w:ascii=".applesystemui" w:hAnsi=".applesystemui"/>
          </w:rPr>
          <w:t>while</w:t>
        </w:r>
      </w:ins>
      <w:r w:rsidRPr="3E6A8A87" w:rsidR="003E2D54">
        <w:rPr>
          <w:rFonts w:ascii=".applesystemui" w:hAnsi=".applesystemui"/>
        </w:rPr>
        <w:t xml:space="preserve"> the pioneers of </w:t>
      </w:r>
      <w:r w:rsidRPr="3E6A8A87" w:rsidR="004360F8">
        <w:rPr>
          <w:rFonts w:ascii=".applesystemui" w:hAnsi=".applesystemui"/>
          <w:color w:val="EE0000"/>
        </w:rPr>
        <w:t>artificial intelligence</w:t>
      </w:r>
      <w:r w:rsidRPr="3E6A8A87" w:rsidR="003E2D54">
        <w:rPr>
          <w:rFonts w:ascii=".applesystemui" w:hAnsi=".applesystemui"/>
        </w:rPr>
        <w:t xml:space="preserve"> were gathering for the Dartmouth Conference, two scholars from the University of Illinois Urbana-Champaign, </w:t>
      </w:r>
      <w:r w:rsidRPr="3E6A8A87" w:rsidR="003E2D54">
        <w:rPr>
          <w:rFonts w:ascii=".applesystemui" w:hAnsi=".applesystemui"/>
        </w:rPr>
        <w:t>Lejaren</w:t>
      </w:r>
      <w:r w:rsidRPr="3E6A8A87" w:rsidR="003E2D54">
        <w:rPr>
          <w:rFonts w:ascii=".applesystemui" w:hAnsi=".applesystemui"/>
        </w:rPr>
        <w:t xml:space="preserve"> Hiller and Leonard Isaacson, experimented with a computer called </w:t>
      </w:r>
      <w:r w:rsidRPr="3E6A8A87" w:rsidR="003E2D54">
        <w:rPr>
          <w:rFonts w:ascii=".applesystemui" w:hAnsi=".applesystemui"/>
          <w:color w:val="EE0000"/>
        </w:rPr>
        <w:t>ILLIAC I</w:t>
      </w:r>
      <w:r w:rsidRPr="3E6A8A87" w:rsidR="003E2D54">
        <w:rPr>
          <w:rFonts w:ascii=".applesystemui" w:hAnsi=".applesystemui"/>
        </w:rPr>
        <w:t xml:space="preserve"> to generate the first piece of music by an </w:t>
      </w:r>
      <w:r w:rsidRPr="3E6A8A87" w:rsidR="004360F8">
        <w:rPr>
          <w:rFonts w:ascii=".applesystemui" w:hAnsi=".applesystemui"/>
          <w:color w:val="EE0000"/>
        </w:rPr>
        <w:t>artificial intelligence</w:t>
      </w:r>
      <w:r w:rsidRPr="3E6A8A87" w:rsidR="003E2D54">
        <w:rPr>
          <w:rFonts w:ascii=".applesystemui" w:hAnsi=".applesystemui"/>
        </w:rPr>
        <w:t xml:space="preserve">. They named it </w:t>
      </w:r>
      <w:r w:rsidRPr="3E6A8A87" w:rsidR="003E2D54">
        <w:rPr>
          <w:rFonts w:ascii=".applesystemui" w:hAnsi=".applesystemui"/>
        </w:rPr>
        <w:t>the</w:t>
      </w:r>
      <w:r w:rsidRPr="3E6A8A87" w:rsidR="003E2D54">
        <w:rPr>
          <w:rFonts w:ascii=".applesystemui" w:hAnsi=".applesystemui"/>
          <w:i w:val="1"/>
          <w:iCs w:val="1"/>
          <w:color w:val="EE0000"/>
        </w:rPr>
        <w:t xml:space="preserve"> </w:t>
      </w:r>
      <w:r w:rsidRPr="3E6A8A87" w:rsidR="003E2D54">
        <w:rPr>
          <w:rFonts w:ascii=".applesystemui" w:hAnsi=".applesystemui"/>
          <w:i w:val="1"/>
          <w:iCs w:val="1"/>
          <w:color w:val="EE0000"/>
        </w:rPr>
        <w:t>Illiac</w:t>
      </w:r>
      <w:r w:rsidRPr="3E6A8A87" w:rsidR="003E2D54">
        <w:rPr>
          <w:rFonts w:ascii=".applesystemui" w:hAnsi=".applesystemui"/>
          <w:i w:val="1"/>
          <w:iCs w:val="1"/>
          <w:color w:val="EE0000"/>
        </w:rPr>
        <w:t xml:space="preserve"> Suite</w:t>
      </w:r>
      <w:r w:rsidRPr="3E6A8A87" w:rsidR="003E2D54">
        <w:rPr>
          <w:rFonts w:ascii=".applesystemui" w:hAnsi=".applesystemui"/>
        </w:rPr>
        <w:t>.</w:t>
      </w:r>
    </w:p>
    <w:p w:rsidRPr="00434B1F" w:rsidR="003E2D54" w:rsidP="003E2D54" w:rsidRDefault="003E2D54" w14:paraId="66B81EFC" w14:textId="0FA088B8">
      <w:pPr>
        <w:rPr>
          <w:rFonts w:ascii=".applesystemui" w:hAnsi=".applesystemui"/>
        </w:rPr>
      </w:pPr>
      <w:r w:rsidRPr="00434B1F">
        <w:rPr>
          <w:rFonts w:ascii=".applesystemui" w:hAnsi=".applesystemui"/>
        </w:rPr>
        <w:t xml:space="preserve">Interestingly, Hiller was originally a chemistry Ph.D. and had even developed the first effective dyeing process for acrylic fibers. However, he loved music from a young age and was skilled at playing the piano, oboe, and saxophone. After the </w:t>
      </w:r>
      <w:proofErr w:type="spellStart"/>
      <w:r w:rsidRPr="00434B1F">
        <w:rPr>
          <w:rFonts w:ascii=".applesystemui" w:hAnsi=".applesystemui"/>
          <w:i/>
          <w:iCs/>
        </w:rPr>
        <w:t>Illiac</w:t>
      </w:r>
      <w:proofErr w:type="spellEnd"/>
      <w:r w:rsidRPr="00434B1F">
        <w:rPr>
          <w:rFonts w:ascii=".applesystemui" w:hAnsi=".applesystemui"/>
          <w:i/>
          <w:iCs/>
        </w:rPr>
        <w:t xml:space="preserve"> Suite</w:t>
      </w:r>
      <w:r w:rsidRPr="00434B1F">
        <w:rPr>
          <w:rFonts w:ascii=".applesystemui" w:hAnsi=".applesystemui"/>
        </w:rPr>
        <w:t xml:space="preserve">, Hiller pursued a path in music and went on to train </w:t>
      </w:r>
      <w:proofErr w:type="gramStart"/>
      <w:r w:rsidRPr="00434B1F">
        <w:rPr>
          <w:rFonts w:ascii=".applesystemui" w:hAnsi=".applesystemui"/>
        </w:rPr>
        <w:t>a large number of</w:t>
      </w:r>
      <w:proofErr w:type="gramEnd"/>
      <w:r w:rsidRPr="00434B1F">
        <w:rPr>
          <w:rFonts w:ascii=".applesystemui" w:hAnsi=".applesystemui"/>
        </w:rPr>
        <w:t xml:space="preserve"> composers. </w:t>
      </w:r>
      <w:r w:rsidRPr="00434B1F" w:rsidR="00582C35">
        <w:rPr>
          <w:rFonts w:ascii=".applesystemui" w:hAnsi=".applesystemui"/>
          <w:color w:val="7030A0"/>
        </w:rPr>
        <w:t xml:space="preserve">The story of </w:t>
      </w:r>
      <w:r w:rsidRPr="00434B1F" w:rsidR="00582C35">
        <w:rPr>
          <w:rFonts w:ascii=".applesystemui" w:hAnsi=".applesystemui"/>
          <w:color w:val="7030A0"/>
        </w:rPr>
        <w:lastRenderedPageBreak/>
        <w:t>a chemist helping to compose the first piece of AI music and then embarking on the path of AI art has become a much-told tale.</w:t>
      </w:r>
    </w:p>
    <w:p w:rsidRPr="00434B1F" w:rsidR="003E2D54" w:rsidP="003E2D54" w:rsidRDefault="003E2D54" w14:paraId="4089A734" w14:textId="4EB96968">
      <w:pPr>
        <w:rPr>
          <w:rFonts w:ascii=".applesystemui" w:hAnsi=".applesystemui"/>
        </w:rPr>
      </w:pPr>
      <w:r w:rsidRPr="00434B1F">
        <w:rPr>
          <w:rFonts w:ascii=".applesystemui" w:hAnsi=".applesystemui"/>
        </w:rPr>
        <w:t xml:space="preserve">In recent years, </w:t>
      </w:r>
      <w:r w:rsidRPr="00434B1F" w:rsidR="004360F8">
        <w:rPr>
          <w:rFonts w:ascii=".applesystemui" w:hAnsi=".applesystemui"/>
          <w:color w:val="EE0000"/>
        </w:rPr>
        <w:t>deep neural networks</w:t>
      </w:r>
      <w:r w:rsidRPr="00434B1F">
        <w:rPr>
          <w:rFonts w:ascii=".applesystemui" w:hAnsi=".applesystemui"/>
        </w:rPr>
        <w:t xml:space="preserve"> have achieved great success in machine music composition and have become the mainstream method today. Compared to traditional methods, </w:t>
      </w:r>
      <w:r w:rsidRPr="00434B1F" w:rsidR="004360F8">
        <w:rPr>
          <w:rFonts w:ascii=".applesystemui" w:hAnsi=".applesystemui"/>
          <w:color w:val="EE0000"/>
        </w:rPr>
        <w:t>deep neural networks</w:t>
      </w:r>
      <w:r w:rsidRPr="00434B1F">
        <w:rPr>
          <w:rFonts w:ascii=".applesystemui" w:hAnsi=".applesystemui"/>
        </w:rPr>
        <w:t xml:space="preserve"> can learn from vast amounts of musical data to capture complex </w:t>
      </w:r>
      <w:r w:rsidRPr="00434B1F" w:rsidR="004360F8">
        <w:rPr>
          <w:rFonts w:ascii=".applesystemui" w:hAnsi=".applesystemui"/>
          <w:color w:val="EE0000"/>
        </w:rPr>
        <w:t>temporal relationships</w:t>
      </w:r>
      <w:r w:rsidRPr="00434B1F">
        <w:rPr>
          <w:rFonts w:ascii=".applesystemui" w:hAnsi=".applesystemui"/>
        </w:rPr>
        <w:t xml:space="preserve"> in music. By modeling and representing these relationships more accurately, they can generate music that is more fluid and natural. Google's </w:t>
      </w:r>
      <w:proofErr w:type="spellStart"/>
      <w:r w:rsidRPr="00F46FC3">
        <w:rPr>
          <w:rFonts w:ascii=".applesystemui" w:hAnsi=".applesystemui"/>
          <w:color w:val="EE0000"/>
        </w:rPr>
        <w:t>MusicLM</w:t>
      </w:r>
      <w:proofErr w:type="spellEnd"/>
      <w:r w:rsidRPr="00434B1F">
        <w:rPr>
          <w:rFonts w:ascii=".applesystemui" w:hAnsi=".applesystemui"/>
        </w:rPr>
        <w:t xml:space="preserve"> model is a prime example. It is based on the </w:t>
      </w:r>
      <w:r w:rsidRPr="00434B1F" w:rsidR="004360F8">
        <w:rPr>
          <w:rFonts w:ascii=".applesystemui" w:hAnsi=".applesystemui"/>
          <w:color w:val="EE0000"/>
        </w:rPr>
        <w:t>Transformer model's</w:t>
      </w:r>
      <w:r w:rsidRPr="00434B1F">
        <w:rPr>
          <w:rFonts w:ascii=".applesystemui" w:hAnsi=".applesystemui"/>
        </w:rPr>
        <w:t xml:space="preserve"> ability to handle </w:t>
      </w:r>
      <w:r w:rsidRPr="00434B1F" w:rsidR="004360F8">
        <w:rPr>
          <w:rFonts w:ascii=".applesystemui" w:hAnsi=".applesystemui"/>
          <w:color w:val="EE0000"/>
        </w:rPr>
        <w:t>long-sequence modeling</w:t>
      </w:r>
      <w:r w:rsidRPr="00434B1F">
        <w:rPr>
          <w:rFonts w:ascii=".applesystemui" w:hAnsi=".applesystemui"/>
        </w:rPr>
        <w:t xml:space="preserve"> and learns the temporal relationships between notes and the rules of musical grammar. Recently, a music generation system called </w:t>
      </w:r>
      <w:r w:rsidRPr="00F46FC3">
        <w:rPr>
          <w:rFonts w:ascii=".applesystemui" w:hAnsi=".applesystemui"/>
          <w:color w:val="EE0000"/>
        </w:rPr>
        <w:t xml:space="preserve">Suno </w:t>
      </w:r>
      <w:r w:rsidRPr="00434B1F">
        <w:rPr>
          <w:rFonts w:ascii=".applesystemui" w:hAnsi=".applesystemui"/>
        </w:rPr>
        <w:t>has attracted widespread attention. Compared to previous systems, Suno can generate a complete musical piece, including an intro, verse, chorus, bridge, and outro, and it can also compose music for lyrics.</w:t>
      </w:r>
    </w:p>
    <w:p w:rsidRPr="00F46FC3" w:rsidR="003E2D54" w:rsidP="003E2D54" w:rsidRDefault="003E2D54" w14:paraId="7BE040D1" w14:textId="77777777">
      <w:pPr>
        <w:rPr>
          <w:rFonts w:ascii=".applesystemui" w:hAnsi=".applesystemui"/>
          <w:b/>
          <w:bCs/>
        </w:rPr>
      </w:pPr>
      <w:r w:rsidRPr="00F46FC3">
        <w:rPr>
          <w:rFonts w:ascii=".applesystemui" w:hAnsi=".applesystemui"/>
          <w:b/>
          <w:bCs/>
        </w:rPr>
        <w:t>3. AI Painting: Depicting the World with Color</w:t>
      </w:r>
    </w:p>
    <w:p w:rsidRPr="00434B1F" w:rsidR="003E2D54" w:rsidP="003E2D54" w:rsidRDefault="003E2D54" w14:paraId="65238457" w14:textId="55EFBF44">
      <w:pPr>
        <w:rPr>
          <w:rFonts w:ascii=".applesystemui" w:hAnsi=".applesystemui"/>
        </w:rPr>
      </w:pPr>
      <w:r w:rsidRPr="3E6A8A87" w:rsidR="003E2D54">
        <w:rPr>
          <w:rFonts w:ascii=".applesystemui" w:hAnsi=".applesystemui"/>
        </w:rPr>
        <w:t xml:space="preserve">AI can also be used for painting. Unlike generating realistic images, AI painting needs to have an artistic quality that gives people a sense of aesthetic beauty. A common method used today is to </w:t>
      </w:r>
      <w:del w:author="Rachel St. John" w:date="2025-08-11T05:15:04.877Z" w:id="2047332515">
        <w:r w:rsidRPr="3E6A8A87" w:rsidDel="003E2D54">
          <w:rPr>
            <w:rFonts w:ascii=".applesystemui" w:hAnsi=".applesystemui"/>
          </w:rPr>
          <w:delText xml:space="preserve">separate </w:delText>
        </w:r>
      </w:del>
      <w:ins w:author="Rachel St. John" w:date="2025-08-11T05:15:20.86Z" w:id="384241842">
        <w:r w:rsidRPr="3E6A8A87" w:rsidR="12C43EE7">
          <w:rPr>
            <w:rFonts w:ascii=".applesystemui" w:hAnsi=".applesystemui"/>
          </w:rPr>
          <w:t xml:space="preserve">borrow </w:t>
        </w:r>
      </w:ins>
      <w:r w:rsidRPr="3E6A8A87" w:rsidR="003E2D54">
        <w:rPr>
          <w:rFonts w:ascii=".applesystemui" w:hAnsi=".applesystemui"/>
        </w:rPr>
        <w:t xml:space="preserve">the style </w:t>
      </w:r>
      <w:del w:author="Rachel St. John" w:date="2025-08-11T05:15:23.651Z" w:id="716886762">
        <w:r w:rsidRPr="3E6A8A87" w:rsidDel="003E2D54">
          <w:rPr>
            <w:rFonts w:ascii=".applesystemui" w:hAnsi=".applesystemui"/>
          </w:rPr>
          <w:delText xml:space="preserve">from </w:delText>
        </w:r>
      </w:del>
      <w:ins w:author="Rachel St. John" w:date="2025-08-11T05:15:24.624Z" w:id="330343358">
        <w:r w:rsidRPr="3E6A8A87" w:rsidR="50891FD8">
          <w:rPr>
            <w:rFonts w:ascii=".applesystemui" w:hAnsi=".applesystemui"/>
          </w:rPr>
          <w:t xml:space="preserve">of </w:t>
        </w:r>
      </w:ins>
      <w:r w:rsidRPr="3E6A8A87" w:rsidR="003E2D54">
        <w:rPr>
          <w:rFonts w:ascii=".applesystemui" w:hAnsi=".applesystemui"/>
        </w:rPr>
        <w:t xml:space="preserve">an </w:t>
      </w:r>
      <w:ins w:author="Rachel St. John" w:date="2025-08-11T05:15:29.868Z" w:id="1959671193">
        <w:r w:rsidRPr="3E6A8A87" w:rsidR="6F4C0674">
          <w:rPr>
            <w:rFonts w:ascii=".applesystemui" w:hAnsi=".applesystemui"/>
          </w:rPr>
          <w:t xml:space="preserve">existing </w:t>
        </w:r>
      </w:ins>
      <w:r w:rsidRPr="3E6A8A87" w:rsidR="003E2D54">
        <w:rPr>
          <w:rFonts w:ascii=".applesystemui" w:hAnsi=".applesystemui"/>
        </w:rPr>
        <w:t xml:space="preserve">artwork and </w:t>
      </w:r>
      <w:r w:rsidRPr="3E6A8A87" w:rsidR="00F46FC3">
        <w:rPr>
          <w:rFonts w:ascii=".applesystemui" w:hAnsi=".applesystemui"/>
          <w:color w:val="EE0000"/>
        </w:rPr>
        <w:t xml:space="preserve">transfer that </w:t>
      </w:r>
      <w:r w:rsidRPr="3E6A8A87" w:rsidR="00F46FC3">
        <w:rPr>
          <w:rFonts w:ascii=".applesystemui" w:hAnsi=".applesystemui"/>
          <w:color w:val="EE0000"/>
        </w:rPr>
        <w:t>style</w:t>
      </w:r>
      <w:r w:rsidRPr="3E6A8A87" w:rsidR="00F46FC3">
        <w:rPr>
          <w:rFonts w:ascii=".applesystemui" w:hAnsi=".applesystemui"/>
        </w:rPr>
        <w:t xml:space="preserve"> to </w:t>
      </w:r>
      <w:r w:rsidRPr="3E6A8A87" w:rsidR="003E2D54">
        <w:rPr>
          <w:rFonts w:ascii=".applesystemui" w:hAnsi=".applesystemui"/>
        </w:rPr>
        <w:t xml:space="preserve">another image. Style refers to the unique way content is presented in an artwork through specific techniques, use of color, composition, and other elements. It reflects the artist's creative personality and aesthetic taste. </w:t>
      </w:r>
      <w:r w:rsidRPr="3E6A8A87" w:rsidR="003E2D54">
        <w:rPr>
          <w:rFonts w:ascii=".applesystemui" w:hAnsi=".applesystemui"/>
        </w:rPr>
        <w:t>Taking the example of the image with the chairs, it</w:t>
      </w:r>
      <w:r w:rsidRPr="3E6A8A87" w:rsidR="003E2D54">
        <w:rPr>
          <w:rFonts w:ascii=".applesystemui" w:hAnsi=".applesystemui"/>
        </w:rPr>
        <w:t xml:space="preserve"> is easy to see that all the pictures are of chairs, but the style of each chair is different. Here, the "chair" is the content, while its appearance is the style.</w:t>
      </w:r>
    </w:p>
    <w:p w:rsidRPr="00434B1F" w:rsidR="003E2D54" w:rsidP="003E2D54" w:rsidRDefault="003E2D54" w14:paraId="1E98E589" w14:textId="76AFEB15">
      <w:pPr>
        <w:rPr>
          <w:rFonts w:ascii=".applesystemui" w:hAnsi=".applesystemui"/>
        </w:rPr>
      </w:pPr>
      <w:r w:rsidRPr="00434B1F">
        <w:rPr>
          <w:rFonts w:ascii=".applesystemui" w:hAnsi=".applesystemui"/>
        </w:rPr>
        <w:t xml:space="preserve">Researchers have found that by learning from </w:t>
      </w:r>
      <w:proofErr w:type="gramStart"/>
      <w:r w:rsidRPr="00434B1F">
        <w:rPr>
          <w:rFonts w:ascii=".applesystemui" w:hAnsi=".applesystemui"/>
        </w:rPr>
        <w:t>a large number of</w:t>
      </w:r>
      <w:proofErr w:type="gramEnd"/>
      <w:r w:rsidRPr="00434B1F">
        <w:rPr>
          <w:rFonts w:ascii=".applesystemui" w:hAnsi=".applesystemui"/>
        </w:rPr>
        <w:t xml:space="preserve"> paintings, </w:t>
      </w:r>
      <w:r w:rsidRPr="00434B1F" w:rsidR="004360F8">
        <w:rPr>
          <w:rFonts w:ascii=".applesystemui" w:hAnsi=".applesystemui"/>
          <w:color w:val="EE0000"/>
        </w:rPr>
        <w:t>Convolutional Neural Networks (CNNs)</w:t>
      </w:r>
      <w:r w:rsidRPr="00434B1F">
        <w:rPr>
          <w:rFonts w:ascii=".applesystemui" w:hAnsi=".applesystemui"/>
        </w:rPr>
        <w:t xml:space="preserve"> can separate the features of content and style. In this process, the activation of neurons reflects the image's content information to some extent, while the correlations between neurons help to represent the image's style features. Both </w:t>
      </w:r>
      <w:proofErr w:type="gramStart"/>
      <w:r w:rsidRPr="00434B1F">
        <w:rPr>
          <w:rFonts w:ascii=".applesystemui" w:hAnsi=".applesystemui"/>
        </w:rPr>
        <w:t>work</w:t>
      </w:r>
      <w:proofErr w:type="gramEnd"/>
      <w:r w:rsidRPr="00434B1F">
        <w:rPr>
          <w:rFonts w:ascii=".applesystemui" w:hAnsi=".applesystemui"/>
        </w:rPr>
        <w:t xml:space="preserve"> together in understanding and generating the image. This allows us to extract a </w:t>
      </w:r>
      <w:r w:rsidRPr="00434B1F" w:rsidR="004360F8">
        <w:rPr>
          <w:rFonts w:ascii=".applesystemui" w:hAnsi=".applesystemui"/>
          <w:color w:val="EE0000"/>
        </w:rPr>
        <w:t>style vector</w:t>
      </w:r>
      <w:r w:rsidRPr="00434B1F">
        <w:rPr>
          <w:rFonts w:ascii=".applesystemui" w:hAnsi=".applesystemui"/>
        </w:rPr>
        <w:t xml:space="preserve"> and a </w:t>
      </w:r>
      <w:r w:rsidRPr="00434B1F" w:rsidR="004360F8">
        <w:rPr>
          <w:rFonts w:ascii=".applesystemui" w:hAnsi=".applesystemui"/>
          <w:color w:val="EE0000"/>
        </w:rPr>
        <w:t>content vector</w:t>
      </w:r>
      <w:r w:rsidRPr="00434B1F">
        <w:rPr>
          <w:rFonts w:ascii=".applesystemui" w:hAnsi=".applesystemui"/>
        </w:rPr>
        <w:t xml:space="preserve"> from an image. The </w:t>
      </w:r>
      <w:r w:rsidRPr="00434B1F" w:rsidR="004360F8">
        <w:rPr>
          <w:rFonts w:ascii=".applesystemui" w:hAnsi=".applesystemui"/>
          <w:color w:val="EE0000"/>
        </w:rPr>
        <w:t>style vector</w:t>
      </w:r>
      <w:r w:rsidRPr="00434B1F">
        <w:rPr>
          <w:rFonts w:ascii=".applesystemui" w:hAnsi=".applesystemui"/>
        </w:rPr>
        <w:t xml:space="preserve"> determines the painting's style—for instance, whether it is romantic, realistic, or abstract. The </w:t>
      </w:r>
      <w:r w:rsidRPr="00434B1F" w:rsidR="004360F8">
        <w:rPr>
          <w:rFonts w:ascii=".applesystemui" w:hAnsi=".applesystemui"/>
          <w:color w:val="EE0000"/>
        </w:rPr>
        <w:t>content vector</w:t>
      </w:r>
      <w:r w:rsidRPr="00434B1F">
        <w:rPr>
          <w:rFonts w:ascii=".applesystemui" w:hAnsi=".applesystemui"/>
        </w:rPr>
        <w:t xml:space="preserve"> determines the painting's subject matter, such as mountains, people, or flowers and birds. Now, if we have two images—one to extract the </w:t>
      </w:r>
      <w:r w:rsidRPr="00434B1F" w:rsidR="004360F8">
        <w:rPr>
          <w:rFonts w:ascii=".applesystemui" w:hAnsi=".applesystemui"/>
          <w:color w:val="EE0000"/>
        </w:rPr>
        <w:t>content vector</w:t>
      </w:r>
      <w:r w:rsidRPr="00434B1F">
        <w:rPr>
          <w:rFonts w:ascii=".applesystemui" w:hAnsi=".applesystemui"/>
        </w:rPr>
        <w:t xml:space="preserve"> (like a cat) and another to extract the </w:t>
      </w:r>
      <w:r w:rsidRPr="00434B1F" w:rsidR="004360F8">
        <w:rPr>
          <w:rFonts w:ascii=".applesystemui" w:hAnsi=".applesystemui"/>
          <w:color w:val="EE0000"/>
        </w:rPr>
        <w:t>style vector</w:t>
      </w:r>
      <w:r w:rsidRPr="00434B1F">
        <w:rPr>
          <w:rFonts w:ascii=".applesystemui" w:hAnsi=".applesystemui"/>
        </w:rPr>
        <w:t xml:space="preserve"> (like a work by Van Gogh)—we can combine these two vectors and have the AI generate a new image. The result would be a cat in the style of Van Gogh.</w:t>
      </w:r>
    </w:p>
    <w:p w:rsidRPr="00434B1F" w:rsidR="003E2D54" w:rsidP="003E2D54" w:rsidRDefault="003E2D54" w14:paraId="6AAA69C5" w14:textId="4F451C56">
      <w:pPr>
        <w:rPr>
          <w:rFonts w:ascii=".applesystemui" w:hAnsi=".applesystemui"/>
        </w:rPr>
      </w:pPr>
      <w:r w:rsidRPr="00434B1F">
        <w:rPr>
          <w:rFonts w:ascii=".applesystemui" w:hAnsi=".applesystemui"/>
        </w:rPr>
        <w:t xml:space="preserve">Besides </w:t>
      </w:r>
      <w:r w:rsidRPr="00434B1F" w:rsidR="004360F8">
        <w:rPr>
          <w:rFonts w:ascii=".applesystemui" w:hAnsi=".applesystemui"/>
          <w:color w:val="EE0000"/>
        </w:rPr>
        <w:t>artistic style transfer</w:t>
      </w:r>
      <w:r w:rsidRPr="00434B1F">
        <w:rPr>
          <w:rFonts w:ascii=".applesystemui" w:hAnsi=".applesystemui"/>
        </w:rPr>
        <w:t xml:space="preserve">, it's also possible to generate artistic images using </w:t>
      </w:r>
      <w:proofErr w:type="gramStart"/>
      <w:r w:rsidRPr="00434B1F" w:rsidR="004360F8">
        <w:rPr>
          <w:rFonts w:ascii=".applesystemui" w:hAnsi=".applesystemui"/>
          <w:color w:val="EE0000"/>
        </w:rPr>
        <w:t>visual large</w:t>
      </w:r>
      <w:proofErr w:type="gramEnd"/>
      <w:r w:rsidRPr="00434B1F" w:rsidR="004360F8">
        <w:rPr>
          <w:rFonts w:ascii=".applesystemui" w:hAnsi=".applesystemui"/>
          <w:color w:val="EE0000"/>
        </w:rPr>
        <w:t xml:space="preserve"> models</w:t>
      </w:r>
      <w:r w:rsidRPr="00434B1F">
        <w:rPr>
          <w:rFonts w:ascii=".applesystemui" w:hAnsi=".applesystemui"/>
        </w:rPr>
        <w:t xml:space="preserve"> like DALL-E and Stable Diffusion. These models can accept text commands </w:t>
      </w:r>
      <w:r w:rsidRPr="00434B1F">
        <w:rPr>
          <w:rFonts w:ascii=".applesystemui" w:hAnsi=".applesystemui"/>
        </w:rPr>
        <w:lastRenderedPageBreak/>
        <w:t xml:space="preserve">from users. If a user's command is creative, it can lead to the generation of an image with a certain artistic </w:t>
      </w:r>
      <w:proofErr w:type="gramStart"/>
      <w:r w:rsidRPr="00434B1F">
        <w:rPr>
          <w:rFonts w:ascii=".applesystemui" w:hAnsi=".applesystemui"/>
        </w:rPr>
        <w:t>feel</w:t>
      </w:r>
      <w:proofErr w:type="gramEnd"/>
      <w:r w:rsidRPr="00434B1F">
        <w:rPr>
          <w:rFonts w:ascii=".applesystemui" w:hAnsi=".applesystemui"/>
        </w:rPr>
        <w:t>. The image of a pig with wings was generated using ChatGPT.</w:t>
      </w:r>
    </w:p>
    <w:p w:rsidRPr="007D6991" w:rsidR="003E2D54" w:rsidP="003E2D54" w:rsidRDefault="007D6991" w14:paraId="26A8A2D4" w14:textId="45632901">
      <w:pPr>
        <w:rPr>
          <w:rFonts w:ascii=".applesystemui" w:hAnsi=".applesystemui"/>
          <w:b/>
          <w:bCs/>
        </w:rPr>
      </w:pPr>
      <w:r>
        <w:rPr>
          <w:rFonts w:hint="eastAsia" w:ascii=".applesystemui" w:hAnsi=".applesystemui"/>
          <w:b/>
          <w:bCs/>
        </w:rPr>
        <w:t xml:space="preserve">4. </w:t>
      </w:r>
      <w:r w:rsidRPr="007D6991" w:rsidR="003E2D54">
        <w:rPr>
          <w:rFonts w:ascii=".applesystemui" w:hAnsi=".applesystemui"/>
          <w:b/>
          <w:bCs/>
        </w:rPr>
        <w:t>Summary</w:t>
      </w:r>
    </w:p>
    <w:p w:rsidRPr="00434B1F" w:rsidR="003E2D54" w:rsidP="003E2D54" w:rsidRDefault="003E2D54" w14:paraId="2E7B66F3" w14:textId="2C9CDF26">
      <w:pPr>
        <w:rPr>
          <w:rFonts w:ascii=".applesystemui" w:hAnsi=".applesystemui"/>
        </w:rPr>
      </w:pPr>
      <w:r w:rsidRPr="00434B1F">
        <w:rPr>
          <w:rFonts w:ascii=".applesystemui" w:hAnsi=".applesystemui"/>
        </w:rPr>
        <w:t xml:space="preserve">This section introduced the achievements of </w:t>
      </w:r>
      <w:r w:rsidRPr="00434B1F" w:rsidR="004360F8">
        <w:rPr>
          <w:rFonts w:ascii=".applesystemui" w:hAnsi=".applesystemui"/>
          <w:color w:val="EE0000"/>
        </w:rPr>
        <w:t>artificial intelligence</w:t>
      </w:r>
      <w:r w:rsidRPr="00434B1F">
        <w:rPr>
          <w:rFonts w:ascii=".applesystemui" w:hAnsi=".applesystemui"/>
        </w:rPr>
        <w:t xml:space="preserve"> in artistic creation, such as writing poetry, composing music, and painting. It is foreseeable that as algorithms are continuously optimized and data becomes more abundant, AI is expected to gain a deeper understanding of human emotions and aesthetics. It will gradually become an important creative tool for artists, offering them inspiration and assistance.</w:t>
      </w:r>
    </w:p>
    <w:p w:rsidRPr="00434B1F" w:rsidR="003E2D54" w:rsidP="003E2D54" w:rsidRDefault="003E2D54" w14:paraId="4F293A24" w14:textId="5AC2F8F8">
      <w:pPr>
        <w:rPr>
          <w:rFonts w:ascii=".applesystemui" w:hAnsi=".applesystemui"/>
        </w:rPr>
      </w:pPr>
      <w:r w:rsidRPr="00434B1F">
        <w:rPr>
          <w:rFonts w:ascii=".applesystemui" w:hAnsi=".applesystemui"/>
        </w:rPr>
        <w:t xml:space="preserve">However, the combination of </w:t>
      </w:r>
      <w:r w:rsidRPr="00434B1F" w:rsidR="004360F8">
        <w:rPr>
          <w:rFonts w:ascii=".applesystemui" w:hAnsi=".applesystemui"/>
          <w:color w:val="EE0000"/>
        </w:rPr>
        <w:t>artificial intelligence</w:t>
      </w:r>
      <w:r w:rsidRPr="00434B1F">
        <w:rPr>
          <w:rFonts w:ascii=".applesystemui" w:hAnsi=".applesystemui"/>
        </w:rPr>
        <w:t xml:space="preserve"> and artistic creation also brings challenges. How to ensure the originality and uniqueness of artworks created by AI and prevent their misuse and abuse are issues we need to think about deeply. In future developments, we should actively embrace this transformation while also establishing corresponding regulations and standards. This will ensure that AI-created artworks </w:t>
      </w:r>
      <w:r w:rsidRPr="00CB1745">
        <w:rPr>
          <w:rFonts w:ascii=".applesystemui" w:hAnsi=".applesystemui"/>
          <w:color w:val="EE0000"/>
        </w:rPr>
        <w:t>align</w:t>
      </w:r>
      <w:r w:rsidRPr="00434B1F">
        <w:rPr>
          <w:rFonts w:ascii=".applesystemui" w:hAnsi=".applesystemui"/>
        </w:rPr>
        <w:t xml:space="preserve"> with human aesthetics and values, bringing us </w:t>
      </w:r>
      <w:proofErr w:type="gramStart"/>
      <w:r w:rsidRPr="00434B1F">
        <w:rPr>
          <w:rFonts w:ascii=".applesystemui" w:hAnsi=".applesystemui"/>
        </w:rPr>
        <w:t>a richer</w:t>
      </w:r>
      <w:proofErr w:type="gramEnd"/>
      <w:r w:rsidRPr="00434B1F">
        <w:rPr>
          <w:rFonts w:ascii=".applesystemui" w:hAnsi=".applesystemui"/>
        </w:rPr>
        <w:t xml:space="preserve"> and more diverse artistic experience.</w:t>
      </w:r>
    </w:p>
    <w:p w:rsidRPr="00434B1F" w:rsidR="003E2D54" w:rsidP="003E2D54" w:rsidRDefault="003E2D54" w14:paraId="7BA843F4" w14:textId="77777777">
      <w:pPr>
        <w:rPr>
          <w:rFonts w:ascii=".applesystemui" w:hAnsi=".applesystemui"/>
          <w:b/>
          <w:bCs/>
        </w:rPr>
      </w:pPr>
      <w:r w:rsidRPr="00434B1F">
        <w:rPr>
          <w:rFonts w:ascii=".applesystemui" w:hAnsi=".applesystemui"/>
          <w:b/>
          <w:bCs/>
        </w:rPr>
        <w:t>Reflection and Discussion</w:t>
      </w:r>
    </w:p>
    <w:p w:rsidRPr="00434B1F" w:rsidR="003E2D54" w:rsidP="003E2D54" w:rsidRDefault="004360F8" w14:paraId="0143CF6C" w14:textId="6AB3F666">
      <w:pPr>
        <w:rPr>
          <w:rFonts w:ascii=".applesystemui" w:hAnsi=".applesystemui"/>
        </w:rPr>
      </w:pPr>
      <w:r w:rsidRPr="00434B1F">
        <w:rPr>
          <w:rFonts w:ascii=".applesystemui" w:hAnsi=".applesystemui"/>
          <w:color w:val="EE0000"/>
        </w:rPr>
        <w:t>Artificial intelligence</w:t>
      </w:r>
      <w:r w:rsidRPr="00434B1F" w:rsidR="003E2D54">
        <w:rPr>
          <w:rFonts w:ascii=".applesystemui" w:hAnsi=".applesystemui"/>
        </w:rPr>
        <w:t xml:space="preserve"> can generate a vast number of artworks in a single day. Do these artworks truly have artistic value?</w:t>
      </w:r>
    </w:p>
    <w:p w:rsidRPr="00434B1F" w:rsidR="003E2D54" w:rsidP="003E2D54" w:rsidRDefault="003E2D54" w14:paraId="21790561" w14:textId="77777777">
      <w:pPr>
        <w:rPr>
          <w:rFonts w:ascii=".applesystemui" w:hAnsi=".applesystemui"/>
          <w:b/>
          <w:bCs/>
        </w:rPr>
      </w:pPr>
      <w:r w:rsidRPr="00434B1F">
        <w:rPr>
          <w:rFonts w:ascii=".applesystemui" w:hAnsi=".applesystemui"/>
          <w:b/>
          <w:bCs/>
        </w:rPr>
        <w:t>Hands-on Exploration</w:t>
      </w:r>
    </w:p>
    <w:p w:rsidRPr="00434B1F" w:rsidR="003E2D54" w:rsidP="003E2D54" w:rsidRDefault="003E2D54" w14:paraId="3AD014FC" w14:textId="7C9075CF">
      <w:pPr>
        <w:rPr>
          <w:rFonts w:ascii=".applesystemui" w:hAnsi=".applesystemui"/>
        </w:rPr>
      </w:pPr>
      <w:r w:rsidRPr="3E6A8A87" w:rsidR="003E2D54">
        <w:rPr>
          <w:rFonts w:ascii=".applesystemui" w:hAnsi=".applesystemui"/>
        </w:rPr>
        <w:t>Form interest groups</w:t>
      </w:r>
      <w:ins w:author="Rachel St. John" w:date="2025-08-11T05:18:54.478Z" w:id="625270008">
        <w:r w:rsidRPr="3E6A8A87" w:rsidR="146719A4">
          <w:rPr>
            <w:rFonts w:ascii=".applesystemui" w:hAnsi=".applesystemui"/>
          </w:rPr>
          <w:t>, then</w:t>
        </w:r>
      </w:ins>
      <w:r w:rsidRPr="3E6A8A87" w:rsidR="003E2D54">
        <w:rPr>
          <w:rFonts w:ascii=".applesystemui" w:hAnsi=".applesystemui"/>
        </w:rPr>
        <w:t xml:space="preserve"> </w:t>
      </w:r>
      <w:del w:author="Rachel St. John" w:date="2025-08-11T05:18:58.49Z" w:id="779580118">
        <w:r w:rsidRPr="3E6A8A87" w:rsidDel="003E2D54">
          <w:rPr>
            <w:rFonts w:ascii=".applesystemui" w:hAnsi=".applesystemui"/>
          </w:rPr>
          <w:delText xml:space="preserve">and </w:delText>
        </w:r>
      </w:del>
      <w:r w:rsidRPr="3E6A8A87" w:rsidR="003E2D54">
        <w:rPr>
          <w:rFonts w:ascii=".applesystemui" w:hAnsi=".applesystemui"/>
        </w:rPr>
        <w:t xml:space="preserve">discuss </w:t>
      </w:r>
      <w:ins w:author="Rachel St. John" w:date="2025-08-11T05:19:02.338Z" w:id="1167109118">
        <w:r w:rsidRPr="3E6A8A87" w:rsidR="29770168">
          <w:rPr>
            <w:rFonts w:ascii=".applesystemui" w:hAnsi=".applesystemui"/>
          </w:rPr>
          <w:t>and</w:t>
        </w:r>
      </w:ins>
      <w:del w:author="Rachel St. John" w:date="2025-08-11T05:19:03.633Z" w:id="2062008024">
        <w:r w:rsidRPr="3E6A8A87" w:rsidDel="003E2D54">
          <w:rPr>
            <w:rFonts w:ascii=".applesystemui" w:hAnsi=".applesystemui"/>
          </w:rPr>
          <w:delText>to</w:delText>
        </w:r>
      </w:del>
      <w:r w:rsidRPr="3E6A8A87" w:rsidR="003E2D54">
        <w:rPr>
          <w:rFonts w:ascii=".applesystemui" w:hAnsi=".applesystemui"/>
        </w:rPr>
        <w:t xml:space="preserve"> decide</w:t>
      </w:r>
      <w:r w:rsidRPr="3E6A8A87" w:rsidR="003E2D54">
        <w:rPr>
          <w:rFonts w:ascii=".applesystemui" w:hAnsi=".applesystemui"/>
        </w:rPr>
        <w:t xml:space="preserve"> on a totem animal for your group. Use a tool like </w:t>
      </w:r>
      <w:r w:rsidRPr="3E6A8A87" w:rsidR="003E2D54">
        <w:rPr>
          <w:rFonts w:ascii=".applesystemui" w:hAnsi=".applesystemui"/>
        </w:rPr>
        <w:t>ChatGLM</w:t>
      </w:r>
      <w:r w:rsidRPr="3E6A8A87" w:rsidR="003E2D54">
        <w:rPr>
          <w:rFonts w:ascii=".applesystemui" w:hAnsi=".applesystemui"/>
        </w:rPr>
        <w:t xml:space="preserve"> to draw </w:t>
      </w:r>
      <w:r w:rsidRPr="3E6A8A87" w:rsidR="003E2D54">
        <w:rPr>
          <w:rFonts w:ascii=".applesystemui" w:hAnsi=".applesystemui"/>
        </w:rPr>
        <w:t>it, and</w:t>
      </w:r>
      <w:r w:rsidRPr="3E6A8A87" w:rsidR="003E2D54">
        <w:rPr>
          <w:rFonts w:ascii=".applesystemui" w:hAnsi=".applesystemui"/>
        </w:rPr>
        <w:t xml:space="preserve"> then present your design concepts as a group.</w:t>
      </w:r>
    </w:p>
    <w:p w:rsidRPr="00434B1F" w:rsidR="003E2D54" w:rsidP="003E2D54" w:rsidRDefault="00000000" w14:paraId="5BC1D61C" w14:textId="77777777">
      <w:pPr>
        <w:rPr>
          <w:rFonts w:ascii=".applesystemui" w:hAnsi=".applesystemui"/>
        </w:rPr>
      </w:pPr>
      <w:r w:rsidRPr="00434B1F">
        <w:rPr>
          <w:rFonts w:ascii=".applesystemui" w:hAnsi=".applesystemui"/>
        </w:rPr>
        <w:pict w14:anchorId="7B9D2F32">
          <v:rect id="_x0000_i1025" style="width:0;height:1.5pt" o:hr="t" o:hrstd="t" o:hrnoshade="t" o:hralign="center" fillcolor="#1b1c1d" stroked="f"/>
        </w:pict>
      </w:r>
    </w:p>
    <w:p w:rsidRPr="00434B1F" w:rsidR="003E2D54" w:rsidP="003E2D54" w:rsidRDefault="003E2D54" w14:paraId="363FC823" w14:textId="77536A3E">
      <w:pPr>
        <w:rPr>
          <w:rFonts w:ascii=".applesystemui" w:hAnsi=".applesystemui"/>
        </w:rPr>
      </w:pPr>
      <w:r w:rsidRPr="00434B1F">
        <w:rPr>
          <w:rFonts w:ascii=".applesystemui" w:hAnsi=".applesystemui"/>
          <w:b/>
          <w:bCs/>
        </w:rPr>
        <w:t>Figure Captions</w:t>
      </w:r>
    </w:p>
    <w:p w:rsidRPr="00434B1F" w:rsidR="003E2D54" w:rsidP="00CB1745" w:rsidRDefault="003E2D54" w14:paraId="47EDC9FF" w14:textId="77777777">
      <w:pPr>
        <w:rPr>
          <w:rFonts w:ascii=".applesystemui" w:hAnsi=".applesystemui"/>
        </w:rPr>
      </w:pPr>
      <w:r w:rsidRPr="00434B1F">
        <w:rPr>
          <w:rFonts w:ascii=".applesystemui" w:hAnsi=".applesystemui"/>
          <w:b/>
          <w:bCs/>
        </w:rPr>
        <w:t>Figure 4-11:</w:t>
      </w:r>
      <w:r w:rsidRPr="00434B1F">
        <w:rPr>
          <w:rFonts w:ascii=".applesystemui" w:hAnsi=".applesystemui"/>
        </w:rPr>
        <w:t xml:space="preserve"> An artistic work designed by AI.</w:t>
      </w:r>
    </w:p>
    <w:p w:rsidRPr="00434B1F" w:rsidR="003E2D54" w:rsidP="00CB1745" w:rsidRDefault="003E2D54" w14:paraId="086B08F7" w14:textId="77777777">
      <w:pPr>
        <w:rPr>
          <w:rFonts w:ascii=".applesystemui" w:hAnsi=".applesystemui"/>
        </w:rPr>
      </w:pPr>
      <w:r w:rsidRPr="00434B1F">
        <w:rPr>
          <w:rFonts w:ascii=".applesystemui" w:hAnsi=".applesystemui"/>
          <w:b/>
          <w:bCs/>
        </w:rPr>
        <w:t>Figure 4-12:</w:t>
      </w:r>
      <w:r w:rsidRPr="00434B1F">
        <w:rPr>
          <w:rFonts w:ascii=".applesystemui" w:hAnsi=".applesystemui"/>
        </w:rPr>
        <w:t xml:space="preserve"> </w:t>
      </w:r>
      <w:proofErr w:type="spellStart"/>
      <w:r w:rsidRPr="00434B1F">
        <w:rPr>
          <w:rFonts w:ascii=".applesystemui" w:hAnsi=".applesystemui"/>
        </w:rPr>
        <w:t>Lejaren</w:t>
      </w:r>
      <w:proofErr w:type="spellEnd"/>
      <w:r w:rsidRPr="00434B1F">
        <w:rPr>
          <w:rFonts w:ascii=".applesystemui" w:hAnsi=".applesystemui"/>
        </w:rPr>
        <w:t xml:space="preserve"> Hiller and Leonard Isaacson using a computer to compose music.</w:t>
      </w:r>
    </w:p>
    <w:p w:rsidRPr="00434B1F" w:rsidR="003E2D54" w:rsidP="00CB1745" w:rsidRDefault="003E2D54" w14:paraId="0D43B098" w14:textId="77777777">
      <w:pPr>
        <w:rPr>
          <w:rFonts w:ascii=".applesystemui" w:hAnsi=".applesystemui"/>
        </w:rPr>
      </w:pPr>
      <w:r w:rsidRPr="00434B1F">
        <w:rPr>
          <w:rFonts w:ascii=".applesystemui" w:hAnsi=".applesystemui"/>
          <w:b/>
          <w:bCs/>
        </w:rPr>
        <w:t>Figure 4-13:</w:t>
      </w:r>
      <w:r w:rsidRPr="00434B1F">
        <w:rPr>
          <w:rFonts w:ascii=".applesystemui" w:hAnsi=".applesystemui"/>
        </w:rPr>
        <w:t xml:space="preserve"> Chairs in various styles generated by artificial intelligence.</w:t>
      </w:r>
    </w:p>
    <w:p w:rsidRPr="00434B1F" w:rsidR="003E2D54" w:rsidP="00CB1745" w:rsidRDefault="003E2D54" w14:paraId="78DA67EB" w14:textId="1BBEBB9A">
      <w:pPr>
        <w:rPr>
          <w:rFonts w:ascii=".applesystemui" w:hAnsi=".applesystemui"/>
        </w:rPr>
      </w:pPr>
      <w:r w:rsidRPr="00434B1F">
        <w:rPr>
          <w:rFonts w:ascii=".applesystemui" w:hAnsi=".applesystemui"/>
          <w:b/>
          <w:bCs/>
        </w:rPr>
        <w:t>Figure 4-14:</w:t>
      </w:r>
      <w:r w:rsidRPr="00434B1F">
        <w:rPr>
          <w:rFonts w:ascii=".applesystemui" w:hAnsi=".applesystemui"/>
        </w:rPr>
        <w:t xml:space="preserve"> </w:t>
      </w:r>
      <w:r w:rsidR="00CB1745">
        <w:rPr>
          <w:rFonts w:hint="eastAsia" w:ascii=".applesystemui" w:hAnsi=".applesystemui"/>
        </w:rPr>
        <w:t>A</w:t>
      </w:r>
      <w:r w:rsidRPr="00434B1F">
        <w:rPr>
          <w:rFonts w:ascii=".applesystemui" w:hAnsi=".applesystemui"/>
        </w:rPr>
        <w:t>rtificial intelligence combines two images (a cat for content, a Van Gogh painting for style) to generate a new image.</w:t>
      </w:r>
    </w:p>
    <w:p w:rsidRPr="00434B1F" w:rsidR="003E2D54" w:rsidP="00CB1745" w:rsidRDefault="003E2D54" w14:paraId="6DD1A51E" w14:textId="77777777">
      <w:pPr>
        <w:rPr>
          <w:rFonts w:ascii=".applesystemui" w:hAnsi=".applesystemui"/>
        </w:rPr>
      </w:pPr>
      <w:r w:rsidRPr="00434B1F">
        <w:rPr>
          <w:rFonts w:ascii=".applesystemui" w:hAnsi=".applesystemui"/>
          <w:b/>
          <w:bCs/>
        </w:rPr>
        <w:t>Figure 4-15:</w:t>
      </w:r>
      <w:r w:rsidRPr="00434B1F">
        <w:rPr>
          <w:rFonts w:ascii=".applesystemui" w:hAnsi=".applesystemui"/>
        </w:rPr>
        <w:t xml:space="preserve"> An image of a pig with wings generated by AI.</w:t>
      </w:r>
    </w:p>
    <w:p w:rsidRPr="00434B1F" w:rsidR="0027643B" w:rsidP="00D42C20" w:rsidRDefault="0027643B" w14:paraId="1881E4B9" w14:textId="77777777">
      <w:pPr>
        <w:rPr>
          <w:rFonts w:ascii=".applesystemui" w:hAnsi=".applesystemui"/>
        </w:rPr>
      </w:pPr>
    </w:p>
    <w:sectPr w:rsidRPr="00434B1F" w:rsidR="0027643B">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2515" w:rsidP="004360F8" w:rsidRDefault="005B2515" w14:paraId="7B8529C0" w14:textId="77777777">
      <w:pPr>
        <w:spacing w:after="0" w:line="240" w:lineRule="auto"/>
      </w:pPr>
      <w:r>
        <w:separator/>
      </w:r>
    </w:p>
  </w:endnote>
  <w:endnote w:type="continuationSeparator" w:id="0">
    <w:p w:rsidR="005B2515" w:rsidP="004360F8" w:rsidRDefault="005B2515" w14:paraId="0F9ED6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2515" w:rsidP="004360F8" w:rsidRDefault="005B2515" w14:paraId="5EE6BE53" w14:textId="77777777">
      <w:pPr>
        <w:spacing w:after="0" w:line="240" w:lineRule="auto"/>
      </w:pPr>
      <w:r>
        <w:separator/>
      </w:r>
    </w:p>
  </w:footnote>
  <w:footnote w:type="continuationSeparator" w:id="0">
    <w:p w:rsidR="005B2515" w:rsidP="004360F8" w:rsidRDefault="005B2515" w14:paraId="5472CBE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480E"/>
    <w:multiLevelType w:val="multilevel"/>
    <w:tmpl w:val="06540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04EE9"/>
    <w:multiLevelType w:val="multilevel"/>
    <w:tmpl w:val="177C48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4B12AAD"/>
    <w:multiLevelType w:val="multilevel"/>
    <w:tmpl w:val="BDF6F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10586840">
    <w:abstractNumId w:val="0"/>
  </w:num>
  <w:num w:numId="2" w16cid:durableId="946154765">
    <w:abstractNumId w:val="2"/>
  </w:num>
  <w:num w:numId="3" w16cid:durableId="1142237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3B"/>
    <w:rsid w:val="00000000"/>
    <w:rsid w:val="00071310"/>
    <w:rsid w:val="0008334C"/>
    <w:rsid w:val="002110B1"/>
    <w:rsid w:val="0027643B"/>
    <w:rsid w:val="002F39E2"/>
    <w:rsid w:val="003D1B94"/>
    <w:rsid w:val="003E2D54"/>
    <w:rsid w:val="003E4E78"/>
    <w:rsid w:val="00434B1F"/>
    <w:rsid w:val="004360F8"/>
    <w:rsid w:val="00582C35"/>
    <w:rsid w:val="005B2515"/>
    <w:rsid w:val="00777768"/>
    <w:rsid w:val="007A5440"/>
    <w:rsid w:val="007D6991"/>
    <w:rsid w:val="008E17C2"/>
    <w:rsid w:val="00CA3914"/>
    <w:rsid w:val="00CB1745"/>
    <w:rsid w:val="00D42C20"/>
    <w:rsid w:val="00F46FC3"/>
    <w:rsid w:val="01875C10"/>
    <w:rsid w:val="034C132D"/>
    <w:rsid w:val="09D4E514"/>
    <w:rsid w:val="12C43EE7"/>
    <w:rsid w:val="146719A4"/>
    <w:rsid w:val="170C13CB"/>
    <w:rsid w:val="19BBC757"/>
    <w:rsid w:val="1C13B1F4"/>
    <w:rsid w:val="1D721CD6"/>
    <w:rsid w:val="2962E0E2"/>
    <w:rsid w:val="29770168"/>
    <w:rsid w:val="3E6A8A87"/>
    <w:rsid w:val="40116E58"/>
    <w:rsid w:val="50891FD8"/>
    <w:rsid w:val="531B0407"/>
    <w:rsid w:val="559981BB"/>
    <w:rsid w:val="64865CE3"/>
    <w:rsid w:val="6999471A"/>
    <w:rsid w:val="6C9ACEBF"/>
    <w:rsid w:val="6F4C0674"/>
    <w:rsid w:val="7437E443"/>
    <w:rsid w:val="778B3B98"/>
    <w:rsid w:val="7CB906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868A8"/>
  <w15:chartTrackingRefBased/>
  <w15:docId w15:val="{510DE6C1-3229-4403-A411-D472274D7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27643B"/>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27643B"/>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27643B"/>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764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643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7643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643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643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7643B"/>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27643B"/>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27643B"/>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27643B"/>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27643B"/>
    <w:rPr>
      <w:rFonts w:cstheme="majorBidi"/>
      <w:color w:val="0F4761" w:themeColor="accent1" w:themeShade="BF"/>
      <w:sz w:val="28"/>
      <w:szCs w:val="28"/>
    </w:rPr>
  </w:style>
  <w:style w:type="character" w:styleId="50" w:customStyle="1">
    <w:name w:val="标题 5 字符"/>
    <w:basedOn w:val="a0"/>
    <w:link w:val="5"/>
    <w:uiPriority w:val="9"/>
    <w:semiHidden/>
    <w:rsid w:val="0027643B"/>
    <w:rPr>
      <w:rFonts w:cstheme="majorBidi"/>
      <w:color w:val="0F4761" w:themeColor="accent1" w:themeShade="BF"/>
      <w:sz w:val="24"/>
    </w:rPr>
  </w:style>
  <w:style w:type="character" w:styleId="60" w:customStyle="1">
    <w:name w:val="标题 6 字符"/>
    <w:basedOn w:val="a0"/>
    <w:link w:val="6"/>
    <w:uiPriority w:val="9"/>
    <w:semiHidden/>
    <w:rsid w:val="0027643B"/>
    <w:rPr>
      <w:rFonts w:cstheme="majorBidi"/>
      <w:b/>
      <w:bCs/>
      <w:color w:val="0F4761" w:themeColor="accent1" w:themeShade="BF"/>
    </w:rPr>
  </w:style>
  <w:style w:type="character" w:styleId="70" w:customStyle="1">
    <w:name w:val="标题 7 字符"/>
    <w:basedOn w:val="a0"/>
    <w:link w:val="7"/>
    <w:uiPriority w:val="9"/>
    <w:semiHidden/>
    <w:rsid w:val="0027643B"/>
    <w:rPr>
      <w:rFonts w:cstheme="majorBidi"/>
      <w:b/>
      <w:bCs/>
      <w:color w:val="595959" w:themeColor="text1" w:themeTint="A6"/>
    </w:rPr>
  </w:style>
  <w:style w:type="character" w:styleId="80" w:customStyle="1">
    <w:name w:val="标题 8 字符"/>
    <w:basedOn w:val="a0"/>
    <w:link w:val="8"/>
    <w:uiPriority w:val="9"/>
    <w:semiHidden/>
    <w:rsid w:val="0027643B"/>
    <w:rPr>
      <w:rFonts w:cstheme="majorBidi"/>
      <w:color w:val="595959" w:themeColor="text1" w:themeTint="A6"/>
    </w:rPr>
  </w:style>
  <w:style w:type="character" w:styleId="90" w:customStyle="1">
    <w:name w:val="标题 9 字符"/>
    <w:basedOn w:val="a0"/>
    <w:link w:val="9"/>
    <w:uiPriority w:val="9"/>
    <w:semiHidden/>
    <w:rsid w:val="0027643B"/>
    <w:rPr>
      <w:rFonts w:eastAsiaTheme="majorEastAsia" w:cstheme="majorBidi"/>
      <w:color w:val="595959" w:themeColor="text1" w:themeTint="A6"/>
    </w:rPr>
  </w:style>
  <w:style w:type="paragraph" w:styleId="a3">
    <w:name w:val="Title"/>
    <w:basedOn w:val="a"/>
    <w:next w:val="a"/>
    <w:link w:val="a4"/>
    <w:uiPriority w:val="10"/>
    <w:qFormat/>
    <w:rsid w:val="0027643B"/>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27643B"/>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27643B"/>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27643B"/>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27643B"/>
    <w:pPr>
      <w:spacing w:before="160"/>
      <w:jc w:val="center"/>
    </w:pPr>
    <w:rPr>
      <w:i/>
      <w:iCs/>
      <w:color w:val="404040" w:themeColor="text1" w:themeTint="BF"/>
    </w:rPr>
  </w:style>
  <w:style w:type="character" w:styleId="a8" w:customStyle="1">
    <w:name w:val="引用 字符"/>
    <w:basedOn w:val="a0"/>
    <w:link w:val="a7"/>
    <w:uiPriority w:val="29"/>
    <w:rsid w:val="0027643B"/>
    <w:rPr>
      <w:i/>
      <w:iCs/>
      <w:color w:val="404040" w:themeColor="text1" w:themeTint="BF"/>
    </w:rPr>
  </w:style>
  <w:style w:type="paragraph" w:styleId="a9">
    <w:name w:val="List Paragraph"/>
    <w:basedOn w:val="a"/>
    <w:uiPriority w:val="34"/>
    <w:qFormat/>
    <w:rsid w:val="0027643B"/>
    <w:pPr>
      <w:ind w:left="720"/>
      <w:contextualSpacing/>
    </w:pPr>
  </w:style>
  <w:style w:type="character" w:styleId="aa">
    <w:name w:val="Intense Emphasis"/>
    <w:basedOn w:val="a0"/>
    <w:uiPriority w:val="21"/>
    <w:qFormat/>
    <w:rsid w:val="0027643B"/>
    <w:rPr>
      <w:i/>
      <w:iCs/>
      <w:color w:val="0F4761" w:themeColor="accent1" w:themeShade="BF"/>
    </w:rPr>
  </w:style>
  <w:style w:type="paragraph" w:styleId="ab">
    <w:name w:val="Intense Quote"/>
    <w:basedOn w:val="a"/>
    <w:next w:val="a"/>
    <w:link w:val="ac"/>
    <w:uiPriority w:val="30"/>
    <w:qFormat/>
    <w:rsid w:val="0027643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27643B"/>
    <w:rPr>
      <w:i/>
      <w:iCs/>
      <w:color w:val="0F4761" w:themeColor="accent1" w:themeShade="BF"/>
    </w:rPr>
  </w:style>
  <w:style w:type="character" w:styleId="ad">
    <w:name w:val="Intense Reference"/>
    <w:basedOn w:val="a0"/>
    <w:uiPriority w:val="32"/>
    <w:qFormat/>
    <w:rsid w:val="0027643B"/>
    <w:rPr>
      <w:b/>
      <w:bCs/>
      <w:smallCaps/>
      <w:color w:val="0F4761" w:themeColor="accent1" w:themeShade="BF"/>
      <w:spacing w:val="5"/>
    </w:rPr>
  </w:style>
  <w:style w:type="paragraph" w:styleId="ae">
    <w:name w:val="header"/>
    <w:basedOn w:val="a"/>
    <w:link w:val="af"/>
    <w:uiPriority w:val="99"/>
    <w:unhideWhenUsed/>
    <w:rsid w:val="004360F8"/>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4360F8"/>
    <w:rPr>
      <w:sz w:val="18"/>
      <w:szCs w:val="18"/>
    </w:rPr>
  </w:style>
  <w:style w:type="paragraph" w:styleId="af0">
    <w:name w:val="footer"/>
    <w:basedOn w:val="a"/>
    <w:link w:val="af1"/>
    <w:uiPriority w:val="99"/>
    <w:unhideWhenUsed/>
    <w:rsid w:val="004360F8"/>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4360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8</revision>
  <dcterms:created xsi:type="dcterms:W3CDTF">2025-08-10T02:34:00.0000000Z</dcterms:created>
  <dcterms:modified xsi:type="dcterms:W3CDTF">2025-08-11T05:44:31.7000210Z</dcterms:modified>
</coreProperties>
</file>