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A4BC2" w:rsidR="00705BE9" w:rsidP="00705BE9" w:rsidRDefault="00155D58" w14:paraId="00B8DD87" w14:textId="70267112">
      <w:pPr>
        <w:rPr>
          <w:rFonts w:ascii=".applesystemui" w:hAnsi=".applesystemui"/>
          <w:b/>
          <w:bCs/>
        </w:rPr>
      </w:pPr>
      <w:r>
        <w:rPr>
          <w:rFonts w:hint="eastAsia" w:ascii=".applesystemui" w:hAnsi=".applesystemui"/>
          <w:b/>
          <w:bCs/>
        </w:rPr>
        <w:t>Chapter</w:t>
      </w:r>
      <w:r w:rsidRPr="00BA4BC2" w:rsidR="00705BE9">
        <w:rPr>
          <w:rFonts w:ascii=".applesystemui" w:hAnsi=".applesystemui"/>
          <w:b/>
          <w:bCs/>
        </w:rPr>
        <w:t xml:space="preserve"> 6: Basic Methods of Artificial Intelligence</w:t>
      </w:r>
    </w:p>
    <w:p w:rsidR="00155D58" w:rsidP="00705BE9" w:rsidRDefault="00155D58" w14:paraId="02EA6D84" w14:textId="77777777">
      <w:pPr>
        <w:rPr>
          <w:rFonts w:ascii=".applesystemui" w:hAnsi=".applesystemui"/>
          <w:b/>
          <w:bCs/>
        </w:rPr>
      </w:pPr>
    </w:p>
    <w:p w:rsidRPr="00BA4BC2" w:rsidR="00705BE9" w:rsidP="00705BE9" w:rsidRDefault="00705BE9" w14:paraId="4F1733B2" w14:textId="4E454A2B">
      <w:pPr>
        <w:rPr>
          <w:rFonts w:ascii=".applesystemui" w:hAnsi=".applesystemui"/>
          <w:b/>
          <w:bCs/>
        </w:rPr>
      </w:pPr>
      <w:r w:rsidRPr="00BA4BC2">
        <w:rPr>
          <w:rFonts w:ascii=".applesystemui" w:hAnsi=".applesystemui"/>
          <w:b/>
          <w:bCs/>
        </w:rPr>
        <w:t xml:space="preserve">6.1 </w:t>
      </w:r>
      <w:r w:rsidRPr="00155D58" w:rsidR="00155D58">
        <w:rPr>
          <w:rFonts w:ascii=".applesystemui" w:hAnsi=".applesystemui"/>
          <w:b/>
          <w:bCs/>
          <w:color w:val="EE0000"/>
        </w:rPr>
        <w:t>Knowledge-based intelligence</w:t>
      </w:r>
    </w:p>
    <w:p w:rsidRPr="00BA4BC2" w:rsidR="00705BE9" w:rsidP="00705BE9" w:rsidRDefault="00705BE9" w14:paraId="48272196" w14:textId="77777777">
      <w:pPr>
        <w:rPr>
          <w:rFonts w:ascii=".applesystemui" w:hAnsi=".applesystemui"/>
          <w:b/>
          <w:bCs/>
        </w:rPr>
      </w:pPr>
      <w:r w:rsidRPr="00BA4BC2">
        <w:rPr>
          <w:rFonts w:ascii=".applesystemui" w:hAnsi=".applesystemui"/>
          <w:b/>
          <w:bCs/>
        </w:rPr>
        <w:t>1. Learning objectives</w:t>
      </w:r>
    </w:p>
    <w:p w:rsidRPr="00BA4BC2" w:rsidR="00705BE9" w:rsidP="00705BE9" w:rsidRDefault="00705BE9" w14:paraId="20404858" w14:textId="20547927">
      <w:pPr>
        <w:rPr>
          <w:rFonts w:ascii=".applesystemui" w:hAnsi=".applesystemui"/>
        </w:rPr>
      </w:pPr>
      <w:r w:rsidRPr="00BA4BC2">
        <w:rPr>
          <w:rFonts w:ascii=".applesystemui" w:hAnsi=".applesystemui"/>
        </w:rPr>
        <w:t xml:space="preserve">(1) Understand the core concepts and historical development of </w:t>
      </w:r>
      <w:r w:rsidRPr="00155D58" w:rsidR="00155D58">
        <w:rPr>
          <w:rFonts w:ascii=".applesystemui" w:hAnsi=".applesystemui"/>
          <w:color w:val="EE0000"/>
        </w:rPr>
        <w:t>knowledge-based intelligence</w:t>
      </w:r>
      <w:r w:rsidRPr="00BA4BC2">
        <w:rPr>
          <w:rFonts w:ascii=".applesystemui" w:hAnsi=".applesystemui"/>
        </w:rPr>
        <w:t xml:space="preserve"> methods.</w:t>
      </w:r>
    </w:p>
    <w:p w:rsidRPr="00BA4BC2" w:rsidR="00705BE9" w:rsidP="00705BE9" w:rsidRDefault="00705BE9" w14:paraId="5D240B12" w14:textId="6FD9EB6B">
      <w:pPr>
        <w:rPr>
          <w:rFonts w:ascii=".applesystemui" w:hAnsi=".applesystemui"/>
        </w:rPr>
      </w:pPr>
      <w:r w:rsidRPr="00BA4BC2">
        <w:rPr>
          <w:rFonts w:ascii=".applesystemui" w:hAnsi=".applesystemui"/>
        </w:rPr>
        <w:t xml:space="preserve">(2) Learn about the practical applications and limitations of </w:t>
      </w:r>
      <w:r w:rsidRPr="00155D58" w:rsidR="00155D58">
        <w:rPr>
          <w:rFonts w:ascii=".applesystemui" w:hAnsi=".applesystemui"/>
          <w:color w:val="EE0000"/>
        </w:rPr>
        <w:t>knowledge-based intelligence</w:t>
      </w:r>
      <w:r w:rsidRPr="00BA4BC2">
        <w:rPr>
          <w:rFonts w:ascii=".applesystemui" w:hAnsi=".applesystemui"/>
        </w:rPr>
        <w:t xml:space="preserve"> methods.</w:t>
      </w:r>
    </w:p>
    <w:p w:rsidR="00155D58" w:rsidP="00705BE9" w:rsidRDefault="00155D58" w14:paraId="5D984B35" w14:textId="77777777">
      <w:pPr>
        <w:rPr>
          <w:rFonts w:ascii=".applesystemui" w:hAnsi=".applesystemui"/>
          <w:b/>
          <w:bCs/>
        </w:rPr>
      </w:pPr>
    </w:p>
    <w:p w:rsidRPr="00BA4BC2" w:rsidR="00705BE9" w:rsidP="00705BE9" w:rsidRDefault="00705BE9" w14:paraId="3042A1EE" w14:textId="636BFDD0">
      <w:pPr>
        <w:rPr>
          <w:rFonts w:ascii=".applesystemui" w:hAnsi=".applesystemui"/>
        </w:rPr>
      </w:pPr>
      <w:r w:rsidRPr="37F1198F" w:rsidR="00705BE9">
        <w:rPr>
          <w:rFonts w:ascii=".applesystemui" w:hAnsi=".applesystemui"/>
        </w:rPr>
        <w:t xml:space="preserve">Imagine you have a classmate who has memorized all the books in a library. You can ask him any question, and he can talk about it at length. Would you think he is brilliant and wise? </w:t>
      </w:r>
      <w:del w:author="Rachel St. John" w:date="2025-08-21T05:48:26.673Z" w:id="1404511610">
        <w:r w:rsidRPr="37F1198F" w:rsidDel="00705BE9">
          <w:rPr>
            <w:rFonts w:ascii=".applesystemui" w:hAnsi=".applesystemui"/>
          </w:rPr>
          <w:delText xml:space="preserve">Or, </w:delText>
        </w:r>
      </w:del>
      <w:ins w:author="Rachel St. John" w:date="2025-08-21T05:48:27.301Z" w:id="800053639">
        <w:r w:rsidRPr="37F1198F" w:rsidR="2A5005DE">
          <w:rPr>
            <w:rFonts w:ascii=".applesystemui" w:hAnsi=".applesystemui"/>
          </w:rPr>
          <w:t xml:space="preserve">What </w:t>
        </w:r>
      </w:ins>
      <w:r w:rsidRPr="37F1198F" w:rsidR="00705BE9">
        <w:rPr>
          <w:rFonts w:ascii=".applesystemui" w:hAnsi=".applesystemui"/>
        </w:rPr>
        <w:t xml:space="preserve">if you traveled back to ancient times and explained the basic principles of mathematics and physics to the people there, </w:t>
      </w:r>
      <w:r w:rsidRPr="37F1198F" w:rsidR="00835F94">
        <w:rPr>
          <w:rFonts w:ascii=".applesystemui" w:hAnsi=".applesystemui"/>
          <w:color w:val="7030A0"/>
        </w:rPr>
        <w:t>would</w:t>
      </w:r>
      <w:del w:author="Rachel St. John" w:date="2025-08-21T05:48:38.465Z" w:id="590659024">
        <w:r w:rsidRPr="37F1198F" w:rsidDel="00835F94">
          <w:rPr>
            <w:rFonts w:ascii=".applesystemui" w:hAnsi=".applesystemui"/>
            <w:color w:val="7030A0"/>
          </w:rPr>
          <w:delText>n't</w:delText>
        </w:r>
      </w:del>
      <w:r w:rsidRPr="37F1198F" w:rsidR="00835F94">
        <w:rPr>
          <w:rFonts w:ascii=".applesystemui" w:hAnsi=".applesystemui"/>
          <w:color w:val="7030A0"/>
        </w:rPr>
        <w:t xml:space="preserve"> that make the ancient people deeply impressed</w:t>
      </w:r>
      <w:r w:rsidRPr="37F1198F" w:rsidR="00705BE9">
        <w:rPr>
          <w:rFonts w:ascii=".applesystemui" w:hAnsi=".applesystemui"/>
        </w:rPr>
        <w:t xml:space="preserve">, marveling at your intelligence? This is the power of knowledge. In psychology, the ability to remember, organize, and use knowledge is considered a vital part of intelligence. So, if we teach a vast amount of knowledge to a computer and let it use that knowledge to complete tasks, can we create an intelligent machine? This was the </w:t>
      </w:r>
      <w:r w:rsidRPr="37F1198F" w:rsidR="00705BE9">
        <w:rPr>
          <w:rFonts w:ascii=".applesystemui" w:hAnsi=".applesystemui"/>
        </w:rPr>
        <w:t>initial</w:t>
      </w:r>
      <w:r w:rsidRPr="37F1198F" w:rsidR="00705BE9">
        <w:rPr>
          <w:rFonts w:ascii=".applesystemui" w:hAnsi=".applesystemui"/>
        </w:rPr>
        <w:t xml:space="preserve"> thinking of researchers in </w:t>
      </w:r>
      <w:r w:rsidRPr="37F1198F" w:rsidR="00A95454">
        <w:rPr>
          <w:rFonts w:ascii=".applesystemui" w:hAnsi=".applesystemui"/>
          <w:color w:val="EE0000"/>
        </w:rPr>
        <w:t>artificial intelligence</w:t>
      </w:r>
      <w:r w:rsidRPr="37F1198F" w:rsidR="00705BE9">
        <w:rPr>
          <w:rFonts w:ascii=".applesystemui" w:hAnsi=".applesystemui"/>
        </w:rPr>
        <w:t xml:space="preserve">. This section will introduce the explorations of </w:t>
      </w:r>
      <w:r w:rsidRPr="37F1198F" w:rsidR="00A95454">
        <w:rPr>
          <w:rFonts w:ascii=".applesystemui" w:hAnsi=".applesystemui"/>
          <w:color w:val="EE0000"/>
        </w:rPr>
        <w:t>artificial intelligence</w:t>
      </w:r>
      <w:r w:rsidRPr="37F1198F" w:rsidR="00705BE9">
        <w:rPr>
          <w:rFonts w:ascii=".applesystemui" w:hAnsi=".applesystemui"/>
        </w:rPr>
        <w:t xml:space="preserve"> scientists in this area and discuss the advantages and disadvantages of this approach.</w:t>
      </w:r>
    </w:p>
    <w:p w:rsidRPr="00BA4BC2" w:rsidR="00705BE9" w:rsidP="00705BE9" w:rsidRDefault="00705BE9" w14:paraId="074AF3D1" w14:textId="77777777">
      <w:pPr>
        <w:rPr>
          <w:rFonts w:ascii=".applesystemui" w:hAnsi=".applesystemui"/>
        </w:rPr>
      </w:pPr>
      <w:r w:rsidRPr="00BA4BC2">
        <w:rPr>
          <w:rFonts w:ascii=".applesystemui" w:hAnsi=".applesystemui"/>
          <w:b/>
          <w:bCs/>
        </w:rPr>
        <w:t>1. Knowledge and Intelligence</w:t>
      </w:r>
    </w:p>
    <w:p w:rsidRPr="00BA4BC2" w:rsidR="00705BE9" w:rsidP="00705BE9" w:rsidRDefault="00705BE9" w14:paraId="61784FEC" w14:textId="7B0DB4F5">
      <w:pPr>
        <w:rPr>
          <w:rFonts w:ascii=".applesystemui" w:hAnsi=".applesystemui"/>
        </w:rPr>
      </w:pPr>
      <w:r w:rsidRPr="00BA4BC2">
        <w:rPr>
          <w:rFonts w:ascii=".applesystemui" w:hAnsi=".applesystemui"/>
        </w:rPr>
        <w:t xml:space="preserve">Psychologist Raymond Cattell divided human intelligence into two types: </w:t>
      </w:r>
      <w:r w:rsidRPr="00BA4BC2" w:rsidR="00A95454">
        <w:rPr>
          <w:rFonts w:ascii=".applesystemui" w:hAnsi=".applesystemui"/>
          <w:color w:val="EE0000"/>
        </w:rPr>
        <w:t>fluid intelligence</w:t>
      </w:r>
      <w:r w:rsidRPr="00BA4BC2">
        <w:rPr>
          <w:rFonts w:ascii=".applesystemui" w:hAnsi=".applesystemui"/>
        </w:rPr>
        <w:t xml:space="preserve"> and </w:t>
      </w:r>
      <w:r w:rsidRPr="00BA4BC2" w:rsidR="00A95454">
        <w:rPr>
          <w:rFonts w:ascii=".applesystemui" w:hAnsi=".applesystemui"/>
          <w:color w:val="EE0000"/>
        </w:rPr>
        <w:t>crystallized intelligence</w:t>
      </w:r>
      <w:r w:rsidRPr="00BA4BC2">
        <w:rPr>
          <w:rFonts w:ascii=".applesystemui" w:hAnsi=".applesystemui"/>
        </w:rPr>
        <w:t>.</w:t>
      </w:r>
      <w:r w:rsidR="00AA3594">
        <w:rPr>
          <w:rFonts w:hint="eastAsia" w:ascii=".applesystemui" w:hAnsi=".applesystemui"/>
        </w:rPr>
        <w:t xml:space="preserve"> (Figure 6-1)</w:t>
      </w:r>
      <w:r w:rsidRPr="00BA4BC2">
        <w:rPr>
          <w:rFonts w:ascii=".applesystemui" w:hAnsi=".applesystemui"/>
        </w:rPr>
        <w:t xml:space="preserve"> </w:t>
      </w:r>
      <w:r w:rsidRPr="00BA4BC2" w:rsidR="00A95454">
        <w:rPr>
          <w:rFonts w:ascii=".applesystemui" w:hAnsi=".applesystemui"/>
          <w:color w:val="EE0000"/>
        </w:rPr>
        <w:t>Fluid intelligence</w:t>
      </w:r>
      <w:r w:rsidRPr="00BA4BC2">
        <w:rPr>
          <w:rFonts w:ascii=".applesystemui" w:hAnsi=".applesystemui"/>
        </w:rPr>
        <w:t xml:space="preserve"> refers to basic thinking abilities, such as understanding, learning, and solving new problems. In contrast, </w:t>
      </w:r>
      <w:r w:rsidRPr="00BA4BC2" w:rsidR="00A95454">
        <w:rPr>
          <w:rFonts w:ascii=".applesystemui" w:hAnsi=".applesystemui"/>
          <w:color w:val="EE0000"/>
        </w:rPr>
        <w:t>crystallized intelligence</w:t>
      </w:r>
      <w:r w:rsidRPr="00BA4BC2">
        <w:rPr>
          <w:rFonts w:ascii=".applesystemui" w:hAnsi=".applesystemui"/>
        </w:rPr>
        <w:t xml:space="preserve"> is related to the accumulation of knowledge and is mainly reflected in the ability to use experiential knowledge to solve problems. Simply put, </w:t>
      </w:r>
      <w:r w:rsidRPr="00BA4BC2" w:rsidR="00A95454">
        <w:rPr>
          <w:rFonts w:ascii=".applesystemui" w:hAnsi=".applesystemui"/>
          <w:color w:val="EE0000"/>
        </w:rPr>
        <w:t>fluid intelligence</w:t>
      </w:r>
      <w:r w:rsidRPr="00BA4BC2">
        <w:rPr>
          <w:rFonts w:ascii=".applesystemui" w:hAnsi=".applesystemui"/>
        </w:rPr>
        <w:t xml:space="preserve"> is mainly about quick thinking, while </w:t>
      </w:r>
      <w:r w:rsidRPr="00BA4BC2" w:rsidR="00A95454">
        <w:rPr>
          <w:rFonts w:ascii=".applesystemui" w:hAnsi=".applesystemui"/>
          <w:color w:val="EE0000"/>
        </w:rPr>
        <w:t>crystallized intelligence</w:t>
      </w:r>
      <w:r w:rsidRPr="00BA4BC2">
        <w:rPr>
          <w:rFonts w:ascii=".applesystemui" w:hAnsi=".applesystemui"/>
        </w:rPr>
        <w:t xml:space="preserve"> is about being knowledgeable.</w:t>
      </w:r>
    </w:p>
    <w:p w:rsidRPr="00BA4BC2" w:rsidR="00705BE9" w:rsidP="00705BE9" w:rsidRDefault="00705BE9" w14:paraId="5F9EF703" w14:textId="43A047B9">
      <w:pPr>
        <w:rPr>
          <w:rFonts w:ascii=".applesystemui" w:hAnsi=".applesystemui"/>
        </w:rPr>
      </w:pPr>
      <w:r w:rsidRPr="00BA4BC2">
        <w:rPr>
          <w:rFonts w:ascii=".applesystemui" w:hAnsi=".applesystemui"/>
        </w:rPr>
        <w:t xml:space="preserve">When we are young, we primarily rely on </w:t>
      </w:r>
      <w:r w:rsidRPr="00BA4BC2" w:rsidR="00A95454">
        <w:rPr>
          <w:rFonts w:ascii=".applesystemui" w:hAnsi=".applesystemui"/>
          <w:color w:val="EE0000"/>
        </w:rPr>
        <w:t>fluid intelligence</w:t>
      </w:r>
      <w:r w:rsidRPr="00BA4BC2">
        <w:rPr>
          <w:rFonts w:ascii=".applesystemui" w:hAnsi=".applesystemui"/>
        </w:rPr>
        <w:t xml:space="preserve"> to analyze problems quickly and find solutions. As we get older, our mental agility might decline, but our experience and knowledge continue to build up. This increases our </w:t>
      </w:r>
      <w:r w:rsidRPr="00BA4BC2" w:rsidR="00A95454">
        <w:rPr>
          <w:rFonts w:ascii=".applesystemui" w:hAnsi=".applesystemui"/>
          <w:color w:val="EE0000"/>
        </w:rPr>
        <w:t>crystallized intelligence</w:t>
      </w:r>
      <w:r w:rsidRPr="00BA4BC2">
        <w:rPr>
          <w:rFonts w:ascii=".applesystemui" w:hAnsi=".applesystemui"/>
        </w:rPr>
        <w:t xml:space="preserve">, allowing us to grasp the key aspects of problems more clearly and find better solutions. Of course, these two types of intelligence are not completely separate. For example, the ability to learn is a form of </w:t>
      </w:r>
      <w:r w:rsidRPr="00BA4BC2" w:rsidR="00A95454">
        <w:rPr>
          <w:rFonts w:ascii=".applesystemui" w:hAnsi=".applesystemui"/>
          <w:color w:val="EE0000"/>
        </w:rPr>
        <w:t>fluid intelligence</w:t>
      </w:r>
      <w:r w:rsidRPr="00BA4BC2">
        <w:rPr>
          <w:rFonts w:ascii=".applesystemui" w:hAnsi=".applesystemui"/>
        </w:rPr>
        <w:t xml:space="preserve">. A strong learning ability helps us master </w:t>
      </w:r>
      <w:r w:rsidRPr="00BA4BC2">
        <w:rPr>
          <w:rFonts w:ascii=".applesystemui" w:hAnsi=".applesystemui"/>
        </w:rPr>
        <w:lastRenderedPageBreak/>
        <w:t xml:space="preserve">knowledge more efficiently, which in turn rapidly improves our </w:t>
      </w:r>
      <w:r w:rsidRPr="00BA4BC2" w:rsidR="00A95454">
        <w:rPr>
          <w:rFonts w:ascii=".applesystemui" w:hAnsi=".applesystemui"/>
          <w:color w:val="EE0000"/>
        </w:rPr>
        <w:t>crystallized intelligence</w:t>
      </w:r>
      <w:r w:rsidRPr="00BA4BC2">
        <w:rPr>
          <w:rFonts w:ascii=".applesystemui" w:hAnsi=".applesystemui"/>
        </w:rPr>
        <w:t>.</w:t>
      </w:r>
    </w:p>
    <w:p w:rsidRPr="00BA4BC2" w:rsidR="00705BE9" w:rsidP="00705BE9" w:rsidRDefault="00705BE9" w14:paraId="7077059A" w14:textId="64C7508E">
      <w:pPr>
        <w:rPr>
          <w:rFonts w:ascii=".applesystemui" w:hAnsi=".applesystemui"/>
        </w:rPr>
      </w:pPr>
      <w:r w:rsidRPr="37F1198F" w:rsidR="00705BE9">
        <w:rPr>
          <w:rFonts w:ascii=".applesystemui" w:hAnsi=".applesystemui"/>
        </w:rPr>
        <w:t xml:space="preserve">So, which type of human intelligence should a computer primarily </w:t>
      </w:r>
      <w:r w:rsidRPr="37F1198F" w:rsidR="00705BE9">
        <w:rPr>
          <w:rFonts w:ascii=".applesystemui" w:hAnsi=".applesystemui"/>
        </w:rPr>
        <w:t>exhibit</w:t>
      </w:r>
      <w:r w:rsidRPr="37F1198F" w:rsidR="00705BE9">
        <w:rPr>
          <w:rFonts w:ascii=".applesystemui" w:hAnsi=".applesystemui"/>
        </w:rPr>
        <w:t xml:space="preserve">? The pioneers of </w:t>
      </w:r>
      <w:r w:rsidRPr="37F1198F" w:rsidR="00A95454">
        <w:rPr>
          <w:rFonts w:ascii=".applesystemui" w:hAnsi=".applesystemui"/>
          <w:color w:val="EE0000"/>
        </w:rPr>
        <w:t>artificial intelligence</w:t>
      </w:r>
      <w:r w:rsidRPr="37F1198F" w:rsidR="00705BE9">
        <w:rPr>
          <w:rFonts w:ascii=".applesystemui" w:hAnsi=".applesystemui"/>
        </w:rPr>
        <w:t xml:space="preserve"> believed that a computer's main strength is its fast calculation speed, meaning it has high </w:t>
      </w:r>
      <w:r w:rsidRPr="37F1198F" w:rsidR="00A95454">
        <w:rPr>
          <w:rFonts w:ascii=".applesystemui" w:hAnsi=".applesystemui"/>
          <w:color w:val="EE0000"/>
        </w:rPr>
        <w:t>fluid intelligence</w:t>
      </w:r>
      <w:r w:rsidRPr="37F1198F" w:rsidR="00705BE9">
        <w:rPr>
          <w:rFonts w:ascii=".applesystemui" w:hAnsi=".applesystemui"/>
        </w:rPr>
        <w:t xml:space="preserve"> but lacks knowledge and knows nothing about the world. They thought that if they could provide it with human knowledge and </w:t>
      </w:r>
      <w:r w:rsidRPr="37F1198F" w:rsidR="00705BE9">
        <w:rPr>
          <w:rFonts w:ascii=".applesystemui" w:hAnsi=".applesystemui"/>
        </w:rPr>
        <w:t>leverage</w:t>
      </w:r>
      <w:r w:rsidRPr="37F1198F" w:rsidR="00705BE9">
        <w:rPr>
          <w:rFonts w:ascii=".applesystemui" w:hAnsi=".applesystemui"/>
        </w:rPr>
        <w:t xml:space="preserve"> its </w:t>
      </w:r>
      <w:r w:rsidRPr="37F1198F" w:rsidR="00705BE9">
        <w:rPr>
          <w:rFonts w:ascii=".applesystemui" w:hAnsi=".applesystemui"/>
        </w:rPr>
        <w:t>fast</w:t>
      </w:r>
      <w:del w:author="Rachel St. John" w:date="2025-08-21T05:51:01.719Z" w:id="845640581">
        <w:r w:rsidRPr="37F1198F" w:rsidDel="00705BE9">
          <w:rPr>
            <w:rFonts w:ascii=".applesystemui" w:hAnsi=".applesystemui"/>
          </w:rPr>
          <w:delText xml:space="preserve"> </w:delText>
        </w:r>
      </w:del>
      <w:ins w:author="Rachel St. John" w:date="2025-08-21T05:51:01.833Z" w:id="721356388">
        <w:r w:rsidRPr="37F1198F" w:rsidR="2A9DE3E1">
          <w:rPr>
            <w:rFonts w:ascii=".applesystemui" w:hAnsi=".applesystemui"/>
          </w:rPr>
          <w:t>-</w:t>
        </w:r>
      </w:ins>
      <w:r w:rsidRPr="37F1198F" w:rsidR="00705BE9">
        <w:rPr>
          <w:rFonts w:ascii=".applesystemui" w:hAnsi=".applesystemui"/>
        </w:rPr>
        <w:t>computing</w:t>
      </w:r>
      <w:r w:rsidRPr="37F1198F" w:rsidR="00705BE9">
        <w:rPr>
          <w:rFonts w:ascii=".applesystemui" w:hAnsi=".applesystemui"/>
        </w:rPr>
        <w:t xml:space="preserve"> advantage, it could </w:t>
      </w:r>
      <w:r w:rsidRPr="37F1198F" w:rsidR="00705BE9">
        <w:rPr>
          <w:rFonts w:ascii=".applesystemui" w:hAnsi=".applesystemui"/>
        </w:rPr>
        <w:t>demonstrate</w:t>
      </w:r>
      <w:r w:rsidRPr="37F1198F" w:rsidR="00705BE9">
        <w:rPr>
          <w:rFonts w:ascii=".applesystemui" w:hAnsi=".applesystemui"/>
        </w:rPr>
        <w:t xml:space="preserve"> powerful intelligence. This was the </w:t>
      </w:r>
      <w:r w:rsidRPr="37F1198F" w:rsidR="00705BE9">
        <w:rPr>
          <w:rFonts w:ascii=".applesystemui" w:hAnsi=".applesystemui"/>
        </w:rPr>
        <w:t>initial</w:t>
      </w:r>
      <w:r w:rsidRPr="37F1198F" w:rsidR="00705BE9">
        <w:rPr>
          <w:rFonts w:ascii=".applesystemui" w:hAnsi=".applesystemui"/>
        </w:rPr>
        <w:t xml:space="preserve"> idea of </w:t>
      </w:r>
      <w:r w:rsidRPr="37F1198F" w:rsidR="00A95454">
        <w:rPr>
          <w:rFonts w:ascii=".applesystemui" w:hAnsi=".applesystemui"/>
          <w:color w:val="EE0000"/>
        </w:rPr>
        <w:t>artificial intelligence</w:t>
      </w:r>
      <w:r w:rsidRPr="37F1198F" w:rsidR="00705BE9">
        <w:rPr>
          <w:rFonts w:ascii=".applesystemui" w:hAnsi=".applesystemui"/>
        </w:rPr>
        <w:t xml:space="preserve"> researchers.</w:t>
      </w:r>
    </w:p>
    <w:p w:rsidRPr="00BA4BC2" w:rsidR="00705BE9" w:rsidP="00705BE9" w:rsidRDefault="00705BE9" w14:paraId="211EEB25" w14:textId="77777777">
      <w:pPr>
        <w:rPr>
          <w:rFonts w:ascii=".applesystemui" w:hAnsi=".applesystemui"/>
        </w:rPr>
      </w:pPr>
      <w:r w:rsidRPr="00BA4BC2">
        <w:rPr>
          <w:rFonts w:ascii=".applesystemui" w:hAnsi=".applesystemui"/>
          <w:b/>
          <w:bCs/>
        </w:rPr>
        <w:t>2. Artificial Intelligence Based on General Knowledge</w:t>
      </w:r>
    </w:p>
    <w:p w:rsidRPr="00BA4BC2" w:rsidR="00705BE9" w:rsidP="00705BE9" w:rsidRDefault="00705BE9" w14:paraId="3A2FAA35" w14:textId="1D77DB2F">
      <w:pPr>
        <w:rPr>
          <w:rFonts w:ascii=".applesystemui" w:hAnsi=".applesystemui"/>
        </w:rPr>
      </w:pPr>
      <w:r w:rsidRPr="37F1198F" w:rsidR="00705BE9">
        <w:rPr>
          <w:rFonts w:ascii=".applesystemui" w:hAnsi=".applesystemui"/>
        </w:rPr>
        <w:t xml:space="preserve">In modern science, hypotheses and </w:t>
      </w:r>
      <w:r w:rsidRPr="37F1198F" w:rsidR="00AA3594">
        <w:rPr>
          <w:rFonts w:ascii=".applesystemui" w:hAnsi=".applesystemui"/>
          <w:color w:val="EE0000"/>
        </w:rPr>
        <w:t>axiom</w:t>
      </w:r>
      <w:r w:rsidRPr="37F1198F" w:rsidR="00705BE9">
        <w:rPr>
          <w:rFonts w:ascii=".applesystemui" w:hAnsi=".applesystemui"/>
        </w:rPr>
        <w:t xml:space="preserve">s are the cornerstones of a discipline. Based on these, vast academic systems can be derived. This inspired early </w:t>
      </w:r>
      <w:r w:rsidRPr="37F1198F" w:rsidR="00A95454">
        <w:rPr>
          <w:rFonts w:ascii=".applesystemui" w:hAnsi=".applesystemui"/>
          <w:color w:val="EE0000"/>
        </w:rPr>
        <w:t>artificial intelligence</w:t>
      </w:r>
      <w:r w:rsidRPr="37F1198F" w:rsidR="00705BE9">
        <w:rPr>
          <w:rFonts w:ascii=".applesystemui" w:hAnsi=".applesystemui"/>
        </w:rPr>
        <w:t xml:space="preserve"> scholars: if machines could master these hypotheses and </w:t>
      </w:r>
      <w:r w:rsidRPr="37F1198F" w:rsidR="00AA3594">
        <w:rPr>
          <w:rFonts w:ascii=".applesystemui" w:hAnsi=".applesystemui"/>
          <w:color w:val="EE0000"/>
        </w:rPr>
        <w:t>axiom</w:t>
      </w:r>
      <w:r w:rsidRPr="37F1198F" w:rsidR="00705BE9">
        <w:rPr>
          <w:rFonts w:ascii=".applesystemui" w:hAnsi=".applesystemui"/>
        </w:rPr>
        <w:t xml:space="preserve">s, could they deduce </w:t>
      </w:r>
      <w:del w:author="Rachel St. John" w:date="2025-08-21T05:52:05.501Z" w:id="1930809557">
        <w:r w:rsidRPr="37F1198F" w:rsidDel="00705BE9">
          <w:rPr>
            <w:rFonts w:ascii=".applesystemui" w:hAnsi=".applesystemui"/>
          </w:rPr>
          <w:delText xml:space="preserve">the </w:delText>
        </w:r>
      </w:del>
      <w:ins w:author="Rachel St. John" w:date="2025-08-21T05:52:10.069Z" w:id="1319562521">
        <w:r w:rsidRPr="37F1198F" w:rsidR="13AC5E05">
          <w:rPr>
            <w:rFonts w:ascii=".applesystemui" w:hAnsi=".applesystemui"/>
          </w:rPr>
          <w:t xml:space="preserve">existing </w:t>
        </w:r>
      </w:ins>
      <w:r w:rsidRPr="37F1198F" w:rsidR="00705BE9">
        <w:rPr>
          <w:rFonts w:ascii=".applesystemui" w:hAnsi=".applesystemui"/>
        </w:rPr>
        <w:t>scientific knowledge</w:t>
      </w:r>
      <w:del w:author="Rachel St. John" w:date="2025-08-21T05:52:17.2Z" w:id="1945251429">
        <w:r w:rsidRPr="37F1198F" w:rsidDel="00705BE9">
          <w:rPr>
            <w:rFonts w:ascii=".applesystemui" w:hAnsi=".applesystemui"/>
          </w:rPr>
          <w:delText xml:space="preserve"> we know</w:delText>
        </w:r>
      </w:del>
      <w:r w:rsidRPr="37F1198F" w:rsidR="00705BE9">
        <w:rPr>
          <w:rFonts w:ascii=".applesystemui" w:hAnsi=".applesystemui"/>
        </w:rPr>
        <w:t xml:space="preserve">, just like humans, and become powerful, all-knowing intelligent agents? Driven by this idea, the first </w:t>
      </w:r>
      <w:r w:rsidRPr="37F1198F" w:rsidR="00A95454">
        <w:rPr>
          <w:rFonts w:ascii=".applesystemui" w:hAnsi=".applesystemui"/>
          <w:color w:val="EE0000"/>
        </w:rPr>
        <w:t>artificial intelligence</w:t>
      </w:r>
      <w:r w:rsidRPr="37F1198F" w:rsidR="00705BE9">
        <w:rPr>
          <w:rFonts w:ascii=".applesystemui" w:hAnsi=".applesystemui"/>
        </w:rPr>
        <w:t xml:space="preserve"> achievements were born. The most representative and exciting work was the success in theorem proving.</w:t>
      </w:r>
    </w:p>
    <w:p w:rsidRPr="00BA4BC2" w:rsidR="00705BE9" w:rsidP="00705BE9" w:rsidRDefault="00705BE9" w14:paraId="51A17CD5" w14:textId="79B537D9">
      <w:pPr>
        <w:rPr>
          <w:rFonts w:ascii=".applesystemui" w:hAnsi=".applesystemui"/>
        </w:rPr>
      </w:pPr>
      <w:r w:rsidRPr="00BA4BC2">
        <w:rPr>
          <w:rFonts w:ascii=".applesystemui" w:hAnsi=".applesystemui"/>
        </w:rPr>
        <w:t xml:space="preserve">Mathematics is an </w:t>
      </w:r>
      <w:r w:rsidRPr="00AA3594" w:rsidR="00AA3594">
        <w:rPr>
          <w:rFonts w:ascii=".applesystemui" w:hAnsi=".applesystemui"/>
          <w:color w:val="EE0000"/>
        </w:rPr>
        <w:t>axiom</w:t>
      </w:r>
      <w:r w:rsidRPr="00BA4BC2">
        <w:rPr>
          <w:rFonts w:ascii=".applesystemui" w:hAnsi=".applesystemui"/>
        </w:rPr>
        <w:t xml:space="preserve">atic system where a complete framework can be derived from a small number of </w:t>
      </w:r>
      <w:r w:rsidRPr="00AA3594" w:rsidR="00AA3594">
        <w:rPr>
          <w:rFonts w:ascii=".applesystemui" w:hAnsi=".applesystemui"/>
          <w:color w:val="EE0000"/>
        </w:rPr>
        <w:t>axiom</w:t>
      </w:r>
      <w:r w:rsidRPr="00BA4BC2">
        <w:rPr>
          <w:rFonts w:ascii=".applesystemui" w:hAnsi=".applesystemui"/>
        </w:rPr>
        <w:t xml:space="preserve">s. For instance, in geometry, the entire field can be derived from five </w:t>
      </w:r>
      <w:r w:rsidRPr="00AA3594" w:rsidR="00AA3594">
        <w:rPr>
          <w:rFonts w:ascii=".applesystemui" w:hAnsi=".applesystemui"/>
          <w:color w:val="EE0000"/>
        </w:rPr>
        <w:t>axiom</w:t>
      </w:r>
      <w:r w:rsidRPr="00BA4BC2">
        <w:rPr>
          <w:rFonts w:ascii=".applesystemui" w:hAnsi=".applesystemui"/>
        </w:rPr>
        <w:t>s</w:t>
      </w:r>
      <w:r w:rsidR="00AA3594">
        <w:rPr>
          <w:rFonts w:hint="eastAsia" w:ascii=".applesystemui" w:hAnsi=".applesystemui"/>
        </w:rPr>
        <w:t xml:space="preserve"> (Figure 6-2)</w:t>
      </w:r>
      <w:r w:rsidRPr="00BA4BC2">
        <w:rPr>
          <w:rFonts w:ascii=".applesystemui" w:hAnsi=".applesystemui"/>
        </w:rPr>
        <w:t xml:space="preserve">. The establishment of this </w:t>
      </w:r>
      <w:r w:rsidRPr="00AA3594" w:rsidR="00AA3594">
        <w:rPr>
          <w:rFonts w:ascii=".applesystemui" w:hAnsi=".applesystemui"/>
          <w:color w:val="EE0000"/>
        </w:rPr>
        <w:t>axiomatized</w:t>
      </w:r>
      <w:r w:rsidRPr="00BA4BC2">
        <w:rPr>
          <w:rFonts w:ascii=".applesystemui" w:hAnsi=".applesystemui"/>
        </w:rPr>
        <w:t xml:space="preserve"> system laid the foundation for machines to achieve automatic theorem proving.</w:t>
      </w:r>
    </w:p>
    <w:p w:rsidRPr="00BA4BC2" w:rsidR="00705BE9" w:rsidP="00705BE9" w:rsidRDefault="00705BE9" w14:paraId="3B3EDF74" w14:textId="1CE55D21">
      <w:pPr>
        <w:rPr>
          <w:rFonts w:ascii=".applesystemui" w:hAnsi=".applesystemui"/>
        </w:rPr>
      </w:pPr>
      <w:r w:rsidRPr="37F1198F" w:rsidR="00705BE9">
        <w:rPr>
          <w:rFonts w:ascii=".applesystemui" w:hAnsi=".applesystemui"/>
        </w:rPr>
        <w:t xml:space="preserve">The Logic Theorist, developed by Allen Newell and Herbert A. Simon in the 1950s, was the world's first general-purpose automatic theorem-proving program. It successfully proved </w:t>
      </w:r>
      <w:del w:author="Rachel St. John" w:date="2025-08-21T05:52:56.183Z" w:id="1676025538">
        <w:r w:rsidRPr="37F1198F" w:rsidDel="00705BE9">
          <w:rPr>
            <w:rFonts w:ascii=".applesystemui" w:hAnsi=".applesystemui"/>
          </w:rPr>
          <w:delText xml:space="preserve">38 </w:delText>
        </w:r>
      </w:del>
      <w:ins w:author="Rachel St. John" w:date="2025-08-21T05:52:59.882Z" w:id="2062117323">
        <w:r w:rsidRPr="37F1198F" w:rsidR="6E8669EF">
          <w:rPr>
            <w:rFonts w:ascii=".applesystemui" w:hAnsi=".applesystemui"/>
          </w:rPr>
          <w:t>thi</w:t>
        </w:r>
      </w:ins>
      <w:ins w:author="Rachel St. John" w:date="2025-08-21T05:53:02.617Z" w:id="1769974555">
        <w:r w:rsidRPr="37F1198F" w:rsidR="6E8669EF">
          <w:rPr>
            <w:rFonts w:ascii=".applesystemui" w:hAnsi=".applesystemui"/>
          </w:rPr>
          <w:t xml:space="preserve">rty-eight </w:t>
        </w:r>
      </w:ins>
      <w:r w:rsidRPr="37F1198F" w:rsidR="00705BE9">
        <w:rPr>
          <w:rFonts w:ascii=".applesystemui" w:hAnsi=".applesystemui"/>
        </w:rPr>
        <w:t xml:space="preserve">of the first </w:t>
      </w:r>
      <w:del w:author="Rachel St. John" w:date="2025-08-21T05:53:06.551Z" w:id="1867922399">
        <w:r w:rsidRPr="37F1198F" w:rsidDel="00705BE9">
          <w:rPr>
            <w:rFonts w:ascii=".applesystemui" w:hAnsi=".applesystemui"/>
          </w:rPr>
          <w:delText>52</w:delText>
        </w:r>
      </w:del>
      <w:ins w:author="Rachel St. John" w:date="2025-08-21T05:53:09.015Z" w:id="1331274384">
        <w:r w:rsidRPr="37F1198F" w:rsidR="1E1AE6F3">
          <w:rPr>
            <w:rFonts w:ascii=".applesystemui" w:hAnsi=".applesystemui"/>
          </w:rPr>
          <w:t>fifty-two</w:t>
        </w:r>
      </w:ins>
      <w:r w:rsidRPr="37F1198F" w:rsidR="00705BE9">
        <w:rPr>
          <w:rFonts w:ascii=".applesystemui" w:hAnsi=".applesystemui"/>
        </w:rPr>
        <w:t xml:space="preserve"> theorems in the second chapter of Whitehead and Russell's </w:t>
      </w:r>
      <w:r w:rsidRPr="37F1198F" w:rsidR="00705BE9">
        <w:rPr>
          <w:rFonts w:ascii=".applesystemui" w:hAnsi=".applesystemui"/>
          <w:i w:val="1"/>
          <w:iCs w:val="1"/>
        </w:rPr>
        <w:t>Principia Mathematica</w:t>
      </w:r>
      <w:r w:rsidRPr="37F1198F" w:rsidR="001F06DD">
        <w:rPr>
          <w:rFonts w:ascii=".applesystemui" w:hAnsi=".applesystemui"/>
        </w:rPr>
        <w:t xml:space="preserve"> (Figure 6-3)</w:t>
      </w:r>
      <w:r w:rsidRPr="37F1198F" w:rsidR="00705BE9">
        <w:rPr>
          <w:rFonts w:ascii=".applesystemui" w:hAnsi=".applesystemui"/>
        </w:rPr>
        <w:t xml:space="preserve">, </w:t>
      </w:r>
      <w:r w:rsidRPr="37F1198F" w:rsidR="00705BE9">
        <w:rPr>
          <w:rFonts w:ascii=".applesystemui" w:hAnsi=".applesystemui"/>
        </w:rPr>
        <w:t>demonstrating</w:t>
      </w:r>
      <w:r w:rsidRPr="37F1198F" w:rsidR="00705BE9">
        <w:rPr>
          <w:rFonts w:ascii=".applesystemui" w:hAnsi=".applesystemui"/>
        </w:rPr>
        <w:t xml:space="preserve"> the immense potential of combining knowledge with reasoning.</w:t>
      </w:r>
    </w:p>
    <w:p w:rsidRPr="00BA4BC2" w:rsidR="00705BE9" w:rsidP="00705BE9" w:rsidRDefault="00705BE9" w14:paraId="760F4A71" w14:textId="3B71400E">
      <w:pPr>
        <w:rPr>
          <w:rFonts w:ascii=".applesystemui" w:hAnsi=".applesystemui"/>
        </w:rPr>
      </w:pPr>
      <w:r w:rsidRPr="00BA4BC2">
        <w:rPr>
          <w:rFonts w:ascii=".applesystemui" w:hAnsi=".applesystemui"/>
        </w:rPr>
        <w:t xml:space="preserve">The Logic Theorist's approach was quite direct. It started from basic </w:t>
      </w:r>
      <w:r w:rsidRPr="00AA3594" w:rsidR="00AA3594">
        <w:rPr>
          <w:rFonts w:ascii=".applesystemui" w:hAnsi=".applesystemui"/>
          <w:color w:val="EE0000"/>
        </w:rPr>
        <w:t>axiom</w:t>
      </w:r>
      <w:r w:rsidRPr="00BA4BC2">
        <w:rPr>
          <w:rFonts w:ascii=".applesystemui" w:hAnsi=".applesystemui"/>
        </w:rPr>
        <w:t>s and used rules of inference to generate new theorems step by step until the theorem to be proven appeared. To speed up the proving process, they designed an efficient algorithm called a "</w:t>
      </w:r>
      <w:r w:rsidRPr="00BA4BC2" w:rsidR="00A95454">
        <w:rPr>
          <w:rFonts w:ascii=".applesystemui" w:hAnsi=".applesystemui"/>
          <w:color w:val="EE0000"/>
        </w:rPr>
        <w:t>heuristic search</w:t>
      </w:r>
      <w:r w:rsidRPr="00BA4BC2">
        <w:rPr>
          <w:rFonts w:ascii=".applesystemui" w:hAnsi=".applesystemui"/>
        </w:rPr>
        <w:t xml:space="preserve">." This algorithm first determines which reasoning paths are most likely to reach the target theorem and prioritizes further searching along those paths, thereby greatly reducing the number of paths that need to be explored. For a simple example, imagine you are in a maze and your goal is to find the exit as quickly as possible. A </w:t>
      </w:r>
      <w:r w:rsidRPr="00BA4BC2" w:rsidR="00A95454">
        <w:rPr>
          <w:rFonts w:ascii=".applesystemui" w:hAnsi=".applesystemui"/>
          <w:color w:val="EE0000"/>
        </w:rPr>
        <w:t>heuristic search</w:t>
      </w:r>
      <w:r w:rsidRPr="00BA4BC2">
        <w:rPr>
          <w:rFonts w:ascii=".applesystemui" w:hAnsi=".applesystemui"/>
        </w:rPr>
        <w:t xml:space="preserve"> is like using clues (such as the direction of the wind or light) to choose the most promising path.</w:t>
      </w:r>
    </w:p>
    <w:p w:rsidRPr="00BA4BC2" w:rsidR="00705BE9" w:rsidP="00705BE9" w:rsidRDefault="00705BE9" w14:paraId="43A7C112" w14:textId="4BE88F56">
      <w:pPr>
        <w:rPr>
          <w:rFonts w:ascii=".applesystemui" w:hAnsi=".applesystemui"/>
        </w:rPr>
      </w:pPr>
      <w:r w:rsidRPr="00BA4BC2">
        <w:rPr>
          <w:rFonts w:ascii=".applesystemui" w:hAnsi=".applesystemui"/>
        </w:rPr>
        <w:t xml:space="preserve">The introduction of the </w:t>
      </w:r>
      <w:r w:rsidRPr="00BA4BC2" w:rsidR="00A95454">
        <w:rPr>
          <w:rFonts w:ascii=".applesystemui" w:hAnsi=".applesystemui"/>
          <w:color w:val="EE0000"/>
        </w:rPr>
        <w:t>heuristic search</w:t>
      </w:r>
      <w:r w:rsidRPr="00BA4BC2">
        <w:rPr>
          <w:rFonts w:ascii=".applesystemui" w:hAnsi=".applesystemui"/>
        </w:rPr>
        <w:t xml:space="preserve"> significantly shortened the time it took for the Logic Theorist program to complete its theorem proofs. This method not only advanced the development of automatic theorem-proving technology but also laid the groundwork </w:t>
      </w:r>
      <w:r w:rsidRPr="00BA4BC2">
        <w:rPr>
          <w:rFonts w:ascii=".applesystemui" w:hAnsi=".applesystemui"/>
        </w:rPr>
        <w:lastRenderedPageBreak/>
        <w:t xml:space="preserve">for subsequent intelligent methods based on empirical knowledge. This is because many reasoning problems based on knowledge and rules can be framed as search problems. Introducing heuristic clues in such problems usually improves reasoning efficiency. For example, in human-computer games, there are many possible moves to choose from. In this situation, choices must be made, and a </w:t>
      </w:r>
      <w:r w:rsidRPr="00BA4BC2" w:rsidR="00A95454">
        <w:rPr>
          <w:rFonts w:ascii=".applesystemui" w:hAnsi=".applesystemui"/>
          <w:color w:val="EE0000"/>
        </w:rPr>
        <w:t>heuristic search</w:t>
      </w:r>
      <w:r w:rsidRPr="00BA4BC2">
        <w:rPr>
          <w:rFonts w:ascii=".applesystemui" w:hAnsi=".applesystemui"/>
        </w:rPr>
        <w:t xml:space="preserve"> is an excellent solution.</w:t>
      </w:r>
    </w:p>
    <w:p w:rsidRPr="00BA4BC2" w:rsidR="00705BE9" w:rsidP="00705BE9" w:rsidRDefault="00705BE9" w14:paraId="15A6984C" w14:textId="77777777">
      <w:pPr>
        <w:rPr>
          <w:rFonts w:ascii=".applesystemui" w:hAnsi=".applesystemui"/>
        </w:rPr>
      </w:pPr>
      <w:r w:rsidRPr="00BA4BC2">
        <w:rPr>
          <w:rFonts w:ascii=".applesystemui" w:hAnsi=".applesystemui"/>
          <w:b/>
          <w:bCs/>
        </w:rPr>
        <w:t>3. Artificial Intelligence Based on Empirical Knowledge</w:t>
      </w:r>
    </w:p>
    <w:p w:rsidRPr="00BA4BC2" w:rsidR="00705BE9" w:rsidP="00705BE9" w:rsidRDefault="00705BE9" w14:paraId="332D5D66" w14:textId="08E10396">
      <w:pPr>
        <w:rPr>
          <w:rFonts w:ascii=".applesystemui" w:hAnsi=".applesystemui"/>
        </w:rPr>
      </w:pPr>
      <w:r w:rsidRPr="00BA4BC2">
        <w:rPr>
          <w:rFonts w:ascii=".applesystemui" w:hAnsi=".applesystemui"/>
        </w:rPr>
        <w:t xml:space="preserve">As </w:t>
      </w:r>
      <w:r w:rsidRPr="00BA4BC2" w:rsidR="00A95454">
        <w:rPr>
          <w:rFonts w:ascii=".applesystemui" w:hAnsi=".applesystemui"/>
          <w:color w:val="EE0000"/>
        </w:rPr>
        <w:t>artificial intelligence</w:t>
      </w:r>
      <w:r w:rsidRPr="00BA4BC2">
        <w:rPr>
          <w:rFonts w:ascii=".applesystemui" w:hAnsi=".applesystemui"/>
        </w:rPr>
        <w:t xml:space="preserve"> developed, scientists discovered that relying solely on mathematical </w:t>
      </w:r>
      <w:r w:rsidRPr="00AA3594" w:rsidR="00AA3594">
        <w:rPr>
          <w:rFonts w:ascii=".applesystemui" w:hAnsi=".applesystemui"/>
          <w:color w:val="EE0000"/>
        </w:rPr>
        <w:t>axiom</w:t>
      </w:r>
      <w:r w:rsidRPr="00BA4BC2">
        <w:rPr>
          <w:rFonts w:ascii=".applesystemui" w:hAnsi=".applesystemui"/>
        </w:rPr>
        <w:t xml:space="preserve">s and logical reasoning was not enough to handle complex real-life problems. First, basic </w:t>
      </w:r>
      <w:r w:rsidRPr="00AA3594" w:rsidR="00AA3594">
        <w:rPr>
          <w:rFonts w:ascii=".applesystemui" w:hAnsi=".applesystemui"/>
          <w:color w:val="EE0000"/>
        </w:rPr>
        <w:t>axiom</w:t>
      </w:r>
      <w:r w:rsidRPr="00BA4BC2">
        <w:rPr>
          <w:rFonts w:ascii=".applesystemui" w:hAnsi=".applesystemui"/>
        </w:rPr>
        <w:t xml:space="preserve">s are often too abstract, and deriving real-world natural phenomena often requires a massive amount of computation. For example, although physicists know the properties of atoms and the basic laws of how they combine, accurately calculating the properties of large molecules made of many atoms (like proteins) is still an incredibly difficult task. Furthermore, the real world is often very complex and cannot be covered by a few simple </w:t>
      </w:r>
      <w:r w:rsidRPr="00AA3594" w:rsidR="00AA3594">
        <w:rPr>
          <w:rFonts w:ascii=".applesystemui" w:hAnsi=".applesystemui"/>
          <w:color w:val="EE0000"/>
        </w:rPr>
        <w:t>axiom</w:t>
      </w:r>
      <w:r w:rsidRPr="00BA4BC2">
        <w:rPr>
          <w:rFonts w:ascii=".applesystemui" w:hAnsi=".applesystemui"/>
        </w:rPr>
        <w:t xml:space="preserve">s. This is because: ① in addition to following basic laws, there are many domain-specific special rules; ② new laws emerge at different scales of observation. At the same time, the real world also contains complex uncertainties, and the results of reasoning based on fundamental </w:t>
      </w:r>
      <w:r w:rsidRPr="00AA3594" w:rsidR="00AA3594">
        <w:rPr>
          <w:rFonts w:ascii=".applesystemui" w:hAnsi=".applesystemui"/>
          <w:color w:val="EE0000"/>
        </w:rPr>
        <w:t>axiom</w:t>
      </w:r>
      <w:r w:rsidRPr="00BA4BC2">
        <w:rPr>
          <w:rFonts w:ascii=".applesystemui" w:hAnsi=".applesystemui"/>
        </w:rPr>
        <w:t>s struggle to handle this uncertainty.</w:t>
      </w:r>
    </w:p>
    <w:p w:rsidRPr="00A81FCC" w:rsidR="00705BE9" w:rsidP="00A81FCC" w:rsidRDefault="00A95454" w14:paraId="6E64D7F6" w14:textId="6546DBD5">
      <w:pPr>
        <w:pStyle w:val="a9"/>
        <w:numPr>
          <w:ilvl w:val="0"/>
          <w:numId w:val="7"/>
        </w:numPr>
        <w:rPr>
          <w:rFonts w:ascii=".applesystemui" w:hAnsi=".applesystemui"/>
        </w:rPr>
      </w:pPr>
      <w:r w:rsidRPr="00A81FCC">
        <w:rPr>
          <w:rFonts w:ascii=".applesystemui" w:hAnsi=".applesystemui"/>
          <w:color w:val="EE0000"/>
        </w:rPr>
        <w:t>Expert Systems</w:t>
      </w:r>
    </w:p>
    <w:p w:rsidRPr="00BA4BC2" w:rsidR="00705BE9" w:rsidP="00705BE9" w:rsidRDefault="00705BE9" w14:paraId="2DBDE444" w14:textId="07B72B2C">
      <w:pPr>
        <w:rPr>
          <w:rFonts w:ascii=".applesystemui" w:hAnsi=".applesystemui"/>
        </w:rPr>
      </w:pPr>
      <w:r w:rsidRPr="00BA4BC2">
        <w:rPr>
          <w:rFonts w:ascii=".applesystemui" w:hAnsi=".applesystemui"/>
        </w:rPr>
        <w:t xml:space="preserve">Due to these complexities, many early attempts to apply </w:t>
      </w:r>
      <w:r w:rsidRPr="00BA4BC2" w:rsidR="00A95454">
        <w:rPr>
          <w:rFonts w:ascii=".applesystemui" w:hAnsi=".applesystemui"/>
          <w:color w:val="EE0000"/>
        </w:rPr>
        <w:t>artificial intelligence</w:t>
      </w:r>
      <w:r w:rsidRPr="00BA4BC2">
        <w:rPr>
          <w:rFonts w:ascii=".applesystemui" w:hAnsi=".applesystemui"/>
        </w:rPr>
        <w:t xml:space="preserve"> to practical tasks failed, including machine translation and dialogue systems. After some reflection, people began to focus on empirical knowledge, such as the experience of doctors in diagnosing diseases or engineers in troubleshooting equipment failures. Although this empirical knowledge is not as precise as </w:t>
      </w:r>
      <w:r w:rsidRPr="00AA3594" w:rsidR="00AA3594">
        <w:rPr>
          <w:rFonts w:ascii=".applesystemui" w:hAnsi=".applesystemui"/>
          <w:color w:val="EE0000"/>
        </w:rPr>
        <w:t>axiom</w:t>
      </w:r>
      <w:r w:rsidRPr="00BA4BC2">
        <w:rPr>
          <w:rFonts w:ascii=".applesystemui" w:hAnsi=".applesystemui"/>
        </w:rPr>
        <w:t xml:space="preserve">s and theorems, it is closer to real-world applications and more meaningful for solving practical problems. To this end, scientists proposed the concept of </w:t>
      </w:r>
      <w:r w:rsidRPr="00BA4BC2" w:rsidR="00A95454">
        <w:rPr>
          <w:rFonts w:ascii=".applesystemui" w:hAnsi=".applesystemui"/>
          <w:color w:val="EE0000"/>
        </w:rPr>
        <w:t>expert systems</w:t>
      </w:r>
      <w:r w:rsidRPr="00BA4BC2">
        <w:rPr>
          <w:rFonts w:ascii=".applesystemui" w:hAnsi=".applesystemui"/>
        </w:rPr>
        <w:t>, which involve inputting the knowledge of human experts into a machine, enabling it to imitate human experts in reasoning and judgment.</w:t>
      </w:r>
    </w:p>
    <w:p w:rsidR="00705BE9" w:rsidP="00705BE9" w:rsidRDefault="00705BE9" w14:paraId="68EACDC2" w14:textId="0929DA59">
      <w:pPr>
        <w:rPr>
          <w:rFonts w:ascii=".applesystemui" w:hAnsi=".applesystemui"/>
        </w:rPr>
      </w:pPr>
      <w:r w:rsidRPr="00BA4BC2">
        <w:rPr>
          <w:rFonts w:ascii=".applesystemui" w:hAnsi=".applesystemui"/>
        </w:rPr>
        <w:t xml:space="preserve">Simply put, an </w:t>
      </w:r>
      <w:r w:rsidRPr="00BA4BC2" w:rsidR="00A95454">
        <w:rPr>
          <w:rFonts w:ascii=".applesystemui" w:hAnsi=".applesystemui"/>
          <w:color w:val="EE0000"/>
        </w:rPr>
        <w:t>expert system</w:t>
      </w:r>
      <w:r w:rsidRPr="00BA4BC2">
        <w:rPr>
          <w:rFonts w:ascii=".applesystemui" w:hAnsi=".applesystemui"/>
        </w:rPr>
        <w:t xml:space="preserve"> mainly consists of two parts: a </w:t>
      </w:r>
      <w:r w:rsidRPr="00BA4BC2" w:rsidR="00A95454">
        <w:rPr>
          <w:rFonts w:ascii=".applesystemui" w:hAnsi=".applesystemui"/>
          <w:color w:val="EE0000"/>
        </w:rPr>
        <w:t>knowledge base</w:t>
      </w:r>
      <w:r w:rsidRPr="00BA4BC2">
        <w:rPr>
          <w:rFonts w:ascii=".applesystemui" w:hAnsi=".applesystemui"/>
        </w:rPr>
        <w:t xml:space="preserve"> and an </w:t>
      </w:r>
      <w:r w:rsidRPr="00BA4BC2" w:rsidR="00A95454">
        <w:rPr>
          <w:rFonts w:ascii=".applesystemui" w:hAnsi=".applesystemui"/>
          <w:color w:val="EE0000"/>
        </w:rPr>
        <w:t>inference engine</w:t>
      </w:r>
      <w:r w:rsidR="00A81FCC">
        <w:rPr>
          <w:rFonts w:hint="eastAsia" w:ascii=".applesystemui" w:hAnsi=".applesystemui"/>
          <w:color w:val="EE0000"/>
        </w:rPr>
        <w:t xml:space="preserve"> </w:t>
      </w:r>
      <w:r w:rsidRPr="00A81FCC" w:rsidR="00A81FCC">
        <w:rPr>
          <w:rFonts w:hint="eastAsia" w:ascii=".applesystemui" w:hAnsi=".applesystemui"/>
        </w:rPr>
        <w:t>(Figure 6-4)</w:t>
      </w:r>
      <w:r w:rsidRPr="00BA4BC2">
        <w:rPr>
          <w:rFonts w:ascii=".applesystemui" w:hAnsi=".applesystemui"/>
        </w:rPr>
        <w:t xml:space="preserve">. The </w:t>
      </w:r>
      <w:r w:rsidRPr="00BA4BC2" w:rsidR="00A95454">
        <w:rPr>
          <w:rFonts w:ascii=".applesystemui" w:hAnsi=".applesystemui"/>
          <w:color w:val="EE0000"/>
        </w:rPr>
        <w:t>knowledge base</w:t>
      </w:r>
      <w:r w:rsidRPr="00BA4BC2">
        <w:rPr>
          <w:rFonts w:ascii=".applesystemui" w:hAnsi=".applesystemui"/>
        </w:rPr>
        <w:t xml:space="preserve"> stores a large amount of domain-specific knowledge, while the </w:t>
      </w:r>
      <w:r w:rsidRPr="00BA4BC2" w:rsidR="00A95454">
        <w:rPr>
          <w:rFonts w:ascii=".applesystemui" w:hAnsi=".applesystemui"/>
          <w:color w:val="EE0000"/>
        </w:rPr>
        <w:t>inference engine</w:t>
      </w:r>
      <w:r w:rsidRPr="00BA4BC2">
        <w:rPr>
          <w:rFonts w:ascii=".applesystemui" w:hAnsi=".applesystemui"/>
        </w:rPr>
        <w:t xml:space="preserve"> uses this knowledge to perform reasoning and make decisions. By simulating the reasoning process of human experts, </w:t>
      </w:r>
      <w:r w:rsidRPr="00BA4BC2" w:rsidR="00A95454">
        <w:rPr>
          <w:rFonts w:ascii=".applesystemui" w:hAnsi=".applesystemui"/>
          <w:color w:val="EE0000"/>
        </w:rPr>
        <w:t>expert systems</w:t>
      </w:r>
      <w:r w:rsidRPr="00BA4BC2">
        <w:rPr>
          <w:rFonts w:ascii=".applesystemui" w:hAnsi=".applesystemui"/>
        </w:rPr>
        <w:t xml:space="preserve"> can assist humans in many professional fields.</w:t>
      </w:r>
    </w:p>
    <w:p w:rsidRPr="00BA4BC2" w:rsidR="00505964" w:rsidP="00705BE9" w:rsidRDefault="00505964" w14:paraId="66E9F286" w14:textId="77777777">
      <w:pPr>
        <w:rPr>
          <w:rFonts w:ascii=".applesystemui" w:hAnsi=".applesystemui"/>
        </w:rPr>
      </w:pPr>
    </w:p>
    <w:p w:rsidRPr="00A81FCC" w:rsidR="00705BE9" w:rsidP="00A81FCC" w:rsidRDefault="00A95454" w14:paraId="12E46924" w14:textId="61794049">
      <w:pPr>
        <w:pStyle w:val="a9"/>
        <w:numPr>
          <w:ilvl w:val="0"/>
          <w:numId w:val="7"/>
        </w:numPr>
        <w:rPr>
          <w:rFonts w:ascii=".applesystemui" w:hAnsi=".applesystemui"/>
        </w:rPr>
      </w:pPr>
      <w:r w:rsidRPr="00A81FCC">
        <w:rPr>
          <w:rFonts w:ascii=".applesystemui" w:hAnsi=".applesystemui"/>
          <w:color w:val="EE0000"/>
        </w:rPr>
        <w:t>Production Rules</w:t>
      </w:r>
      <w:r w:rsidRPr="00A81FCC" w:rsidR="00705BE9">
        <w:rPr>
          <w:rFonts w:ascii=".applesystemui" w:hAnsi=".applesystemui"/>
        </w:rPr>
        <w:t xml:space="preserve"> and </w:t>
      </w:r>
      <w:r w:rsidRPr="00A81FCC">
        <w:rPr>
          <w:rFonts w:ascii=".applesystemui" w:hAnsi=".applesystemui"/>
          <w:color w:val="EE0000"/>
        </w:rPr>
        <w:t>Inference Chains</w:t>
      </w:r>
    </w:p>
    <w:p w:rsidRPr="00BA4BC2" w:rsidR="00705BE9" w:rsidP="00705BE9" w:rsidRDefault="00705BE9" w14:paraId="5FA23F80" w14:textId="755E4A0C">
      <w:pPr>
        <w:rPr>
          <w:rFonts w:ascii=".applesystemui" w:hAnsi=".applesystemui"/>
        </w:rPr>
      </w:pPr>
      <w:r w:rsidRPr="00BA4BC2">
        <w:rPr>
          <w:rFonts w:ascii=".applesystemui" w:hAnsi=".applesystemui"/>
        </w:rPr>
        <w:lastRenderedPageBreak/>
        <w:t xml:space="preserve">In </w:t>
      </w:r>
      <w:r w:rsidRPr="00BA4BC2" w:rsidR="00A95454">
        <w:rPr>
          <w:rFonts w:ascii=".applesystemui" w:hAnsi=".applesystemui"/>
          <w:color w:val="EE0000"/>
        </w:rPr>
        <w:t>expert systems</w:t>
      </w:r>
      <w:r w:rsidRPr="00BA4BC2">
        <w:rPr>
          <w:rFonts w:ascii=".applesystemui" w:hAnsi=".applesystemui"/>
        </w:rPr>
        <w:t xml:space="preserve">, knowledge is usually represented in the form of </w:t>
      </w:r>
      <w:r w:rsidRPr="00BA4BC2" w:rsidR="00A95454">
        <w:rPr>
          <w:rFonts w:ascii=".applesystemui" w:hAnsi=".applesystemui"/>
          <w:color w:val="EE0000"/>
        </w:rPr>
        <w:t>production rules</w:t>
      </w:r>
      <w:r w:rsidRPr="00BA4BC2">
        <w:rPr>
          <w:rFonts w:ascii=".applesystemui" w:hAnsi=".applesystemui"/>
        </w:rPr>
        <w:t xml:space="preserve">. A </w:t>
      </w:r>
      <w:r w:rsidRPr="00BA4BC2" w:rsidR="00A95454">
        <w:rPr>
          <w:rFonts w:ascii=".applesystemui" w:hAnsi=".applesystemui"/>
          <w:color w:val="EE0000"/>
        </w:rPr>
        <w:t>production rule</w:t>
      </w:r>
      <w:r w:rsidRPr="00BA4BC2">
        <w:rPr>
          <w:rFonts w:ascii=".applesystemui" w:hAnsi=".applesystemui"/>
        </w:rPr>
        <w:t xml:space="preserve"> has an "if... then..." structure. For example, "If the sky is cloudy and the humidity is high, then it will rain,"</w:t>
      </w:r>
      <w:r w:rsidR="002A6299">
        <w:rPr>
          <w:rFonts w:hint="eastAsia" w:ascii=".applesystemui" w:hAnsi=".applesystemui"/>
        </w:rPr>
        <w:t xml:space="preserve"> (Figure 6-5)</w:t>
      </w:r>
      <w:r w:rsidRPr="00BA4BC2">
        <w:rPr>
          <w:rFonts w:ascii=".applesystemui" w:hAnsi=".applesystemui"/>
        </w:rPr>
        <w:t xml:space="preserve"> "If spring arrives, then the flowers will bloom," or "If you have a cold, then you should take cold medicine." The </w:t>
      </w:r>
      <w:r w:rsidRPr="00BA4BC2" w:rsidR="00A95454">
        <w:rPr>
          <w:rFonts w:ascii=".applesystemui" w:hAnsi=".applesystemui"/>
          <w:color w:val="EE0000"/>
        </w:rPr>
        <w:t>knowledge base</w:t>
      </w:r>
      <w:r w:rsidRPr="00BA4BC2">
        <w:rPr>
          <w:rFonts w:ascii=".applesystemui" w:hAnsi=".applesystemui"/>
        </w:rPr>
        <w:t xml:space="preserve"> is formed by listing the experience of human experts one by one using such rules.</w:t>
      </w:r>
    </w:p>
    <w:p w:rsidRPr="00BA4BC2" w:rsidR="00705BE9" w:rsidP="00705BE9" w:rsidRDefault="00705BE9" w14:paraId="6E6AFEE5" w14:textId="30BEE677">
      <w:pPr>
        <w:rPr>
          <w:rFonts w:ascii=".applesystemui" w:hAnsi=".applesystemui"/>
        </w:rPr>
      </w:pPr>
      <w:r w:rsidRPr="00BA4BC2">
        <w:rPr>
          <w:rFonts w:ascii=".applesystemui" w:hAnsi=".applesystemui"/>
        </w:rPr>
        <w:t xml:space="preserve">With a </w:t>
      </w:r>
      <w:r w:rsidRPr="00BA4BC2" w:rsidR="00A95454">
        <w:rPr>
          <w:rFonts w:ascii=".applesystemui" w:hAnsi=".applesystemui"/>
          <w:color w:val="EE0000"/>
        </w:rPr>
        <w:t>knowledge base</w:t>
      </w:r>
      <w:r w:rsidRPr="00BA4BC2">
        <w:rPr>
          <w:rFonts w:ascii=".applesystemui" w:hAnsi=".applesystemui"/>
        </w:rPr>
        <w:t xml:space="preserve"> made of </w:t>
      </w:r>
      <w:r w:rsidRPr="00BA4BC2" w:rsidR="00A95454">
        <w:rPr>
          <w:rFonts w:ascii=".applesystemui" w:hAnsi=".applesystemui"/>
          <w:color w:val="EE0000"/>
        </w:rPr>
        <w:t>production rules</w:t>
      </w:r>
      <w:r w:rsidRPr="00BA4BC2">
        <w:rPr>
          <w:rFonts w:ascii=".applesystemui" w:hAnsi=".applesystemui"/>
        </w:rPr>
        <w:t xml:space="preserve">, it's possible to perform multi-step reasoning using this knowledge. The specific method is to connect the </w:t>
      </w:r>
      <w:r w:rsidRPr="00BA4BC2" w:rsidR="00A95454">
        <w:rPr>
          <w:rFonts w:ascii=".applesystemui" w:hAnsi=".applesystemui"/>
          <w:color w:val="EE0000"/>
        </w:rPr>
        <w:t>production rules</w:t>
      </w:r>
      <w:r w:rsidRPr="00BA4BC2">
        <w:rPr>
          <w:rFonts w:ascii=".applesystemui" w:hAnsi=".applesystemui"/>
        </w:rPr>
        <w:t xml:space="preserve"> together to form an </w:t>
      </w:r>
      <w:r w:rsidRPr="00BA4BC2" w:rsidR="00A95454">
        <w:rPr>
          <w:rFonts w:ascii=".applesystemui" w:hAnsi=".applesystemui"/>
          <w:color w:val="EE0000"/>
        </w:rPr>
        <w:t>inference chain</w:t>
      </w:r>
      <w:r w:rsidRPr="00BA4BC2">
        <w:rPr>
          <w:rFonts w:ascii=".applesystemui" w:hAnsi=".applesystemui"/>
        </w:rPr>
        <w:t xml:space="preserve"> until we get the answer we need. For example, suppose the </w:t>
      </w:r>
      <w:r w:rsidRPr="00BA4BC2" w:rsidR="00A95454">
        <w:rPr>
          <w:rFonts w:ascii=".applesystemui" w:hAnsi=".applesystemui"/>
          <w:color w:val="EE0000"/>
        </w:rPr>
        <w:t>knowledge base</w:t>
      </w:r>
      <w:r w:rsidRPr="00BA4BC2">
        <w:rPr>
          <w:rFonts w:ascii=".applesystemui" w:hAnsi=".applesystemui"/>
        </w:rPr>
        <w:t xml:space="preserve"> contains the following three rules:</w:t>
      </w:r>
    </w:p>
    <w:p w:rsidRPr="00BA4BC2" w:rsidR="00705BE9" w:rsidP="00705BE9" w:rsidRDefault="00705BE9" w14:paraId="19C17887" w14:textId="77777777">
      <w:pPr>
        <w:rPr>
          <w:rFonts w:ascii=".applesystemui" w:hAnsi=".applesystemui"/>
        </w:rPr>
      </w:pPr>
      <w:r w:rsidRPr="00BA4BC2">
        <w:rPr>
          <w:rFonts w:ascii=".applesystemui" w:hAnsi=".applesystemui"/>
        </w:rPr>
        <w:t>(1) "If the sky is cloudy and the humidity is high, then it will rain."</w:t>
      </w:r>
    </w:p>
    <w:p w:rsidRPr="00BA4BC2" w:rsidR="00705BE9" w:rsidP="00705BE9" w:rsidRDefault="00705BE9" w14:paraId="2E3984B9" w14:textId="77777777">
      <w:pPr>
        <w:rPr>
          <w:rFonts w:ascii=".applesystemui" w:hAnsi=".applesystemui"/>
        </w:rPr>
      </w:pPr>
      <w:r w:rsidRPr="00BA4BC2">
        <w:rPr>
          <w:rFonts w:ascii=".applesystemui" w:hAnsi=".applesystemui"/>
        </w:rPr>
        <w:t>(2) "If it rains, then the river will swell."</w:t>
      </w:r>
    </w:p>
    <w:p w:rsidRPr="00BA4BC2" w:rsidR="00705BE9" w:rsidP="00705BE9" w:rsidRDefault="00705BE9" w14:paraId="6FA57117" w14:textId="77777777">
      <w:pPr>
        <w:rPr>
          <w:rFonts w:ascii=".applesystemui" w:hAnsi=".applesystemui"/>
        </w:rPr>
      </w:pPr>
      <w:r w:rsidRPr="00BA4BC2">
        <w:rPr>
          <w:rFonts w:ascii=".applesystemui" w:hAnsi=".applesystemui"/>
        </w:rPr>
        <w:t>(3) "If the river swells, then it might flood houses."</w:t>
      </w:r>
    </w:p>
    <w:p w:rsidR="00705BE9" w:rsidP="00705BE9" w:rsidRDefault="00705BE9" w14:paraId="38F06EED" w14:textId="38F4A0AF">
      <w:pPr>
        <w:rPr>
          <w:rFonts w:ascii=".applesystemui" w:hAnsi=".applesystemui"/>
        </w:rPr>
      </w:pPr>
      <w:r w:rsidRPr="00BA4BC2">
        <w:rPr>
          <w:rFonts w:ascii=".applesystemui" w:hAnsi=".applesystemui"/>
        </w:rPr>
        <w:t xml:space="preserve">Through these rules, the </w:t>
      </w:r>
      <w:r w:rsidRPr="00BA4BC2" w:rsidR="00A95454">
        <w:rPr>
          <w:rFonts w:ascii=".applesystemui" w:hAnsi=".applesystemui"/>
          <w:color w:val="EE0000"/>
        </w:rPr>
        <w:t>expert system</w:t>
      </w:r>
      <w:r w:rsidRPr="00BA4BC2">
        <w:rPr>
          <w:rFonts w:ascii=".applesystemui" w:hAnsi=".applesystemui"/>
        </w:rPr>
        <w:t xml:space="preserve"> can deduce the conclusion that "houses might be flooded" from the fact that "the sky is cloudy and the humidity is high"</w:t>
      </w:r>
      <w:r w:rsidR="000C0B47">
        <w:rPr>
          <w:rFonts w:hint="eastAsia" w:ascii=".applesystemui" w:hAnsi=".applesystemui"/>
        </w:rPr>
        <w:t xml:space="preserve"> (Figure 6-6).</w:t>
      </w:r>
      <w:r w:rsidRPr="00BA4BC2">
        <w:rPr>
          <w:rFonts w:ascii=".applesystemui" w:hAnsi=".applesystemui"/>
        </w:rPr>
        <w:t xml:space="preserve"> Of course, this is just the most basic principle of reasoning. The actual process must consider various complex factors, such as the probability of events, rule conflicts, and missing knowledge. Handling these issues is not easy and requires careful design of the </w:t>
      </w:r>
      <w:r w:rsidRPr="00BA4BC2" w:rsidR="00A95454">
        <w:rPr>
          <w:rFonts w:ascii=".applesystemui" w:hAnsi=".applesystemui"/>
          <w:color w:val="EE0000"/>
        </w:rPr>
        <w:t>inference engine</w:t>
      </w:r>
      <w:r w:rsidRPr="00BA4BC2">
        <w:rPr>
          <w:rFonts w:ascii=".applesystemui" w:hAnsi=".applesystemui"/>
        </w:rPr>
        <w:t>.</w:t>
      </w:r>
    </w:p>
    <w:p w:rsidRPr="00BA4BC2" w:rsidR="00505964" w:rsidP="00705BE9" w:rsidRDefault="00505964" w14:paraId="722DB9A7" w14:textId="77777777">
      <w:pPr>
        <w:rPr>
          <w:rFonts w:ascii=".applesystemui" w:hAnsi=".applesystemui"/>
        </w:rPr>
      </w:pPr>
    </w:p>
    <w:p w:rsidRPr="00A81FCC" w:rsidR="00705BE9" w:rsidP="00A81FCC" w:rsidRDefault="00705BE9" w14:paraId="7ADC3F67" w14:textId="4479CF4D">
      <w:pPr>
        <w:pStyle w:val="a9"/>
        <w:numPr>
          <w:ilvl w:val="0"/>
          <w:numId w:val="7"/>
        </w:numPr>
        <w:rPr>
          <w:rFonts w:ascii=".applesystemui" w:hAnsi=".applesystemui"/>
        </w:rPr>
      </w:pPr>
      <w:r w:rsidRPr="00A81FCC">
        <w:rPr>
          <w:rFonts w:ascii=".applesystemui" w:hAnsi=".applesystemui"/>
        </w:rPr>
        <w:t xml:space="preserve">Applications of </w:t>
      </w:r>
      <w:r w:rsidRPr="00A81FCC" w:rsidR="00A95454">
        <w:rPr>
          <w:rFonts w:ascii=".applesystemui" w:hAnsi=".applesystemui"/>
          <w:color w:val="EE0000"/>
        </w:rPr>
        <w:t>Expert Systems</w:t>
      </w:r>
    </w:p>
    <w:p w:rsidRPr="00BA4BC2" w:rsidR="00705BE9" w:rsidP="00705BE9" w:rsidRDefault="00A95454" w14:paraId="6E79534B" w14:textId="4EEE1242">
      <w:pPr>
        <w:rPr>
          <w:rFonts w:ascii=".applesystemui" w:hAnsi=".applesystemui"/>
        </w:rPr>
      </w:pPr>
      <w:r w:rsidRPr="00BA4BC2">
        <w:rPr>
          <w:rFonts w:ascii=".applesystemui" w:hAnsi=".applesystemui"/>
          <w:color w:val="EE0000"/>
        </w:rPr>
        <w:t>Expert systems</w:t>
      </w:r>
      <w:r w:rsidRPr="00BA4BC2" w:rsidR="00705BE9">
        <w:rPr>
          <w:rFonts w:ascii=".applesystemui" w:hAnsi=".applesystemui"/>
        </w:rPr>
        <w:t xml:space="preserve"> have been widely used in many fields, especially those that require specialized knowledge. Here are some areas where </w:t>
      </w:r>
      <w:r w:rsidRPr="00BA4BC2">
        <w:rPr>
          <w:rFonts w:ascii=".applesystemui" w:hAnsi=".applesystemui"/>
          <w:color w:val="EE0000"/>
        </w:rPr>
        <w:t>expert systems</w:t>
      </w:r>
      <w:r w:rsidRPr="00BA4BC2" w:rsidR="00705BE9">
        <w:rPr>
          <w:rFonts w:ascii=".applesystemui" w:hAnsi=".applesystemui"/>
        </w:rPr>
        <w:t xml:space="preserve"> are applied.</w:t>
      </w:r>
    </w:p>
    <w:p w:rsidRPr="00BA4BC2" w:rsidR="00705BE9" w:rsidP="00705BE9" w:rsidRDefault="00705BE9" w14:paraId="3F7D4E45" w14:textId="7DE4D9CE">
      <w:pPr>
        <w:rPr>
          <w:rFonts w:ascii=".applesystemui" w:hAnsi=".applesystemui"/>
        </w:rPr>
      </w:pPr>
      <w:r w:rsidRPr="00BA4BC2">
        <w:rPr>
          <w:rFonts w:ascii=".applesystemui" w:hAnsi=".applesystemui"/>
        </w:rPr>
        <w:t xml:space="preserve">(1) Medical Diagnosis. </w:t>
      </w:r>
      <w:r w:rsidRPr="00BA4BC2" w:rsidR="00A95454">
        <w:rPr>
          <w:rFonts w:ascii=".applesystemui" w:hAnsi=".applesystemui"/>
          <w:color w:val="EE0000"/>
        </w:rPr>
        <w:t>Expert systems</w:t>
      </w:r>
      <w:r w:rsidRPr="00BA4BC2">
        <w:rPr>
          <w:rFonts w:ascii=".applesystemui" w:hAnsi=".applesystemui"/>
        </w:rPr>
        <w:t xml:space="preserve"> can help doctors diagnose diseases. By inputting a patient's symptoms and medical history, the system can provide a diagnosis based on its </w:t>
      </w:r>
      <w:r w:rsidRPr="00BA4BC2" w:rsidR="00A95454">
        <w:rPr>
          <w:rFonts w:ascii=".applesystemui" w:hAnsi=".applesystemui"/>
          <w:color w:val="EE0000"/>
        </w:rPr>
        <w:t>knowledge base</w:t>
      </w:r>
      <w:r w:rsidRPr="00BA4BC2">
        <w:rPr>
          <w:rFonts w:ascii=".applesystemui" w:hAnsi=".applesystemui"/>
        </w:rPr>
        <w:t xml:space="preserve"> and recommend further tests or treatment plans. For example, the well-known MYCIN system was an early medical diagnosis </w:t>
      </w:r>
      <w:r w:rsidRPr="00BA4BC2" w:rsidR="00A95454">
        <w:rPr>
          <w:rFonts w:ascii=".applesystemui" w:hAnsi=".applesystemui"/>
          <w:color w:val="EE0000"/>
        </w:rPr>
        <w:t>expert system</w:t>
      </w:r>
      <w:r w:rsidRPr="00BA4BC2">
        <w:rPr>
          <w:rFonts w:ascii=".applesystemui" w:hAnsi=".applesystemui"/>
        </w:rPr>
        <w:t xml:space="preserve"> designed to assist in treating blood infections.</w:t>
      </w:r>
    </w:p>
    <w:p w:rsidRPr="00BA4BC2" w:rsidR="00705BE9" w:rsidP="00705BE9" w:rsidRDefault="00705BE9" w14:paraId="453087CE" w14:textId="6EBADAE6">
      <w:pPr>
        <w:rPr>
          <w:rFonts w:ascii=".applesystemui" w:hAnsi=".applesystemui"/>
        </w:rPr>
      </w:pPr>
      <w:r w:rsidRPr="00BA4BC2">
        <w:rPr>
          <w:rFonts w:ascii=".applesystemui" w:hAnsi=".applesystemui"/>
        </w:rPr>
        <w:t xml:space="preserve">(2) Equipment Maintenance. In the industrial sector, </w:t>
      </w:r>
      <w:r w:rsidRPr="00BA4BC2" w:rsidR="00A95454">
        <w:rPr>
          <w:rFonts w:ascii=".applesystemui" w:hAnsi=".applesystemui"/>
          <w:color w:val="EE0000"/>
        </w:rPr>
        <w:t>expert systems</w:t>
      </w:r>
      <w:r w:rsidRPr="00BA4BC2">
        <w:rPr>
          <w:rFonts w:ascii=".applesystemui" w:hAnsi=".applesystemui"/>
        </w:rPr>
        <w:t xml:space="preserve"> are used to monitor and maintain complex equipment. For instance, some factories use them to check the operational status of equipment, predict potential failures, and provide maintenance suggestions. These systems can significantly reduce equipment downtime and lower repair costs.</w:t>
      </w:r>
    </w:p>
    <w:p w:rsidRPr="00BA4BC2" w:rsidR="00705BE9" w:rsidP="00705BE9" w:rsidRDefault="00705BE9" w14:paraId="71D6C266" w14:textId="0C61A9B4">
      <w:pPr>
        <w:rPr>
          <w:rFonts w:ascii=".applesystemui" w:hAnsi=".applesystemui"/>
        </w:rPr>
      </w:pPr>
      <w:r w:rsidRPr="00BA4BC2">
        <w:rPr>
          <w:rFonts w:ascii=".applesystemui" w:hAnsi=".applesystemui"/>
        </w:rPr>
        <w:t xml:space="preserve">(3) Agricultural Management. </w:t>
      </w:r>
      <w:r w:rsidRPr="00BA4BC2" w:rsidR="00A95454">
        <w:rPr>
          <w:rFonts w:ascii=".applesystemui" w:hAnsi=".applesystemui"/>
          <w:color w:val="EE0000"/>
        </w:rPr>
        <w:t>Expert systems</w:t>
      </w:r>
      <w:r w:rsidRPr="00BA4BC2">
        <w:rPr>
          <w:rFonts w:ascii=".applesystemui" w:hAnsi=".applesystemui"/>
        </w:rPr>
        <w:t xml:space="preserve"> are also applied in agriculture, such as </w:t>
      </w:r>
      <w:r w:rsidRPr="00BA4BC2">
        <w:rPr>
          <w:rFonts w:ascii=".applesystemui" w:hAnsi=".applesystemui"/>
        </w:rPr>
        <w:lastRenderedPageBreak/>
        <w:t>helping farmers choose the best planting times or recommending appropriate pesticide amounts. By analyzing weather data, soil conditions, and crop growth, these systems provide scientific planting advice to improve crop yield and quality.</w:t>
      </w:r>
    </w:p>
    <w:p w:rsidR="00505964" w:rsidP="00505964" w:rsidRDefault="00505964" w14:paraId="0B759007" w14:textId="77777777">
      <w:pPr>
        <w:rPr>
          <w:rFonts w:ascii=".applesystemui" w:hAnsi=".applesystemui"/>
        </w:rPr>
      </w:pPr>
    </w:p>
    <w:p w:rsidRPr="00BA4BC2" w:rsidR="00705BE9" w:rsidP="00505964" w:rsidRDefault="00505964" w14:paraId="56ECB7B8" w14:textId="6DA91AC9">
      <w:pPr>
        <w:rPr>
          <w:rFonts w:ascii=".applesystemui" w:hAnsi=".applesystemui"/>
        </w:rPr>
      </w:pPr>
      <w:r>
        <w:rPr>
          <w:rFonts w:hint="eastAsia" w:ascii=".applesystemui" w:hAnsi=".applesystemui"/>
        </w:rPr>
        <w:t xml:space="preserve">4) </w:t>
      </w:r>
      <w:r w:rsidRPr="00BA4BC2" w:rsidR="00705BE9">
        <w:rPr>
          <w:rFonts w:ascii=".applesystemui" w:hAnsi=".applesystemui"/>
        </w:rPr>
        <w:t xml:space="preserve">Flaws of </w:t>
      </w:r>
      <w:r w:rsidRPr="00BA4BC2" w:rsidR="00A95454">
        <w:rPr>
          <w:rFonts w:ascii=".applesystemui" w:hAnsi=".applesystemui"/>
          <w:color w:val="EE0000"/>
        </w:rPr>
        <w:t>Expert Systems</w:t>
      </w:r>
    </w:p>
    <w:p w:rsidRPr="00BA4BC2" w:rsidR="00705BE9" w:rsidP="00705BE9" w:rsidRDefault="00705BE9" w14:paraId="5250E0A4" w14:textId="5E3FC7A4">
      <w:pPr>
        <w:rPr>
          <w:rFonts w:ascii=".applesystemui" w:hAnsi=".applesystemui"/>
        </w:rPr>
      </w:pPr>
      <w:r w:rsidRPr="00BA4BC2">
        <w:rPr>
          <w:rFonts w:ascii=".applesystemui" w:hAnsi=".applesystemui"/>
        </w:rPr>
        <w:t xml:space="preserve">Compared to </w:t>
      </w:r>
      <w:r w:rsidRPr="00BA4BC2" w:rsidR="00A95454">
        <w:rPr>
          <w:rFonts w:ascii=".applesystemui" w:hAnsi=".applesystemui"/>
          <w:color w:val="EE0000"/>
        </w:rPr>
        <w:t>artificial intelligence</w:t>
      </w:r>
      <w:r w:rsidRPr="00BA4BC2">
        <w:rPr>
          <w:rFonts w:ascii=".applesystemui" w:hAnsi=".applesystemui"/>
        </w:rPr>
        <w:t xml:space="preserve"> systems based on general knowledge, </w:t>
      </w:r>
      <w:r w:rsidRPr="00BA4BC2" w:rsidR="00A95454">
        <w:rPr>
          <w:rFonts w:ascii=".applesystemui" w:hAnsi=".applesystemui"/>
          <w:color w:val="EE0000"/>
        </w:rPr>
        <w:t>expert systems</w:t>
      </w:r>
      <w:r w:rsidRPr="00BA4BC2">
        <w:rPr>
          <w:rFonts w:ascii=".applesystemui" w:hAnsi=".applesystemui"/>
        </w:rPr>
        <w:t xml:space="preserve"> based on empirical knowledge perform better at solving real-world problems, but they also have their own limitations. First, knowledge acquisition is a very time-consuming process that requires organizing experts to sort through and articulate their knowledge.</w:t>
      </w:r>
    </w:p>
    <w:p w:rsidR="00705BE9" w:rsidP="00705BE9" w:rsidRDefault="00705BE9" w14:paraId="03C6C268" w14:textId="563D19BC">
      <w:pPr>
        <w:rPr>
          <w:rFonts w:ascii=".applesystemui" w:hAnsi=".applesystemui"/>
        </w:rPr>
      </w:pPr>
      <w:r w:rsidRPr="00BA4BC2">
        <w:rPr>
          <w:rFonts w:ascii=".applesystemui" w:hAnsi=".applesystemui"/>
        </w:rPr>
        <w:t xml:space="preserve">Furthermore, maintaining the </w:t>
      </w:r>
      <w:r w:rsidRPr="00BA4BC2" w:rsidR="00A95454">
        <w:rPr>
          <w:rFonts w:ascii=".applesystemui" w:hAnsi=".applesystemui"/>
          <w:color w:val="EE0000"/>
        </w:rPr>
        <w:t>knowledge base</w:t>
      </w:r>
      <w:r w:rsidRPr="00BA4BC2">
        <w:rPr>
          <w:rFonts w:ascii=".applesystemui" w:hAnsi=".applesystemui"/>
        </w:rPr>
        <w:t xml:space="preserve"> is a huge challenge. To remain effective, the </w:t>
      </w:r>
      <w:r w:rsidRPr="00BA4BC2" w:rsidR="00A95454">
        <w:rPr>
          <w:rFonts w:ascii=".applesystemui" w:hAnsi=".applesystemui"/>
          <w:color w:val="EE0000"/>
        </w:rPr>
        <w:t>knowledge base</w:t>
      </w:r>
      <w:r w:rsidRPr="00BA4BC2">
        <w:rPr>
          <w:rFonts w:ascii=".applesystemui" w:hAnsi=".applesystemui"/>
        </w:rPr>
        <w:t xml:space="preserve"> needs to be constantly updated as new knowledge emerges. This not only increases the system's complexity but also raises maintenance costs. For instance, knowledge in the medical field updates very quickly. A medical diagnosis system needs to continuously absorb the latest medical research findings to maintain the accuracy of its diagnoses. How to handle conflicts between old and new knowledge during the update process is a significant challenge.</w:t>
      </w:r>
    </w:p>
    <w:p w:rsidR="00F176AE" w:rsidP="00705BE9" w:rsidRDefault="00F176AE" w14:paraId="3A4902E6" w14:textId="77777777">
      <w:pPr>
        <w:rPr>
          <w:rFonts w:ascii=".applesystemui" w:hAnsi=".applesystemui"/>
        </w:rPr>
      </w:pPr>
    </w:p>
    <w:p w:rsidRPr="00EF1795" w:rsidR="00F176AE" w:rsidP="00705BE9" w:rsidRDefault="00F176AE" w14:paraId="29A60D49" w14:textId="515A1D41">
      <w:pPr>
        <w:rPr>
          <w:rFonts w:hint="eastAsia" w:ascii=".applesystemui" w:hAnsi=".applesystemui"/>
          <w:b/>
          <w:bCs/>
        </w:rPr>
      </w:pPr>
      <w:r w:rsidRPr="00EF1795">
        <w:rPr>
          <w:rFonts w:hint="eastAsia" w:ascii=".applesystemui" w:hAnsi=".applesystemui"/>
          <w:b/>
          <w:bCs/>
        </w:rPr>
        <w:t>Summary</w:t>
      </w:r>
    </w:p>
    <w:p w:rsidRPr="00F176AE" w:rsidR="00F176AE" w:rsidP="00F176AE" w:rsidRDefault="00F176AE" w14:paraId="4C3F9F3D" w14:textId="695B3403">
      <w:pPr>
        <w:rPr>
          <w:rFonts w:ascii=".applesystemui" w:hAnsi=".applesystemui"/>
        </w:rPr>
      </w:pPr>
      <w:r w:rsidRPr="00F176AE">
        <w:rPr>
          <w:rFonts w:ascii=".applesystemui" w:hAnsi=".applesystemui"/>
        </w:rPr>
        <w:t xml:space="preserve">Teaching machines knowledge to imbue them with human-like reasoning and decision-making capabilities was a foundational approach in the early stages of artificial intelligence. While this </w:t>
      </w:r>
      <w:r w:rsidRPr="00F176AE">
        <w:rPr>
          <w:rFonts w:ascii=".applesystemui" w:hAnsi=".applesystemui"/>
          <w:color w:val="EE0000"/>
        </w:rPr>
        <w:t>knowledge-</w:t>
      </w:r>
      <w:r w:rsidRPr="00D334FC" w:rsidR="00D334FC">
        <w:rPr>
          <w:rFonts w:hint="eastAsia" w:ascii=".applesystemui" w:hAnsi=".applesystemui"/>
          <w:color w:val="EE0000"/>
        </w:rPr>
        <w:t>based</w:t>
      </w:r>
      <w:r w:rsidRPr="00F176AE">
        <w:rPr>
          <w:rFonts w:ascii=".applesystemui" w:hAnsi=".applesystemui"/>
        </w:rPr>
        <w:t xml:space="preserve"> method offers strong </w:t>
      </w:r>
      <w:r w:rsidRPr="00D334FC" w:rsidR="00D334FC">
        <w:rPr>
          <w:rFonts w:ascii=".applesystemui" w:hAnsi=".applesystemui"/>
          <w:color w:val="EE0000"/>
        </w:rPr>
        <w:t>interpretability</w:t>
      </w:r>
      <w:r w:rsidRPr="00F176AE">
        <w:rPr>
          <w:rFonts w:ascii=".applesystemui" w:hAnsi=".applesystemui"/>
        </w:rPr>
        <w:t xml:space="preserve"> and </w:t>
      </w:r>
      <w:r w:rsidRPr="00D334FC" w:rsidR="00D334FC">
        <w:rPr>
          <w:rFonts w:ascii=".applesystemui" w:hAnsi=".applesystemui"/>
          <w:color w:val="EE0000"/>
        </w:rPr>
        <w:t>controllability</w:t>
      </w:r>
      <w:r w:rsidRPr="00F176AE">
        <w:rPr>
          <w:rFonts w:ascii=".applesystemui" w:hAnsi=".applesystemui"/>
        </w:rPr>
        <w:t>, it struggles to handle highly complex and dynamically changing real-world scenarios. More importantly, knowledge-based methods are inherently unable to surpass the limits of human knowledge.</w:t>
      </w:r>
    </w:p>
    <w:p w:rsidRPr="00F176AE" w:rsidR="00F176AE" w:rsidP="00F176AE" w:rsidRDefault="00F176AE" w14:paraId="3FCCC75E" w14:textId="77777777">
      <w:pPr>
        <w:rPr>
          <w:rFonts w:ascii=".applesystemui" w:hAnsi=".applesystemui"/>
        </w:rPr>
      </w:pPr>
      <w:r w:rsidRPr="00F176AE">
        <w:rPr>
          <w:rFonts w:ascii=".applesystemui" w:hAnsi=".applesystemui"/>
        </w:rPr>
        <w:t>As technology has advanced, awareness of this limitation has grown, prompting exploration into a path of machine self-learning. Newer machine learning methods can autonomously acquire knowledge from data, thereby breaking through the confines of human knowledge and opening new doors for artificial intelligence.</w:t>
      </w:r>
    </w:p>
    <w:p w:rsidRPr="00F176AE" w:rsidR="00F176AE" w:rsidP="00F176AE" w:rsidRDefault="00F176AE" w14:paraId="2E0943AE" w14:textId="77777777">
      <w:pPr>
        <w:rPr>
          <w:rFonts w:ascii=".applesystemui" w:hAnsi=".applesystemui"/>
        </w:rPr>
      </w:pPr>
      <w:r w:rsidRPr="00F176AE">
        <w:rPr>
          <w:rFonts w:ascii=".applesystemui" w:hAnsi=".applesystemui"/>
        </w:rPr>
        <w:t>Nevertheless, many domains lack such vast amounts of data and must rely on the guidance of human knowledge, making the knowledge-based approach the only viable option. Furthermore, for application scenarios requiring high reliability, such as healthcare and aerospace, knowledge-based artificial intelligence methods continue to hold significant importance.</w:t>
      </w:r>
    </w:p>
    <w:p w:rsidRPr="00F176AE" w:rsidR="00F176AE" w:rsidP="00705BE9" w:rsidRDefault="00F176AE" w14:paraId="785B161A" w14:textId="77777777">
      <w:pPr>
        <w:rPr>
          <w:rFonts w:hint="eastAsia" w:ascii=".applesystemui" w:hAnsi=".applesystemui"/>
        </w:rPr>
      </w:pPr>
    </w:p>
    <w:p w:rsidRPr="00BA4BC2" w:rsidR="00705BE9" w:rsidP="00705BE9" w:rsidRDefault="00B36717" w14:paraId="7B1CC68D" w14:textId="77777777">
      <w:pPr>
        <w:rPr>
          <w:rFonts w:ascii=".applesystemui" w:hAnsi=".applesystemui"/>
        </w:rPr>
      </w:pPr>
      <w:r w:rsidRPr="00BA4BC2">
        <w:rPr>
          <w:rFonts w:ascii=".applesystemui" w:hAnsi=".applesystemui"/>
        </w:rPr>
        <w:lastRenderedPageBreak/>
        <w:pict w14:anchorId="3E1D2FA0">
          <v:rect id="_x0000_i1028" style="width:0;height:1.5pt" o:hr="t" o:hrstd="t" o:hrnoshade="t" o:hralign="center" fillcolor="#1b1c1d" stroked="f"/>
        </w:pict>
      </w:r>
    </w:p>
    <w:p w:rsidRPr="00BA4BC2" w:rsidR="00705BE9" w:rsidP="00705BE9" w:rsidRDefault="00705BE9" w14:paraId="19FA06F6" w14:textId="6AE74861">
      <w:pPr>
        <w:rPr>
          <w:rFonts w:ascii=".applesystemui" w:hAnsi=".applesystemui"/>
        </w:rPr>
      </w:pPr>
      <w:r w:rsidRPr="00BA4BC2">
        <w:rPr>
          <w:rFonts w:ascii=".applesystemui" w:hAnsi=".applesystemui"/>
          <w:b/>
          <w:bCs/>
        </w:rPr>
        <w:t>Figure Captions</w:t>
      </w:r>
    </w:p>
    <w:p w:rsidRPr="00BA4BC2" w:rsidR="00705BE9" w:rsidP="00D334FC" w:rsidRDefault="00705BE9" w14:paraId="27E9C909" w14:textId="77777777">
      <w:pPr>
        <w:rPr>
          <w:rFonts w:ascii=".applesystemui" w:hAnsi=".applesystemui"/>
        </w:rPr>
      </w:pPr>
      <w:r w:rsidRPr="00BA4BC2">
        <w:rPr>
          <w:rFonts w:ascii=".applesystemui" w:hAnsi=".applesystemui"/>
          <w:b/>
          <w:bCs/>
        </w:rPr>
        <w:t>Figure 6-1:</w:t>
      </w:r>
      <w:r w:rsidRPr="00BA4BC2">
        <w:rPr>
          <w:rFonts w:ascii=".applesystemui" w:hAnsi=".applesystemui"/>
        </w:rPr>
        <w:t xml:space="preserve"> Illustrates the concepts of fluid intelligence (represented by a robot solving a puzzle) and crystallized intelligence (represented by a robot reading books).</w:t>
      </w:r>
    </w:p>
    <w:p w:rsidR="00705BE9" w:rsidP="00D334FC" w:rsidRDefault="00705BE9" w14:paraId="4ED2248D" w14:textId="2A73FDD4">
      <w:pPr>
        <w:rPr>
          <w:rFonts w:ascii=".applesystemui" w:hAnsi=".applesystemui"/>
        </w:rPr>
      </w:pPr>
      <w:r w:rsidRPr="00BA4BC2">
        <w:rPr>
          <w:rFonts w:ascii=".applesystemui" w:hAnsi=".applesystemui"/>
          <w:b/>
          <w:bCs/>
        </w:rPr>
        <w:t>Figure 6-2:</w:t>
      </w:r>
      <w:r w:rsidRPr="00BA4BC2">
        <w:rPr>
          <w:rFonts w:ascii=".applesystemui" w:hAnsi=".applesystemui"/>
        </w:rPr>
        <w:t xml:space="preserve"> Shows the five </w:t>
      </w:r>
      <w:r w:rsidRPr="00AA3594" w:rsidR="00AA3594">
        <w:rPr>
          <w:rFonts w:ascii=".applesystemui" w:hAnsi=".applesystemui"/>
          <w:color w:val="EE0000"/>
        </w:rPr>
        <w:t>axiom</w:t>
      </w:r>
      <w:r w:rsidRPr="00BA4BC2">
        <w:rPr>
          <w:rFonts w:ascii=".applesystemui" w:hAnsi=".applesystemui"/>
        </w:rPr>
        <w:t>s of Euclidean geometry.</w:t>
      </w:r>
    </w:p>
    <w:p w:rsidRPr="00BA4BC2" w:rsidR="00B36717" w:rsidP="00D334FC" w:rsidRDefault="00B36717" w14:paraId="0112EF30" w14:textId="4835772D">
      <w:pPr>
        <w:rPr>
          <w:rFonts w:ascii=".applesystemui" w:hAnsi=".applesystemui"/>
        </w:rPr>
      </w:pPr>
      <w:r w:rsidRPr="00B36717">
        <w:rPr>
          <w:rFonts w:ascii=".applesystemui" w:hAnsi=".applesystemui"/>
        </w:rPr>
        <w:t>Note: ① A straight line may be drawn from any one point to any other point. ② A finite straight line can be produced continuously in a straight line. ③ A circle may be described with any center and radius. ④ All right angles are equal to one another. ⑤ If a straight line falling on two straight lines makes the interior angles on the same side less than two right angles, the two straight lines, if produced indefinitely, meet on that side on which are the angles less than the two right angles.</w:t>
      </w:r>
    </w:p>
    <w:p w:rsidRPr="00BA4BC2" w:rsidR="00705BE9" w:rsidP="00D334FC" w:rsidRDefault="00705BE9" w14:paraId="6ED11D98" w14:textId="560C3F8F">
      <w:pPr>
        <w:rPr>
          <w:rFonts w:ascii=".applesystemui" w:hAnsi=".applesystemui"/>
        </w:rPr>
      </w:pPr>
      <w:r w:rsidRPr="00BA4BC2">
        <w:rPr>
          <w:rFonts w:ascii=".applesystemui" w:hAnsi=".applesystemui"/>
          <w:b/>
          <w:bCs/>
        </w:rPr>
        <w:t>Figure 6-3:</w:t>
      </w:r>
      <w:r w:rsidRPr="00BA4BC2">
        <w:rPr>
          <w:rFonts w:ascii=".applesystemui" w:hAnsi=".applesystemui"/>
        </w:rPr>
        <w:t xml:space="preserve"> </w:t>
      </w:r>
      <w:r w:rsidRPr="00BA4BC2">
        <w:rPr>
          <w:rFonts w:ascii=".applesystemui" w:hAnsi=".applesystemui"/>
          <w:i/>
          <w:iCs/>
        </w:rPr>
        <w:t>Principia Mathematica</w:t>
      </w:r>
      <w:r w:rsidRPr="00BA4BC2">
        <w:rPr>
          <w:rFonts w:ascii=".applesystemui" w:hAnsi=".applesystemui"/>
        </w:rPr>
        <w:t xml:space="preserve"> by Whitehead and Russell.</w:t>
      </w:r>
    </w:p>
    <w:p w:rsidRPr="00BA4BC2" w:rsidR="00705BE9" w:rsidP="00D334FC" w:rsidRDefault="00705BE9" w14:paraId="67695165" w14:textId="068C790B">
      <w:pPr>
        <w:rPr>
          <w:rFonts w:hint="eastAsia" w:ascii=".applesystemui" w:hAnsi=".applesystemui"/>
        </w:rPr>
      </w:pPr>
      <w:r w:rsidRPr="00BA4BC2">
        <w:rPr>
          <w:rFonts w:ascii=".applesystemui" w:hAnsi=".applesystemui"/>
          <w:b/>
          <w:bCs/>
        </w:rPr>
        <w:t>Figure 6-4:</w:t>
      </w:r>
      <w:r w:rsidRPr="00BA4BC2">
        <w:rPr>
          <w:rFonts w:ascii=".applesystemui" w:hAnsi=".applesystemui"/>
        </w:rPr>
        <w:t xml:space="preserve"> An expert system</w:t>
      </w:r>
      <w:r w:rsidR="004E5DD4">
        <w:rPr>
          <w:rFonts w:hint="eastAsia" w:ascii=".applesystemui" w:hAnsi=".applesystemui"/>
        </w:rPr>
        <w:t>.</w:t>
      </w:r>
    </w:p>
    <w:p w:rsidRPr="00BA4BC2" w:rsidR="00705BE9" w:rsidP="00D334FC" w:rsidRDefault="00705BE9" w14:paraId="4E646F39" w14:textId="3D238A6F">
      <w:pPr>
        <w:rPr>
          <w:rFonts w:hint="eastAsia" w:ascii=".applesystemui" w:hAnsi=".applesystemui"/>
        </w:rPr>
      </w:pPr>
      <w:r w:rsidRPr="00BA4BC2">
        <w:rPr>
          <w:rFonts w:ascii=".applesystemui" w:hAnsi=".applesystemui"/>
          <w:b/>
          <w:bCs/>
        </w:rPr>
        <w:t>Figure 6-5:</w:t>
      </w:r>
      <w:r w:rsidRPr="00BA4BC2">
        <w:rPr>
          <w:rFonts w:ascii=".applesystemui" w:hAnsi=".applesystemui"/>
        </w:rPr>
        <w:t xml:space="preserve"> An example of a production rule</w:t>
      </w:r>
      <w:r w:rsidR="004E5DD4">
        <w:rPr>
          <w:rFonts w:hint="eastAsia" w:ascii=".applesystemui" w:hAnsi=".applesystemui"/>
        </w:rPr>
        <w:t>.</w:t>
      </w:r>
    </w:p>
    <w:p w:rsidRPr="00BA4BC2" w:rsidR="00705BE9" w:rsidP="00D334FC" w:rsidRDefault="00705BE9" w14:paraId="7E0BCE3F" w14:textId="100E7229">
      <w:pPr>
        <w:rPr>
          <w:rFonts w:ascii=".applesystemui" w:hAnsi=".applesystemui"/>
        </w:rPr>
      </w:pPr>
      <w:r w:rsidRPr="00BA4BC2">
        <w:rPr>
          <w:rFonts w:ascii=".applesystemui" w:hAnsi=".applesystemui"/>
          <w:b/>
          <w:bCs/>
        </w:rPr>
        <w:t>Figure 6-6:</w:t>
      </w:r>
      <w:r w:rsidRPr="00BA4BC2">
        <w:rPr>
          <w:rFonts w:ascii=".applesystemui" w:hAnsi=".applesystemui"/>
        </w:rPr>
        <w:t xml:space="preserve"> </w:t>
      </w:r>
      <w:r w:rsidR="00FF7DED">
        <w:rPr>
          <w:rFonts w:hint="eastAsia" w:ascii=".applesystemui" w:hAnsi=".applesystemui"/>
        </w:rPr>
        <w:t>Connecting rules</w:t>
      </w:r>
      <w:r w:rsidRPr="00BA4BC2">
        <w:rPr>
          <w:rFonts w:ascii=".applesystemui" w:hAnsi=".applesystemui"/>
        </w:rPr>
        <w:t xml:space="preserve"> to form a multi-step inference chain.</w:t>
      </w:r>
    </w:p>
    <w:p w:rsidRPr="00BA4BC2" w:rsidR="001B0A95" w:rsidP="00705BE9" w:rsidRDefault="001B0A95" w14:paraId="6C788A90" w14:textId="77777777">
      <w:pPr>
        <w:rPr>
          <w:rFonts w:ascii=".applesystemui" w:hAnsi=".applesystemui"/>
        </w:rPr>
      </w:pPr>
    </w:p>
    <w:sectPr w:rsidRPr="00BA4BC2" w:rsidR="001B0A95">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193C" w:rsidP="00673400" w:rsidRDefault="007F193C" w14:paraId="4FAB87EA" w14:textId="77777777">
      <w:pPr>
        <w:spacing w:after="0" w:line="240" w:lineRule="auto"/>
      </w:pPr>
      <w:r>
        <w:separator/>
      </w:r>
    </w:p>
  </w:endnote>
  <w:endnote w:type="continuationSeparator" w:id="0">
    <w:p w:rsidR="007F193C" w:rsidP="00673400" w:rsidRDefault="007F193C" w14:paraId="00A6A3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193C" w:rsidP="00673400" w:rsidRDefault="007F193C" w14:paraId="4F217817" w14:textId="77777777">
      <w:pPr>
        <w:spacing w:after="0" w:line="240" w:lineRule="auto"/>
      </w:pPr>
      <w:r>
        <w:separator/>
      </w:r>
    </w:p>
  </w:footnote>
  <w:footnote w:type="continuationSeparator" w:id="0">
    <w:p w:rsidR="007F193C" w:rsidP="00673400" w:rsidRDefault="007F193C" w14:paraId="3C54CAB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62E"/>
    <w:multiLevelType w:val="multilevel"/>
    <w:tmpl w:val="7A9672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E2CD8"/>
    <w:multiLevelType w:val="multilevel"/>
    <w:tmpl w:val="444E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96DC7"/>
    <w:multiLevelType w:val="hybridMultilevel"/>
    <w:tmpl w:val="B14C3FBC"/>
    <w:lvl w:ilvl="0" w:tplc="DDD49592">
      <w:start w:val="1"/>
      <w:numFmt w:val="decimal"/>
      <w:lvlText w:val="%1)"/>
      <w:lvlJc w:val="left"/>
      <w:pPr>
        <w:ind w:left="360" w:hanging="360"/>
      </w:pPr>
      <w:rPr>
        <w:rFonts w:hint="default"/>
        <w:color w:val="EE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DD67B8"/>
    <w:multiLevelType w:val="multilevel"/>
    <w:tmpl w:val="8E886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A097C69"/>
    <w:multiLevelType w:val="multilevel"/>
    <w:tmpl w:val="22A8D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F570471"/>
    <w:multiLevelType w:val="multilevel"/>
    <w:tmpl w:val="00FAC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D5D49"/>
    <w:multiLevelType w:val="multilevel"/>
    <w:tmpl w:val="F5A085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802335">
    <w:abstractNumId w:val="4"/>
  </w:num>
  <w:num w:numId="2" w16cid:durableId="2056005436">
    <w:abstractNumId w:val="1"/>
  </w:num>
  <w:num w:numId="3" w16cid:durableId="484662506">
    <w:abstractNumId w:val="6"/>
  </w:num>
  <w:num w:numId="4" w16cid:durableId="156700525">
    <w:abstractNumId w:val="5"/>
  </w:num>
  <w:num w:numId="5" w16cid:durableId="872768953">
    <w:abstractNumId w:val="0"/>
  </w:num>
  <w:num w:numId="6" w16cid:durableId="1254124720">
    <w:abstractNumId w:val="3"/>
  </w:num>
  <w:num w:numId="7" w16cid:durableId="766006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95"/>
    <w:rsid w:val="000C0B47"/>
    <w:rsid w:val="00155D58"/>
    <w:rsid w:val="001B0A95"/>
    <w:rsid w:val="001F06DD"/>
    <w:rsid w:val="00244CFA"/>
    <w:rsid w:val="002A6299"/>
    <w:rsid w:val="004A0046"/>
    <w:rsid w:val="004E5DD4"/>
    <w:rsid w:val="00505964"/>
    <w:rsid w:val="00643FF8"/>
    <w:rsid w:val="00673400"/>
    <w:rsid w:val="00680E03"/>
    <w:rsid w:val="00705BE9"/>
    <w:rsid w:val="00786E63"/>
    <w:rsid w:val="007F193C"/>
    <w:rsid w:val="00835F94"/>
    <w:rsid w:val="00A81FCC"/>
    <w:rsid w:val="00A95454"/>
    <w:rsid w:val="00AA3594"/>
    <w:rsid w:val="00B36717"/>
    <w:rsid w:val="00BA4BC2"/>
    <w:rsid w:val="00D2172C"/>
    <w:rsid w:val="00D334FC"/>
    <w:rsid w:val="00EF1795"/>
    <w:rsid w:val="00F176AE"/>
    <w:rsid w:val="00FF7DED"/>
    <w:rsid w:val="016B8956"/>
    <w:rsid w:val="13AC5E05"/>
    <w:rsid w:val="1667B3AF"/>
    <w:rsid w:val="1E1AE6F3"/>
    <w:rsid w:val="27E1BFCF"/>
    <w:rsid w:val="2A5005DE"/>
    <w:rsid w:val="2A9DE3E1"/>
    <w:rsid w:val="2C5A62C6"/>
    <w:rsid w:val="37F1198F"/>
    <w:rsid w:val="6E866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E703F75"/>
  <w15:chartTrackingRefBased/>
  <w15:docId w15:val="{1F6C8BFF-DB05-4C8A-876F-17B22227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1B0A95"/>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1B0A95"/>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1B0A95"/>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B0A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0A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0A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0A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0A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0A95"/>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1B0A95"/>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1B0A95"/>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1B0A95"/>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1B0A95"/>
    <w:rPr>
      <w:rFonts w:cstheme="majorBidi"/>
      <w:color w:val="0F4761" w:themeColor="accent1" w:themeShade="BF"/>
      <w:sz w:val="28"/>
      <w:szCs w:val="28"/>
    </w:rPr>
  </w:style>
  <w:style w:type="character" w:styleId="50" w:customStyle="1">
    <w:name w:val="标题 5 字符"/>
    <w:basedOn w:val="a0"/>
    <w:link w:val="5"/>
    <w:uiPriority w:val="9"/>
    <w:semiHidden/>
    <w:rsid w:val="001B0A95"/>
    <w:rPr>
      <w:rFonts w:cstheme="majorBidi"/>
      <w:color w:val="0F4761" w:themeColor="accent1" w:themeShade="BF"/>
      <w:sz w:val="24"/>
    </w:rPr>
  </w:style>
  <w:style w:type="character" w:styleId="60" w:customStyle="1">
    <w:name w:val="标题 6 字符"/>
    <w:basedOn w:val="a0"/>
    <w:link w:val="6"/>
    <w:uiPriority w:val="9"/>
    <w:semiHidden/>
    <w:rsid w:val="001B0A95"/>
    <w:rPr>
      <w:rFonts w:cstheme="majorBidi"/>
      <w:b/>
      <w:bCs/>
      <w:color w:val="0F4761" w:themeColor="accent1" w:themeShade="BF"/>
    </w:rPr>
  </w:style>
  <w:style w:type="character" w:styleId="70" w:customStyle="1">
    <w:name w:val="标题 7 字符"/>
    <w:basedOn w:val="a0"/>
    <w:link w:val="7"/>
    <w:uiPriority w:val="9"/>
    <w:semiHidden/>
    <w:rsid w:val="001B0A95"/>
    <w:rPr>
      <w:rFonts w:cstheme="majorBidi"/>
      <w:b/>
      <w:bCs/>
      <w:color w:val="595959" w:themeColor="text1" w:themeTint="A6"/>
    </w:rPr>
  </w:style>
  <w:style w:type="character" w:styleId="80" w:customStyle="1">
    <w:name w:val="标题 8 字符"/>
    <w:basedOn w:val="a0"/>
    <w:link w:val="8"/>
    <w:uiPriority w:val="9"/>
    <w:semiHidden/>
    <w:rsid w:val="001B0A95"/>
    <w:rPr>
      <w:rFonts w:cstheme="majorBidi"/>
      <w:color w:val="595959" w:themeColor="text1" w:themeTint="A6"/>
    </w:rPr>
  </w:style>
  <w:style w:type="character" w:styleId="90" w:customStyle="1">
    <w:name w:val="标题 9 字符"/>
    <w:basedOn w:val="a0"/>
    <w:link w:val="9"/>
    <w:uiPriority w:val="9"/>
    <w:semiHidden/>
    <w:rsid w:val="001B0A95"/>
    <w:rPr>
      <w:rFonts w:eastAsiaTheme="majorEastAsia" w:cstheme="majorBidi"/>
      <w:color w:val="595959" w:themeColor="text1" w:themeTint="A6"/>
    </w:rPr>
  </w:style>
  <w:style w:type="paragraph" w:styleId="a3">
    <w:name w:val="Title"/>
    <w:basedOn w:val="a"/>
    <w:next w:val="a"/>
    <w:link w:val="a4"/>
    <w:uiPriority w:val="10"/>
    <w:qFormat/>
    <w:rsid w:val="001B0A95"/>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1B0A95"/>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1B0A95"/>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1B0A95"/>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1B0A95"/>
    <w:pPr>
      <w:spacing w:before="160"/>
      <w:jc w:val="center"/>
    </w:pPr>
    <w:rPr>
      <w:i/>
      <w:iCs/>
      <w:color w:val="404040" w:themeColor="text1" w:themeTint="BF"/>
    </w:rPr>
  </w:style>
  <w:style w:type="character" w:styleId="a8" w:customStyle="1">
    <w:name w:val="引用 字符"/>
    <w:basedOn w:val="a0"/>
    <w:link w:val="a7"/>
    <w:uiPriority w:val="29"/>
    <w:rsid w:val="001B0A95"/>
    <w:rPr>
      <w:i/>
      <w:iCs/>
      <w:color w:val="404040" w:themeColor="text1" w:themeTint="BF"/>
    </w:rPr>
  </w:style>
  <w:style w:type="paragraph" w:styleId="a9">
    <w:name w:val="List Paragraph"/>
    <w:basedOn w:val="a"/>
    <w:uiPriority w:val="34"/>
    <w:qFormat/>
    <w:rsid w:val="001B0A95"/>
    <w:pPr>
      <w:ind w:left="720"/>
      <w:contextualSpacing/>
    </w:pPr>
  </w:style>
  <w:style w:type="character" w:styleId="aa">
    <w:name w:val="Intense Emphasis"/>
    <w:basedOn w:val="a0"/>
    <w:uiPriority w:val="21"/>
    <w:qFormat/>
    <w:rsid w:val="001B0A95"/>
    <w:rPr>
      <w:i/>
      <w:iCs/>
      <w:color w:val="0F4761" w:themeColor="accent1" w:themeShade="BF"/>
    </w:rPr>
  </w:style>
  <w:style w:type="paragraph" w:styleId="ab">
    <w:name w:val="Intense Quote"/>
    <w:basedOn w:val="a"/>
    <w:next w:val="a"/>
    <w:link w:val="ac"/>
    <w:uiPriority w:val="30"/>
    <w:qFormat/>
    <w:rsid w:val="001B0A9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1B0A95"/>
    <w:rPr>
      <w:i/>
      <w:iCs/>
      <w:color w:val="0F4761" w:themeColor="accent1" w:themeShade="BF"/>
    </w:rPr>
  </w:style>
  <w:style w:type="character" w:styleId="ad">
    <w:name w:val="Intense Reference"/>
    <w:basedOn w:val="a0"/>
    <w:uiPriority w:val="32"/>
    <w:qFormat/>
    <w:rsid w:val="001B0A95"/>
    <w:rPr>
      <w:b/>
      <w:bCs/>
      <w:smallCaps/>
      <w:color w:val="0F4761" w:themeColor="accent1" w:themeShade="BF"/>
      <w:spacing w:val="5"/>
    </w:rPr>
  </w:style>
  <w:style w:type="paragraph" w:styleId="ae">
    <w:name w:val="header"/>
    <w:basedOn w:val="a"/>
    <w:link w:val="af"/>
    <w:uiPriority w:val="99"/>
    <w:unhideWhenUsed/>
    <w:rsid w:val="00673400"/>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673400"/>
    <w:rPr>
      <w:sz w:val="18"/>
      <w:szCs w:val="18"/>
    </w:rPr>
  </w:style>
  <w:style w:type="paragraph" w:styleId="af0">
    <w:name w:val="footer"/>
    <w:basedOn w:val="a"/>
    <w:link w:val="af1"/>
    <w:uiPriority w:val="99"/>
    <w:unhideWhenUsed/>
    <w:rsid w:val="00673400"/>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6734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22</revision>
  <dcterms:created xsi:type="dcterms:W3CDTF">2025-08-15T09:11:00.0000000Z</dcterms:created>
  <dcterms:modified xsi:type="dcterms:W3CDTF">2025-08-21T05:53:26.3965150Z</dcterms:modified>
</coreProperties>
</file>