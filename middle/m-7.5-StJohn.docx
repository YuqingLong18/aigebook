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211B0" w:rsidR="007D21DD" w:rsidP="007D21DD" w:rsidRDefault="007D21DD" w14:paraId="532037C8" w14:textId="77777777">
      <w:pPr>
        <w:rPr>
          <w:rFonts w:ascii=".applesystemui" w:hAnsi=".applesystemui"/>
          <w:b/>
          <w:bCs/>
        </w:rPr>
      </w:pPr>
      <w:r w:rsidRPr="003211B0">
        <w:rPr>
          <w:rFonts w:ascii=".applesystemui" w:hAnsi=".applesystemui"/>
          <w:b/>
          <w:bCs/>
        </w:rPr>
        <w:t>7.5 Fundamental Principles of Deep Learning</w:t>
      </w:r>
    </w:p>
    <w:p w:rsidRPr="003211B0" w:rsidR="007D21DD" w:rsidP="007D21DD" w:rsidRDefault="007D21DD" w14:paraId="1608E6AD" w14:textId="77777777">
      <w:pPr>
        <w:rPr>
          <w:rFonts w:ascii=".applesystemui" w:hAnsi=".applesystemui"/>
          <w:b/>
          <w:bCs/>
        </w:rPr>
      </w:pPr>
      <w:r w:rsidRPr="003211B0">
        <w:rPr>
          <w:rFonts w:ascii=".applesystemui" w:hAnsi=".applesystemui"/>
          <w:b/>
          <w:bCs/>
        </w:rPr>
        <w:t>1. Learning Objectives</w:t>
      </w:r>
    </w:p>
    <w:p w:rsidRPr="003211B0" w:rsidR="007D21DD" w:rsidP="007D21DD" w:rsidRDefault="007D21DD" w14:paraId="6E86275A" w14:textId="066FA9AB">
      <w:pPr>
        <w:rPr>
          <w:rFonts w:ascii=".applesystemui" w:hAnsi=".applesystemui"/>
        </w:rPr>
      </w:pPr>
      <w:r w:rsidRPr="003211B0">
        <w:rPr>
          <w:rFonts w:ascii=".applesystemui" w:hAnsi=".applesystemui"/>
        </w:rPr>
        <w:t xml:space="preserve">(1) Understand the principles and importance of </w:t>
      </w:r>
      <w:r w:rsidRPr="004F10EC" w:rsidR="004F10EC">
        <w:rPr>
          <w:rFonts w:ascii=".applesystemui" w:hAnsi=".applesystemui"/>
          <w:color w:val="EE0000"/>
        </w:rPr>
        <w:t>hierarchical</w:t>
      </w:r>
      <w:r w:rsidRPr="003211B0">
        <w:rPr>
          <w:rFonts w:ascii=".applesystemui" w:hAnsi=".applesystemui"/>
        </w:rPr>
        <w:t xml:space="preserve"> and </w:t>
      </w:r>
      <w:r w:rsidRPr="00AA4AFE" w:rsidR="00AA4AFE">
        <w:rPr>
          <w:rFonts w:ascii=".applesystemui" w:hAnsi=".applesystemui"/>
          <w:color w:val="EE0000"/>
        </w:rPr>
        <w:t>sequential</w:t>
      </w:r>
      <w:r w:rsidRPr="003211B0">
        <w:rPr>
          <w:rFonts w:ascii=".applesystemui" w:hAnsi=".applesystemui"/>
        </w:rPr>
        <w:t xml:space="preserve"> learning in </w:t>
      </w:r>
      <w:r w:rsidRPr="003211B0" w:rsidR="00D469A0">
        <w:rPr>
          <w:rFonts w:ascii=".applesystemui" w:hAnsi=".applesystemui"/>
          <w:color w:val="EE0000"/>
        </w:rPr>
        <w:t>deep learning</w:t>
      </w:r>
      <w:r w:rsidRPr="003211B0">
        <w:rPr>
          <w:rFonts w:ascii=".applesystemui" w:hAnsi=".applesystemui"/>
        </w:rPr>
        <w:t>.</w:t>
      </w:r>
    </w:p>
    <w:p w:rsidRPr="003211B0" w:rsidR="007D21DD" w:rsidP="007D21DD" w:rsidRDefault="007D21DD" w14:paraId="2BA0A3DA" w14:textId="27474DAA">
      <w:pPr>
        <w:rPr>
          <w:rFonts w:ascii=".applesystemui" w:hAnsi=".applesystemui"/>
        </w:rPr>
      </w:pPr>
      <w:r w:rsidRPr="003211B0">
        <w:rPr>
          <w:rFonts w:ascii=".applesystemui" w:hAnsi=".applesystemui"/>
        </w:rPr>
        <w:t xml:space="preserve">(2) Recognize typical applications of </w:t>
      </w:r>
      <w:r w:rsidRPr="003211B0" w:rsidR="00D469A0">
        <w:rPr>
          <w:rFonts w:ascii=".applesystemui" w:hAnsi=".applesystemui"/>
          <w:color w:val="EE0000"/>
        </w:rPr>
        <w:t>deep learning</w:t>
      </w:r>
      <w:r w:rsidRPr="003211B0">
        <w:rPr>
          <w:rFonts w:ascii=".applesystemui" w:hAnsi=".applesystemui"/>
        </w:rPr>
        <w:t xml:space="preserve"> in fields like computer vision, language, and image generation.</w:t>
      </w:r>
    </w:p>
    <w:p w:rsidRPr="003211B0" w:rsidR="007D21DD" w:rsidP="007D21DD" w:rsidRDefault="007D21DD" w14:paraId="4CBABB49" w14:textId="22E391E4">
      <w:pPr>
        <w:rPr>
          <w:rFonts w:ascii=".applesystemui" w:hAnsi=".applesystemui"/>
        </w:rPr>
      </w:pPr>
      <w:r w:rsidRPr="003211B0">
        <w:rPr>
          <w:rFonts w:ascii=".applesystemui" w:hAnsi=".applesystemui"/>
        </w:rPr>
        <w:t xml:space="preserve">(3) Explore the foundational conditions and developmental reasons behind the powerful modeling capabilities of </w:t>
      </w:r>
      <w:r w:rsidRPr="003211B0" w:rsidR="00D469A0">
        <w:rPr>
          <w:rFonts w:ascii=".applesystemui" w:hAnsi=".applesystemui"/>
          <w:color w:val="EE0000"/>
        </w:rPr>
        <w:t>deep learning</w:t>
      </w:r>
      <w:r w:rsidRPr="003211B0">
        <w:rPr>
          <w:rFonts w:ascii=".applesystemui" w:hAnsi=".applesystemui"/>
        </w:rPr>
        <w:t>.</w:t>
      </w:r>
    </w:p>
    <w:p w:rsidR="00BC1BBC" w:rsidP="007D21DD" w:rsidRDefault="00BC1BBC" w14:paraId="2288693C" w14:textId="77777777">
      <w:pPr>
        <w:rPr>
          <w:rFonts w:ascii=".applesystemui" w:hAnsi=".applesystemui"/>
          <w:b/>
          <w:bCs/>
        </w:rPr>
      </w:pPr>
    </w:p>
    <w:p w:rsidRPr="003211B0" w:rsidR="007D21DD" w:rsidP="007D21DD" w:rsidRDefault="00D469A0" w14:paraId="1A3BB209" w14:textId="1E4079AC">
      <w:pPr>
        <w:rPr>
          <w:rFonts w:ascii=".applesystemui" w:hAnsi=".applesystemui"/>
        </w:rPr>
      </w:pPr>
      <w:r w:rsidRPr="60C54BD9" w:rsidR="00D469A0">
        <w:rPr>
          <w:rFonts w:ascii=".applesystemui" w:hAnsi=".applesystemui"/>
          <w:color w:val="EE0000"/>
        </w:rPr>
        <w:t>Deep learning</w:t>
      </w:r>
      <w:r w:rsidRPr="60C54BD9" w:rsidR="007D21DD">
        <w:rPr>
          <w:rFonts w:ascii=".applesystemui" w:hAnsi=".applesystemui"/>
        </w:rPr>
        <w:t xml:space="preserve"> uses </w:t>
      </w:r>
      <w:r w:rsidRPr="60C54BD9" w:rsidR="00D469A0">
        <w:rPr>
          <w:rFonts w:ascii=".applesystemui" w:hAnsi=".applesystemui"/>
          <w:color w:val="EE0000"/>
        </w:rPr>
        <w:t>deep neural networks</w:t>
      </w:r>
      <w:r w:rsidRPr="60C54BD9" w:rsidR="007D21DD">
        <w:rPr>
          <w:rFonts w:ascii=".applesystemui" w:hAnsi=".applesystemui"/>
        </w:rPr>
        <w:t xml:space="preserve"> as its foundational model. </w:t>
      </w:r>
      <w:del w:author="Rachel St. John" w:date="2025-08-22T06:45:37.573Z" w:id="1106969856">
        <w:r w:rsidRPr="60C54BD9" w:rsidDel="007D21DD">
          <w:rPr>
            <w:rFonts w:ascii=".applesystemui" w:hAnsi=".applesystemui"/>
          </w:rPr>
          <w:delText>So, w</w:delText>
        </w:r>
      </w:del>
      <w:ins w:author="Rachel St. John" w:date="2025-08-22T06:45:37.678Z" w:id="2013681903">
        <w:r w:rsidRPr="60C54BD9" w:rsidR="304560C9">
          <w:rPr>
            <w:rFonts w:ascii=".applesystemui" w:hAnsi=".applesystemui"/>
          </w:rPr>
          <w:t>W</w:t>
        </w:r>
      </w:ins>
      <w:r w:rsidRPr="60C54BD9" w:rsidR="007D21DD">
        <w:rPr>
          <w:rFonts w:ascii=".applesystemui" w:hAnsi=".applesystemui"/>
        </w:rPr>
        <w:t xml:space="preserve">hy do </w:t>
      </w:r>
      <w:r w:rsidRPr="60C54BD9" w:rsidR="00D469A0">
        <w:rPr>
          <w:rFonts w:ascii=".applesystemui" w:hAnsi=".applesystemui"/>
          <w:color w:val="EE0000"/>
        </w:rPr>
        <w:t>deep neural networks</w:t>
      </w:r>
      <w:r w:rsidRPr="60C54BD9" w:rsidR="007D21DD">
        <w:rPr>
          <w:rFonts w:ascii=".applesystemui" w:hAnsi=".applesystemui"/>
        </w:rPr>
        <w:t xml:space="preserve"> have such powerful modeling capabilities? </w:t>
      </w:r>
      <w:r w:rsidRPr="60C54BD9" w:rsidR="007D21DD">
        <w:rPr>
          <w:rFonts w:ascii=".applesystemui" w:hAnsi=".applesystemui"/>
        </w:rPr>
        <w:t>What do they actually learn?</w:t>
      </w:r>
      <w:r w:rsidRPr="60C54BD9" w:rsidR="007D21DD">
        <w:rPr>
          <w:rFonts w:ascii=".applesystemui" w:hAnsi=".applesystemui"/>
        </w:rPr>
        <w:t xml:space="preserve"> We can understand this from two angles: the learning of hierarchy and the learning of sequence. Hierarchy and sequence are fundamental principles of our world. </w:t>
      </w:r>
      <w:r w:rsidRPr="60C54BD9" w:rsidR="00D469A0">
        <w:rPr>
          <w:rFonts w:ascii=".applesystemui" w:hAnsi=".applesystemui"/>
          <w:color w:val="EE0000"/>
        </w:rPr>
        <w:t>Deep learning</w:t>
      </w:r>
      <w:r w:rsidRPr="60C54BD9" w:rsidR="007D21DD">
        <w:rPr>
          <w:rFonts w:ascii=".applesystemui" w:hAnsi=".applesystemui"/>
        </w:rPr>
        <w:t xml:space="preserve"> </w:t>
      </w:r>
      <w:r w:rsidRPr="60C54BD9" w:rsidR="007D21DD">
        <w:rPr>
          <w:rFonts w:ascii=".applesystemui" w:hAnsi=".applesystemui"/>
        </w:rPr>
        <w:t>observes</w:t>
      </w:r>
      <w:r w:rsidRPr="60C54BD9" w:rsidR="007D21DD">
        <w:rPr>
          <w:rFonts w:ascii=".applesystemui" w:hAnsi=".applesystemui"/>
        </w:rPr>
        <w:t xml:space="preserve"> and understands the world by learning these very principles.</w:t>
      </w:r>
    </w:p>
    <w:p w:rsidR="00BC1BBC" w:rsidP="007D21DD" w:rsidRDefault="00BC1BBC" w14:paraId="58C63496" w14:textId="77777777">
      <w:pPr>
        <w:rPr>
          <w:rFonts w:ascii=".applesystemui" w:hAnsi=".applesystemui"/>
          <w:b/>
          <w:bCs/>
        </w:rPr>
      </w:pPr>
    </w:p>
    <w:p w:rsidRPr="00BC1BBC" w:rsidR="007D21DD" w:rsidP="00BC1BBC" w:rsidRDefault="004F10EC" w14:paraId="7F29CDBF" w14:textId="5BF0085F">
      <w:pPr>
        <w:pStyle w:val="a9"/>
        <w:numPr>
          <w:ilvl w:val="0"/>
          <w:numId w:val="2"/>
        </w:numPr>
        <w:rPr>
          <w:rFonts w:ascii=".applesystemui" w:hAnsi=".applesystemui"/>
        </w:rPr>
      </w:pPr>
      <w:r w:rsidRPr="004F10EC">
        <w:rPr>
          <w:rFonts w:ascii=".applesystemui" w:hAnsi=".applesystemui"/>
          <w:b/>
          <w:bCs/>
          <w:color w:val="EE0000"/>
        </w:rPr>
        <w:t>Hierarchical</w:t>
      </w:r>
      <w:r w:rsidRPr="004F10EC" w:rsidR="007D21DD">
        <w:rPr>
          <w:rFonts w:ascii=".applesystemui" w:hAnsi=".applesystemui"/>
          <w:b/>
          <w:bCs/>
          <w:color w:val="EE0000"/>
        </w:rPr>
        <w:t xml:space="preserve"> Learning</w:t>
      </w:r>
    </w:p>
    <w:p w:rsidRPr="003211B0" w:rsidR="007D21DD" w:rsidP="007D21DD" w:rsidRDefault="007D21DD" w14:paraId="01C7075C" w14:textId="2828A2F1">
      <w:pPr>
        <w:rPr>
          <w:rFonts w:ascii=".applesystemui" w:hAnsi=".applesystemui"/>
        </w:rPr>
      </w:pPr>
      <w:r w:rsidRPr="003211B0">
        <w:rPr>
          <w:rFonts w:ascii=".applesystemui" w:hAnsi=".applesystemui"/>
        </w:rPr>
        <w:t xml:space="preserve">The world has a </w:t>
      </w:r>
      <w:r w:rsidRPr="004F10EC" w:rsidR="004F10EC">
        <w:rPr>
          <w:rFonts w:ascii=".applesystemui" w:hAnsi=".applesystemui"/>
          <w:color w:val="EE0000"/>
        </w:rPr>
        <w:t>hierarchical</w:t>
      </w:r>
      <w:r w:rsidRPr="003211B0">
        <w:rPr>
          <w:rFonts w:ascii=".applesystemui" w:hAnsi=".applesystemui"/>
        </w:rPr>
        <w:t xml:space="preserve"> structure. For instance, in our language, characters form words, which in turn form phrases, clauses, sentences, paragraphs, and entire articles. This is a kind of logical hierarchy. Similarly, if you look at a picture</w:t>
      </w:r>
      <w:r w:rsidR="00AF390D">
        <w:rPr>
          <w:rFonts w:hint="eastAsia" w:ascii=".applesystemui" w:hAnsi=".applesystemui"/>
        </w:rPr>
        <w:t xml:space="preserve"> (Figure 7-20)</w:t>
      </w:r>
      <w:r w:rsidRPr="003211B0">
        <w:rPr>
          <w:rFonts w:ascii=".applesystemui" w:hAnsi=".applesystemui"/>
        </w:rPr>
        <w:t>, you can see that tiny color blocks combine to form leaves, blades of grass, and ripples in the water. These small-scale "patterns" then combine to create trees, rivers, and grasslands. Finally, all these elements come together to form an autumn mountain scene. Hierarchy is a fundamental law of our world's existence. Each level has its own unique patterns and rules, and the patterns and rules of a higher level are built upon those of the level below it. Every level is an indispensable part of the world. Therefore, if we want to understand the world, we need to understand this hierarchy.</w:t>
      </w:r>
    </w:p>
    <w:p w:rsidRPr="003211B0" w:rsidR="007D21DD" w:rsidP="007D21DD" w:rsidRDefault="007D21DD" w14:paraId="4B720859" w14:textId="219A5A5E">
      <w:pPr>
        <w:rPr>
          <w:rFonts w:ascii=".applesystemui" w:hAnsi=".applesystemui"/>
        </w:rPr>
      </w:pPr>
      <w:r w:rsidRPr="003211B0">
        <w:rPr>
          <w:rFonts w:ascii=".applesystemui" w:hAnsi=".applesystemui"/>
        </w:rPr>
        <w:t xml:space="preserve">Humans are naturally equipped with the ability to understand the world's hierarchy. Take the visual system for </w:t>
      </w:r>
      <w:r w:rsidR="00A17137">
        <w:rPr>
          <w:rFonts w:hint="eastAsia" w:ascii=".applesystemui" w:hAnsi=".applesystemui"/>
        </w:rPr>
        <w:t xml:space="preserve">an </w:t>
      </w:r>
      <w:r w:rsidRPr="003211B0">
        <w:rPr>
          <w:rFonts w:ascii=".applesystemui" w:hAnsi=".applesystemui"/>
        </w:rPr>
        <w:t>example</w:t>
      </w:r>
      <w:r w:rsidR="00A17137">
        <w:rPr>
          <w:rFonts w:hint="eastAsia" w:ascii=".applesystemui" w:hAnsi=".applesystemui"/>
        </w:rPr>
        <w:t xml:space="preserve"> (Figure 7-21)</w:t>
      </w:r>
      <w:r w:rsidRPr="003211B0">
        <w:rPr>
          <w:rFonts w:ascii=".applesystemui" w:hAnsi=".applesystemui"/>
        </w:rPr>
        <w:t xml:space="preserve">. When visual images enter the cerebral cortex through our pupils, they first reach the V1 area, where simple lines like straight, diagonal, and curved lines are extracted. Next, these lines are sent to the V2 area, where they are further combined into simple shapes, like stars and spirals. After that, these shapes are passed to the V4 area, forming more complex patterns, such as shaded spheres and colored textures. The patterns continue to be processed in the PIT layer, forming specific shapes like a hand or a dumbbell. Finally, they reach the AIT layer, </w:t>
      </w:r>
      <w:r w:rsidRPr="003211B0">
        <w:rPr>
          <w:rFonts w:ascii=".applesystemui" w:hAnsi=".applesystemui"/>
        </w:rPr>
        <w:lastRenderedPageBreak/>
        <w:t>where complete objects like flower petals, a cat's face, or balloons are constructed. Through this layer-by-layer processing</w:t>
      </w:r>
      <w:r w:rsidR="00E34B86">
        <w:rPr>
          <w:rFonts w:hint="eastAsia" w:ascii=".applesystemui" w:hAnsi=".applesystemui"/>
        </w:rPr>
        <w:t xml:space="preserve"> (Figure 7-22)</w:t>
      </w:r>
      <w:r w:rsidRPr="003211B0">
        <w:rPr>
          <w:rFonts w:ascii=".applesystemui" w:hAnsi=".applesystemui"/>
        </w:rPr>
        <w:t xml:space="preserve">, simple patterns gradually combine into complex ones, allowing us to perceive and fully understand an entire picture. Interestingly, this </w:t>
      </w:r>
      <w:r w:rsidRPr="004F10EC" w:rsidR="004F10EC">
        <w:rPr>
          <w:rFonts w:ascii=".applesystemui" w:hAnsi=".applesystemui"/>
          <w:color w:val="EE0000"/>
        </w:rPr>
        <w:t>hierarchical</w:t>
      </w:r>
      <w:r w:rsidRPr="003211B0">
        <w:rPr>
          <w:rFonts w:ascii=".applesystemui" w:hAnsi=".applesystemui"/>
        </w:rPr>
        <w:t xml:space="preserve"> process not only matches the </w:t>
      </w:r>
      <w:r w:rsidRPr="004F10EC" w:rsidR="004F10EC">
        <w:rPr>
          <w:rFonts w:ascii=".applesystemui" w:hAnsi=".applesystemui"/>
          <w:color w:val="EE0000"/>
        </w:rPr>
        <w:t>hierarchical</w:t>
      </w:r>
      <w:r w:rsidRPr="003211B0">
        <w:rPr>
          <w:rFonts w:ascii=".applesystemui" w:hAnsi=".applesystemui"/>
        </w:rPr>
        <w:t xml:space="preserve"> structure of the physical world but also significantly improves the efficiency of our neurons. Because only a few neurons are activated at each layer, it saves a great deal of neural energy.</w:t>
      </w:r>
    </w:p>
    <w:p w:rsidRPr="003211B0" w:rsidR="007D21DD" w:rsidP="007D21DD" w:rsidRDefault="007D21DD" w14:paraId="70B71373" w14:textId="0924662C">
      <w:pPr>
        <w:rPr>
          <w:rFonts w:ascii=".applesystemui" w:hAnsi=".applesystemui"/>
        </w:rPr>
      </w:pPr>
      <w:r w:rsidRPr="60C54BD9" w:rsidR="007D21DD">
        <w:rPr>
          <w:rFonts w:ascii=".applesystemui" w:hAnsi=".applesystemui"/>
        </w:rPr>
        <w:t xml:space="preserve">Scientists have discovered that </w:t>
      </w:r>
      <w:r w:rsidRPr="60C54BD9" w:rsidR="00D469A0">
        <w:rPr>
          <w:rFonts w:ascii=".applesystemui" w:hAnsi=".applesystemui"/>
          <w:color w:val="EE0000"/>
        </w:rPr>
        <w:t>deep neural networks</w:t>
      </w:r>
      <w:r w:rsidRPr="60C54BD9" w:rsidR="007D21DD">
        <w:rPr>
          <w:rFonts w:ascii=".applesystemui" w:hAnsi=".applesystemui"/>
        </w:rPr>
        <w:t xml:space="preserve"> can </w:t>
      </w:r>
      <w:r w:rsidRPr="60C54BD9" w:rsidR="007D21DD">
        <w:rPr>
          <w:rFonts w:ascii=".applesystemui" w:hAnsi=".applesystemui"/>
        </w:rPr>
        <w:t>acquire</w:t>
      </w:r>
      <w:r w:rsidRPr="60C54BD9" w:rsidR="007D21DD">
        <w:rPr>
          <w:rFonts w:ascii=".applesystemui" w:hAnsi=".applesystemui"/>
        </w:rPr>
        <w:t xml:space="preserve"> a similar ability to process features </w:t>
      </w:r>
      <w:r w:rsidRPr="60C54BD9" w:rsidR="004F10EC">
        <w:rPr>
          <w:rFonts w:ascii=".applesystemui" w:hAnsi=".applesystemui"/>
          <w:color w:val="EE0000"/>
        </w:rPr>
        <w:t>hierarchical</w:t>
      </w:r>
      <w:r w:rsidRPr="60C54BD9" w:rsidR="007D21DD">
        <w:rPr>
          <w:rFonts w:ascii=".applesystemui" w:hAnsi=".applesystemui"/>
        </w:rPr>
        <w:t xml:space="preserve">ly through learning. </w:t>
      </w:r>
      <w:commentRangeStart w:id="383360098"/>
      <w:r w:rsidRPr="60C54BD9" w:rsidR="00D07761">
        <w:rPr>
          <w:rFonts w:ascii=".applesystemui" w:hAnsi=".applesystemui"/>
        </w:rPr>
        <w:t>Figure 7-23 shows a</w:t>
      </w:r>
      <w:r w:rsidRPr="60C54BD9" w:rsidR="00CB5FA2">
        <w:rPr>
          <w:rFonts w:ascii=".applesystemui" w:hAnsi=".applesystemui"/>
        </w:rPr>
        <w:t xml:space="preserve"> </w:t>
      </w:r>
      <w:r w:rsidRPr="60C54BD9" w:rsidR="00CB5FA2">
        <w:rPr>
          <w:rFonts w:ascii=".applesystemui" w:hAnsi=".applesystemui"/>
          <w:color w:val="EE0000"/>
        </w:rPr>
        <w:t>de</w:t>
      </w:r>
      <w:r w:rsidRPr="60C54BD9" w:rsidR="00D469A0">
        <w:rPr>
          <w:rFonts w:ascii=".applesystemui" w:hAnsi=".applesystemui"/>
          <w:color w:val="EE0000"/>
        </w:rPr>
        <w:t>ep neural network</w:t>
      </w:r>
      <w:r w:rsidRPr="60C54BD9" w:rsidR="007D21DD">
        <w:rPr>
          <w:rFonts w:ascii=".applesystemui" w:hAnsi=".applesystemui"/>
        </w:rPr>
        <w:t xml:space="preserve"> used for </w:t>
      </w:r>
      <w:r w:rsidRPr="60C54BD9" w:rsidR="007D21DD">
        <w:rPr>
          <w:rFonts w:ascii=".applesystemui" w:hAnsi=".applesystemui"/>
        </w:rPr>
        <w:t>identifying</w:t>
      </w:r>
      <w:r w:rsidRPr="60C54BD9" w:rsidR="007D21DD">
        <w:rPr>
          <w:rFonts w:ascii=".applesystemui" w:hAnsi=".applesystemui"/>
        </w:rPr>
        <w:t xml:space="preserve"> </w:t>
      </w:r>
      <w:ins w:author="Rachel St. John" w:date="2025-08-22T06:49:37.151Z" w:id="1309936955">
        <w:r w:rsidRPr="60C54BD9" w:rsidR="700563F3">
          <w:rPr>
            <w:rFonts w:ascii=".applesystemui" w:hAnsi=".applesystemui"/>
          </w:rPr>
          <w:t xml:space="preserve">if an </w:t>
        </w:r>
      </w:ins>
      <w:r w:rsidRPr="60C54BD9" w:rsidR="007D21DD">
        <w:rPr>
          <w:rFonts w:ascii=".applesystemui" w:hAnsi=".applesystemui"/>
        </w:rPr>
        <w:t>animal</w:t>
      </w:r>
      <w:del w:author="Rachel St. John" w:date="2025-08-22T06:49:40.006Z" w:id="706633771">
        <w:r w:rsidRPr="60C54BD9" w:rsidDel="007D21DD">
          <w:rPr>
            <w:rFonts w:ascii=".applesystemui" w:hAnsi=".applesystemui"/>
          </w:rPr>
          <w:delText>s</w:delText>
        </w:r>
      </w:del>
      <w:r w:rsidRPr="60C54BD9" w:rsidR="007D21DD">
        <w:rPr>
          <w:rFonts w:ascii=".applesystemui" w:hAnsi=".applesystemui"/>
        </w:rPr>
        <w:t xml:space="preserve"> has a backbone</w:t>
      </w:r>
      <w:ins w:author="Rachel St. John" w:date="2025-08-22T06:49:54.601Z" w:id="1497710646">
        <w:r w:rsidRPr="60C54BD9" w:rsidR="33976A70">
          <w:rPr>
            <w:rFonts w:ascii=".applesystemui" w:hAnsi=".applesystemui"/>
          </w:rPr>
          <w:t>. It</w:t>
        </w:r>
      </w:ins>
      <w:r w:rsidRPr="60C54BD9" w:rsidR="007D21DD">
        <w:rPr>
          <w:rFonts w:ascii=".applesystemui" w:hAnsi=".applesystemui"/>
        </w:rPr>
        <w:t xml:space="preserve"> consist</w:t>
      </w:r>
      <w:ins w:author="Rachel St. John" w:date="2025-08-22T06:50:03.87Z" w:id="1471363787">
        <w:r w:rsidRPr="60C54BD9" w:rsidR="311B8383">
          <w:rPr>
            <w:rFonts w:ascii=".applesystemui" w:hAnsi=".applesystemui"/>
          </w:rPr>
          <w:t>s</w:t>
        </w:r>
      </w:ins>
      <w:del w:author="Rachel St. John" w:date="2025-08-22T06:49:58.629Z" w:id="1986790629">
        <w:r w:rsidRPr="60C54BD9" w:rsidDel="007D21DD">
          <w:rPr>
            <w:rFonts w:ascii=".applesystemui" w:hAnsi=".applesystemui"/>
          </w:rPr>
          <w:delText>ing</w:delText>
        </w:r>
      </w:del>
      <w:r w:rsidRPr="60C54BD9" w:rsidR="007D21DD">
        <w:rPr>
          <w:rFonts w:ascii=".applesystemui" w:hAnsi=".applesystemui"/>
        </w:rPr>
        <w:t xml:space="preserve"> of multiple </w:t>
      </w:r>
      <w:r w:rsidRPr="60C54BD9" w:rsidR="00D469A0">
        <w:rPr>
          <w:rFonts w:ascii=".applesystemui" w:hAnsi=".applesystemui"/>
          <w:color w:val="EE0000"/>
        </w:rPr>
        <w:t>convolutional layers</w:t>
      </w:r>
      <w:r w:rsidRPr="60C54BD9" w:rsidR="007D21DD">
        <w:rPr>
          <w:rFonts w:ascii=".applesystemui" w:hAnsi=".applesystemui"/>
        </w:rPr>
        <w:t xml:space="preserve"> for feature extraction, with the final few layers being </w:t>
      </w:r>
      <w:r w:rsidRPr="60C54BD9" w:rsidR="00D469A0">
        <w:rPr>
          <w:rFonts w:ascii=".applesystemui" w:hAnsi=".applesystemui"/>
          <w:color w:val="EE0000"/>
        </w:rPr>
        <w:t>fully connected layers</w:t>
      </w:r>
      <w:r w:rsidRPr="60C54BD9" w:rsidR="007D21DD">
        <w:rPr>
          <w:rFonts w:ascii=".applesystemui" w:hAnsi=".applesystemui"/>
        </w:rPr>
        <w:t xml:space="preserve"> used to classify the animals.</w:t>
      </w:r>
      <w:commentRangeEnd w:id="383360098"/>
      <w:r>
        <w:rPr>
          <w:rStyle w:val="CommentReference"/>
        </w:rPr>
        <w:commentReference w:id="383360098"/>
      </w:r>
      <w:r w:rsidRPr="60C54BD9" w:rsidR="007D21DD">
        <w:rPr>
          <w:rFonts w:ascii=".applesystemui" w:hAnsi=".applesystemui"/>
        </w:rPr>
        <w:t xml:space="preserve"> If we </w:t>
      </w:r>
      <w:r w:rsidRPr="60C54BD9" w:rsidR="007D21DD">
        <w:rPr>
          <w:rFonts w:ascii=".applesystemui" w:hAnsi=".applesystemui"/>
        </w:rPr>
        <w:t>observe</w:t>
      </w:r>
      <w:r w:rsidRPr="60C54BD9" w:rsidR="007D21DD">
        <w:rPr>
          <w:rFonts w:ascii=".applesystemui" w:hAnsi=".applesystemui"/>
        </w:rPr>
        <w:t xml:space="preserve"> the features extracted by different </w:t>
      </w:r>
      <w:r w:rsidRPr="60C54BD9" w:rsidR="00D469A0">
        <w:rPr>
          <w:rFonts w:ascii=".applesystemui" w:hAnsi=".applesystemui"/>
          <w:color w:val="EE0000"/>
        </w:rPr>
        <w:t>convolutional layers</w:t>
      </w:r>
      <w:r w:rsidRPr="60C54BD9" w:rsidR="007D21DD">
        <w:rPr>
          <w:rFonts w:ascii=".applesystemui" w:hAnsi=".applesystemui"/>
        </w:rPr>
        <w:t xml:space="preserve">, we find they are </w:t>
      </w:r>
      <w:r w:rsidRPr="60C54BD9" w:rsidR="007D21DD">
        <w:rPr>
          <w:rFonts w:ascii=".applesystemui" w:hAnsi=".applesystemui"/>
        </w:rPr>
        <w:t>very similar</w:t>
      </w:r>
      <w:r w:rsidRPr="60C54BD9" w:rsidR="007D21DD">
        <w:rPr>
          <w:rFonts w:ascii=".applesystemui" w:hAnsi=".applesystemui"/>
        </w:rPr>
        <w:t xml:space="preserve"> to the human visual system: the lower layers extract simple lines and color blocks, the middle layers combine them into local textures, and finally, the higher layers combine them into overall outlines.</w:t>
      </w:r>
    </w:p>
    <w:p w:rsidRPr="003211B0" w:rsidR="007D21DD" w:rsidP="007D21DD" w:rsidRDefault="007D21DD" w14:paraId="3A7220CF" w14:textId="095D1437">
      <w:pPr>
        <w:rPr>
          <w:rFonts w:ascii=".applesystemui" w:hAnsi=".applesystemui"/>
        </w:rPr>
      </w:pPr>
      <w:r w:rsidRPr="003211B0">
        <w:rPr>
          <w:rFonts w:ascii=".applesystemui" w:hAnsi=".applesystemui"/>
        </w:rPr>
        <w:t xml:space="preserve">This hierarchy is very important for computers because the pictures they process are made of pixels. The problem is, at the pixel level, the content of an image is difficult to understand. Only through a reasonable combination can we achieve meaningful image comprehension. So, what kind of combination is considered "reasonable"? A </w:t>
      </w:r>
      <w:r w:rsidRPr="003211B0" w:rsidR="00D469A0">
        <w:rPr>
          <w:rFonts w:ascii=".applesystemui" w:hAnsi=".applesystemui"/>
          <w:color w:val="EE0000"/>
        </w:rPr>
        <w:t>neural network</w:t>
      </w:r>
      <w:r w:rsidRPr="003211B0">
        <w:rPr>
          <w:rFonts w:ascii=".applesystemui" w:hAnsi=".applesystemui"/>
        </w:rPr>
        <w:t xml:space="preserve"> continuously adjusts its network parameters through learning, aiming to complete a task, and eventually finds the optimal combination of features for that specific task. This is the </w:t>
      </w:r>
      <w:r w:rsidRPr="004F10EC" w:rsidR="004F10EC">
        <w:rPr>
          <w:rFonts w:ascii=".applesystemui" w:hAnsi=".applesystemui"/>
          <w:color w:val="EE0000"/>
        </w:rPr>
        <w:t>hierarchical</w:t>
      </w:r>
      <w:r w:rsidRPr="003211B0">
        <w:rPr>
          <w:rFonts w:ascii=".applesystemui" w:hAnsi=".applesystemui"/>
        </w:rPr>
        <w:t xml:space="preserve"> pattern we see at different layers of the network.</w:t>
      </w:r>
    </w:p>
    <w:p w:rsidRPr="003211B0" w:rsidR="007D21DD" w:rsidP="007D21DD" w:rsidRDefault="004F10EC" w14:paraId="47616CC1" w14:textId="09D48CA3">
      <w:pPr>
        <w:rPr>
          <w:rFonts w:ascii=".applesystemui" w:hAnsi=".applesystemui"/>
        </w:rPr>
      </w:pPr>
      <w:r w:rsidRPr="004F10EC">
        <w:rPr>
          <w:rFonts w:ascii=".applesystemui" w:hAnsi=".applesystemui"/>
          <w:color w:val="EE0000"/>
        </w:rPr>
        <w:t>Hierarchical</w:t>
      </w:r>
      <w:r w:rsidRPr="003211B0" w:rsidR="007D21DD">
        <w:rPr>
          <w:rFonts w:ascii=".applesystemui" w:hAnsi=".applesystemui"/>
        </w:rPr>
        <w:t xml:space="preserve"> representation significantly improves a machine's ability to understand visual content. For example, when we see a photo of a face, if the face moves slightly to the left, almost every pixel changes from a pixel-level perspective. But from the perspective of the high-level feature "face," it's just a slight change in position and doesn't alter any of the face's characteristics. This means that only by capturing high-level features can we truly understand the content of a picture.</w:t>
      </w:r>
    </w:p>
    <w:p w:rsidR="007D21DD" w:rsidP="007D21DD" w:rsidRDefault="007D21DD" w14:paraId="7F9613DB" w14:textId="786E6826">
      <w:pPr>
        <w:rPr>
          <w:rFonts w:ascii=".applesystemui" w:hAnsi=".applesystemui"/>
        </w:rPr>
      </w:pPr>
      <w:r w:rsidRPr="60C54BD9" w:rsidR="007D21DD">
        <w:rPr>
          <w:rFonts w:ascii=".applesystemui" w:hAnsi=".applesystemui"/>
        </w:rPr>
        <w:t xml:space="preserve">AlphaGo is a classic example of </w:t>
      </w:r>
      <w:r w:rsidRPr="60C54BD9" w:rsidR="004F10EC">
        <w:rPr>
          <w:rFonts w:ascii=".applesystemui" w:hAnsi=".applesystemui"/>
          <w:color w:val="EE0000"/>
        </w:rPr>
        <w:t>hierarchical</w:t>
      </w:r>
      <w:r w:rsidRPr="60C54BD9" w:rsidR="007D21DD">
        <w:rPr>
          <w:rFonts w:ascii=".applesystemui" w:hAnsi=".applesystemui"/>
        </w:rPr>
        <w:t xml:space="preserve"> learning. The state of a Go board is </w:t>
      </w:r>
      <w:r w:rsidRPr="60C54BD9" w:rsidR="007D21DD">
        <w:rPr>
          <w:rFonts w:ascii=".applesystemui" w:hAnsi=".applesystemui"/>
        </w:rPr>
        <w:t>very complex</w:t>
      </w:r>
      <w:r w:rsidRPr="60C54BD9" w:rsidR="007D21DD">
        <w:rPr>
          <w:rFonts w:ascii=".applesystemui" w:hAnsi=".applesystemui"/>
        </w:rPr>
        <w:t xml:space="preserve">. While choosing a move </w:t>
      </w:r>
      <w:r w:rsidRPr="60C54BD9" w:rsidR="007D21DD">
        <w:rPr>
          <w:rFonts w:ascii=".applesystemui" w:hAnsi=".applesystemui"/>
        </w:rPr>
        <w:t>in</w:t>
      </w:r>
      <w:r w:rsidRPr="60C54BD9" w:rsidR="007D21DD">
        <w:rPr>
          <w:rFonts w:ascii=".applesystemui" w:hAnsi=".applesystemui"/>
        </w:rPr>
        <w:t xml:space="preserve"> a local area might be </w:t>
      </w:r>
      <w:r w:rsidRPr="60C54BD9" w:rsidR="007D21DD">
        <w:rPr>
          <w:rFonts w:ascii=".applesystemui" w:hAnsi=".applesystemui"/>
        </w:rPr>
        <w:t>relatively simple</w:t>
      </w:r>
      <w:r w:rsidRPr="60C54BD9" w:rsidR="007D21DD">
        <w:rPr>
          <w:rFonts w:ascii=".applesystemui" w:hAnsi=".applesystemui"/>
        </w:rPr>
        <w:t xml:space="preserve">, judging the overall global situation is extremely difficult. Human Go players usually rely on intuition to form a judgment of the situation and then choose a local area to focus on. For a machine, getting a grasp of the overall game is equally difficult, and it </w:t>
      </w:r>
      <w:r w:rsidRPr="60C54BD9" w:rsidR="007D21DD">
        <w:rPr>
          <w:rFonts w:ascii=".applesystemui" w:hAnsi=".applesystemui"/>
        </w:rPr>
        <w:t>doesn't</w:t>
      </w:r>
      <w:r w:rsidRPr="60C54BD9" w:rsidR="007D21DD">
        <w:rPr>
          <w:rFonts w:ascii=".applesystemui" w:hAnsi=".applesystemui"/>
        </w:rPr>
        <w:t xml:space="preserve"> have human intuition, which is why Go masters long believed a machine could never play Go well. AlphaGo's success is due to many factors, but the </w:t>
      </w:r>
      <w:r w:rsidRPr="60C54BD9" w:rsidR="00D469A0">
        <w:rPr>
          <w:rFonts w:ascii=".applesystemui" w:hAnsi=".applesystemui"/>
          <w:color w:val="EE0000"/>
        </w:rPr>
        <w:t>neural network</w:t>
      </w:r>
      <w:r w:rsidRPr="60C54BD9" w:rsidR="007D21DD">
        <w:rPr>
          <w:rFonts w:ascii=".applesystemui" w:hAnsi=".applesystemui"/>
        </w:rPr>
        <w:t xml:space="preserve">'s ability to grasp the overall board situation is one of the key reasons. </w:t>
      </w:r>
      <w:r w:rsidRPr="60C54BD9" w:rsidR="00080DF6">
        <w:rPr>
          <w:rFonts w:ascii=".applesystemui" w:hAnsi=".applesystemui"/>
        </w:rPr>
        <w:t xml:space="preserve">As shown in Figure 7-24, </w:t>
      </w:r>
      <w:r w:rsidRPr="60C54BD9" w:rsidR="007D21DD">
        <w:rPr>
          <w:rFonts w:ascii=".applesystemui" w:hAnsi=".applesystemui"/>
        </w:rPr>
        <w:t xml:space="preserve">AlphaGo uses a </w:t>
      </w:r>
      <w:r w:rsidRPr="60C54BD9" w:rsidR="00D469A0">
        <w:rPr>
          <w:rFonts w:ascii=".applesystemui" w:hAnsi=".applesystemui"/>
          <w:color w:val="EE0000"/>
        </w:rPr>
        <w:t>deep convolutional neural network</w:t>
      </w:r>
      <w:r w:rsidRPr="60C54BD9" w:rsidR="007D21DD">
        <w:rPr>
          <w:rFonts w:ascii=".applesystemui" w:hAnsi=".applesystemui"/>
        </w:rPr>
        <w:t xml:space="preserve"> that starts by examining local patterns on the </w:t>
      </w:r>
      <w:r w:rsidRPr="60C54BD9" w:rsidR="007D21DD">
        <w:rPr>
          <w:rFonts w:ascii=".applesystemui" w:hAnsi=".applesystemui"/>
        </w:rPr>
        <w:t>board at the bottom layers, then expands its view layer by layer, and finally produces a score that evaluates the entire board. This method overcomes the weakness of traditional game-playing algorithms</w:t>
      </w:r>
      <w:del w:author="Rachel St. John" w:date="2025-08-22T06:53:08.841Z" w:id="1380346700">
        <w:r w:rsidRPr="60C54BD9" w:rsidDel="007D21DD">
          <w:rPr>
            <w:rFonts w:ascii=".applesystemui" w:hAnsi=".applesystemui"/>
          </w:rPr>
          <w:delText>,</w:delText>
        </w:r>
      </w:del>
      <w:r w:rsidRPr="60C54BD9" w:rsidR="007D21DD">
        <w:rPr>
          <w:rFonts w:ascii=".applesystemui" w:hAnsi=".applesystemui"/>
        </w:rPr>
        <w:t xml:space="preserve"> which often "can't see the forest for the trees." By integrating the board's local and global features through </w:t>
      </w:r>
      <w:r w:rsidRPr="60C54BD9" w:rsidR="004F10EC">
        <w:rPr>
          <w:rFonts w:ascii=".applesystemui" w:hAnsi=".applesystemui"/>
          <w:color w:val="EE0000"/>
        </w:rPr>
        <w:t>hierarchical</w:t>
      </w:r>
      <w:r w:rsidRPr="60C54BD9" w:rsidR="007D21DD">
        <w:rPr>
          <w:rFonts w:ascii=".applesystemui" w:hAnsi=".applesystemui"/>
        </w:rPr>
        <w:t xml:space="preserve"> learning, it forms a complete assessment of the </w:t>
      </w:r>
      <w:r w:rsidRPr="60C54BD9" w:rsidR="007D21DD">
        <w:rPr>
          <w:rFonts w:ascii=".applesystemui" w:hAnsi=".applesystemui"/>
        </w:rPr>
        <w:t>board</w:t>
      </w:r>
      <w:r w:rsidRPr="60C54BD9" w:rsidR="007D21DD">
        <w:rPr>
          <w:rFonts w:ascii=".applesystemui" w:hAnsi=".applesystemui"/>
        </w:rPr>
        <w:t xml:space="preserve"> state.</w:t>
      </w:r>
    </w:p>
    <w:p w:rsidRPr="003211B0" w:rsidR="00594647" w:rsidP="007D21DD" w:rsidRDefault="00594647" w14:paraId="38952DA0" w14:textId="77777777">
      <w:pPr>
        <w:rPr>
          <w:rFonts w:ascii=".applesystemui" w:hAnsi=".applesystemui"/>
        </w:rPr>
      </w:pPr>
    </w:p>
    <w:p w:rsidRPr="00594647" w:rsidR="007D21DD" w:rsidP="00594647" w:rsidRDefault="00AA4AFE" w14:paraId="3B84C067" w14:textId="5218EBA5">
      <w:pPr>
        <w:pStyle w:val="a9"/>
        <w:numPr>
          <w:ilvl w:val="0"/>
          <w:numId w:val="2"/>
        </w:numPr>
        <w:rPr>
          <w:rFonts w:ascii=".applesystemui" w:hAnsi=".applesystemui"/>
        </w:rPr>
      </w:pPr>
      <w:r w:rsidRPr="00AA4AFE">
        <w:rPr>
          <w:rFonts w:ascii=".applesystemui" w:hAnsi=".applesystemui"/>
          <w:b/>
          <w:bCs/>
          <w:color w:val="EE0000"/>
        </w:rPr>
        <w:t>Sequential</w:t>
      </w:r>
      <w:r w:rsidRPr="00594647" w:rsidR="007D21DD">
        <w:rPr>
          <w:rFonts w:ascii=".applesystemui" w:hAnsi=".applesystemui"/>
          <w:b/>
          <w:bCs/>
        </w:rPr>
        <w:t xml:space="preserve"> Learning</w:t>
      </w:r>
    </w:p>
    <w:p w:rsidRPr="003211B0" w:rsidR="007D21DD" w:rsidP="007D21DD" w:rsidRDefault="007D21DD" w14:paraId="6ED61565" w14:textId="1B31F50C">
      <w:pPr>
        <w:rPr>
          <w:rFonts w:ascii=".applesystemui" w:hAnsi=".applesystemui"/>
        </w:rPr>
      </w:pPr>
      <w:r w:rsidRPr="003211B0">
        <w:rPr>
          <w:rFonts w:ascii=".applesystemui" w:hAnsi=".applesystemui"/>
        </w:rPr>
        <w:t xml:space="preserve">The world has an order. For example, every sentence we speak must be coherent, and the word order cannot be reversed, or the meaning could be completely different. "Old grandma" is not the same as "grandma is old," and "Wu Song fights the tiger" is different from "the tiger fights Wu Song." Only by mastering this sense of sequence can one master a language. As we've discussed before, the reason large language models like GPT are so powerful is that they use a </w:t>
      </w:r>
      <w:r w:rsidRPr="003211B0" w:rsidR="00D469A0">
        <w:rPr>
          <w:rFonts w:ascii=".applesystemui" w:hAnsi=".applesystemui"/>
          <w:color w:val="EE0000"/>
        </w:rPr>
        <w:t>neural network</w:t>
      </w:r>
      <w:r w:rsidRPr="003211B0">
        <w:rPr>
          <w:rFonts w:ascii=".applesystemui" w:hAnsi=".applesystemui"/>
        </w:rPr>
        <w:t xml:space="preserve"> to build a massive language model. This model can summarize the context of thousands or even tens of thousands of words, leading to a deep understanding of language. Take the GPT-4 model, for example; it can process a context of 128,000 tokens. Such rich contextual information not only allows for a precise understanding of every word and sentence but also enables it to generate coherent and relevant responses based on that understanding. This is the fundamental reason why large language models possess such powerful intelligence.</w:t>
      </w:r>
    </w:p>
    <w:p w:rsidRPr="003211B0" w:rsidR="007D21DD" w:rsidP="007D21DD" w:rsidRDefault="007D21DD" w14:paraId="25FFA5B3" w14:textId="3E0E592C">
      <w:pPr>
        <w:rPr>
          <w:rFonts w:ascii=".applesystemui" w:hAnsi=".applesystemui"/>
        </w:rPr>
      </w:pPr>
      <w:r w:rsidRPr="003211B0">
        <w:rPr>
          <w:rFonts w:ascii=".applesystemui" w:hAnsi=".applesystemui"/>
        </w:rPr>
        <w:t>It's not just language that has a sequence; images do too. The picture of a tiger</w:t>
      </w:r>
      <w:r w:rsidR="006825F6">
        <w:rPr>
          <w:rFonts w:hint="eastAsia" w:ascii=".applesystemui" w:hAnsi=".applesystemui"/>
        </w:rPr>
        <w:t xml:space="preserve"> (Figure 7-25)</w:t>
      </w:r>
      <w:r w:rsidRPr="003211B0">
        <w:rPr>
          <w:rFonts w:ascii=".applesystemui" w:hAnsi=".applesystemui"/>
        </w:rPr>
        <w:t xml:space="preserve"> shows that its head must be on its neck, and its tail must be behind its rear. If this order is wrong, it's no longer a tiger but a monster. The same is true for other images. Any image that looks reasonable has a </w:t>
      </w:r>
      <w:r w:rsidRPr="00AA4AFE" w:rsidR="00AA4AFE">
        <w:rPr>
          <w:rFonts w:ascii=".applesystemui" w:hAnsi=".applesystemui"/>
          <w:color w:val="EE0000"/>
        </w:rPr>
        <w:t>sequential</w:t>
      </w:r>
      <w:r w:rsidRPr="003211B0">
        <w:rPr>
          <w:rFonts w:ascii=".applesystemui" w:hAnsi=".applesystemui"/>
        </w:rPr>
        <w:t xml:space="preserve"> nature. Just as we can understand language by learning the sequence of words, if we can learn the sequence of light spots (pixels) in a picture, we can understand its content and, by extension, the visual world.</w:t>
      </w:r>
    </w:p>
    <w:p w:rsidRPr="003211B0" w:rsidR="007D21DD" w:rsidP="007D21DD" w:rsidRDefault="007D21DD" w14:paraId="5B848DFB" w14:textId="384A59F6">
      <w:pPr>
        <w:rPr>
          <w:rFonts w:ascii=".applesystemui" w:hAnsi=".applesystemui"/>
        </w:rPr>
      </w:pPr>
      <w:r w:rsidRPr="003211B0">
        <w:rPr>
          <w:rFonts w:ascii=".applesystemui" w:hAnsi=".applesystemui"/>
        </w:rPr>
        <w:t xml:space="preserve">How can we learn the sequence within an image? One way is to borrow the "word completion" game from language models and build a pixel prediction model. </w:t>
      </w:r>
      <w:r w:rsidR="003514DE">
        <w:rPr>
          <w:rFonts w:hint="eastAsia" w:ascii=".applesystemui" w:hAnsi=".applesystemui"/>
        </w:rPr>
        <w:t>As illustrated in Figure 7-26</w:t>
      </w:r>
      <w:r w:rsidRPr="003211B0">
        <w:rPr>
          <w:rFonts w:ascii=".applesystemui" w:hAnsi=".applesystemui"/>
        </w:rPr>
        <w:t>, we can treat all the pixels marked as '1' as the "history" and have the model predict the value of the current pixel 'x'. With this pixel model, we can then predict pixel by pixel, iteratively, until a complete picture is generated.</w:t>
      </w:r>
    </w:p>
    <w:p w:rsidRPr="003211B0" w:rsidR="007D21DD" w:rsidP="007D21DD" w:rsidRDefault="007D21DD" w14:paraId="0747BABE" w14:textId="64839A6E">
      <w:pPr>
        <w:rPr>
          <w:rFonts w:ascii=".applesystemui" w:hAnsi=".applesystemui"/>
        </w:rPr>
      </w:pPr>
      <w:r w:rsidRPr="003211B0">
        <w:rPr>
          <w:rFonts w:ascii=".applesystemui" w:hAnsi=".applesystemui"/>
        </w:rPr>
        <w:t xml:space="preserve">Research shows that all images that follow a rule are concentrated in a local area. As shown in </w:t>
      </w:r>
      <w:r w:rsidR="00F54325">
        <w:rPr>
          <w:rFonts w:hint="eastAsia" w:ascii=".applesystemui" w:hAnsi=".applesystemui"/>
        </w:rPr>
        <w:t>Figure 7-27</w:t>
      </w:r>
      <w:r w:rsidRPr="003211B0">
        <w:rPr>
          <w:rFonts w:ascii=".applesystemui" w:hAnsi=".applesystemui"/>
        </w:rPr>
        <w:t>, only the pictures on the yellow curved surface are real, while most pictures outside of it are just noise. If we can find an algorithm that can gradually approach the yellow surface from any random starting point, it would also mean we have understood the sequence represented in the images.</w:t>
      </w:r>
    </w:p>
    <w:p w:rsidRPr="003211B0" w:rsidR="007D21DD" w:rsidP="007D21DD" w:rsidRDefault="007D21DD" w14:paraId="65D3B55B" w14:textId="0C41E917">
      <w:pPr>
        <w:rPr>
          <w:rFonts w:ascii=".applesystemui" w:hAnsi=".applesystemui"/>
        </w:rPr>
      </w:pPr>
      <w:r w:rsidRPr="003211B0">
        <w:rPr>
          <w:rFonts w:ascii=".applesystemui" w:hAnsi=".applesystemui"/>
        </w:rPr>
        <w:lastRenderedPageBreak/>
        <w:t>This idea inspired people to propose an image generation method called a "</w:t>
      </w:r>
      <w:r w:rsidRPr="003211B0" w:rsidR="00D469A0">
        <w:rPr>
          <w:rFonts w:ascii=".applesystemui" w:hAnsi=".applesystemui"/>
          <w:color w:val="EE0000"/>
        </w:rPr>
        <w:t>diffusion model</w:t>
      </w:r>
      <w:r w:rsidRPr="003211B0">
        <w:rPr>
          <w:rFonts w:ascii=".applesystemui" w:hAnsi=".applesystemui"/>
        </w:rPr>
        <w:t xml:space="preserve">." </w:t>
      </w:r>
      <w:r w:rsidR="00EE2E71">
        <w:rPr>
          <w:rFonts w:hint="eastAsia" w:ascii=".applesystemui" w:hAnsi=".applesystemui"/>
        </w:rPr>
        <w:t xml:space="preserve">As illustrated in Figure 7-28, </w:t>
      </w:r>
      <w:r w:rsidR="00C5004A">
        <w:rPr>
          <w:rFonts w:hint="eastAsia" w:ascii=".applesystemui" w:hAnsi=".applesystemui"/>
        </w:rPr>
        <w:t>a</w:t>
      </w:r>
      <w:r w:rsidRPr="003211B0">
        <w:rPr>
          <w:rFonts w:ascii=".applesystemui" w:hAnsi=".applesystemui"/>
        </w:rPr>
        <w:t>t the beginning, the image is just random noise. The model gradually removes this noise, eventually resulting in a clear and reasonable picture.</w:t>
      </w:r>
    </w:p>
    <w:p w:rsidRPr="003211B0" w:rsidR="007D21DD" w:rsidP="007D21DD" w:rsidRDefault="007D21DD" w14:paraId="05E155F4" w14:textId="36172AD5">
      <w:pPr>
        <w:rPr>
          <w:rFonts w:ascii=".applesystemui" w:hAnsi=".applesystemui"/>
        </w:rPr>
      </w:pPr>
      <w:r w:rsidRPr="003211B0">
        <w:rPr>
          <w:rFonts w:ascii=".applesystemui" w:hAnsi=".applesystemui"/>
        </w:rPr>
        <w:t>Similarly, if we think of a video as a three-dimensional picture, we can use the same method to generate realistic videos. The Sora system, launched by OpenAI in early 2024, is based on this technology</w:t>
      </w:r>
      <w:r w:rsidR="006044ED">
        <w:rPr>
          <w:rFonts w:hint="eastAsia" w:ascii=".applesystemui" w:hAnsi=".applesystemui"/>
        </w:rPr>
        <w:t xml:space="preserve"> (Figure 7-29)</w:t>
      </w:r>
      <w:r w:rsidRPr="003211B0">
        <w:rPr>
          <w:rFonts w:ascii=".applesystemui" w:hAnsi=".applesystemui"/>
        </w:rPr>
        <w:t>.</w:t>
      </w:r>
    </w:p>
    <w:p w:rsidR="00F457A3" w:rsidP="007D21DD" w:rsidRDefault="00F457A3" w14:paraId="4C1DE480" w14:textId="77777777">
      <w:pPr>
        <w:rPr>
          <w:rFonts w:ascii=".applesystemui" w:hAnsi=".applesystemui"/>
        </w:rPr>
      </w:pPr>
    </w:p>
    <w:p w:rsidRPr="00F457A3" w:rsidR="007D21DD" w:rsidP="007D21DD" w:rsidRDefault="007D21DD" w14:paraId="30AB28B7" w14:textId="416EA0DC">
      <w:pPr>
        <w:rPr>
          <w:rFonts w:ascii=".applesystemui" w:hAnsi=".applesystemui"/>
          <w:b/>
          <w:bCs/>
        </w:rPr>
      </w:pPr>
      <w:r w:rsidRPr="00F457A3">
        <w:rPr>
          <w:rFonts w:ascii=".applesystemui" w:hAnsi=".applesystemui"/>
          <w:b/>
          <w:bCs/>
        </w:rPr>
        <w:t>3. Summary</w:t>
      </w:r>
    </w:p>
    <w:p w:rsidRPr="003211B0" w:rsidR="007D21DD" w:rsidP="007D21DD" w:rsidRDefault="007D21DD" w14:paraId="3145BB5D" w14:textId="5455BFF1">
      <w:pPr>
        <w:rPr>
          <w:rFonts w:ascii=".applesystemui" w:hAnsi=".applesystemui"/>
        </w:rPr>
      </w:pPr>
      <w:r w:rsidRPr="003211B0">
        <w:rPr>
          <w:rFonts w:ascii=".applesystemui" w:hAnsi=".applesystemui"/>
        </w:rPr>
        <w:t xml:space="preserve">This section discussed the fundamental principles of </w:t>
      </w:r>
      <w:r w:rsidRPr="003211B0" w:rsidR="00D469A0">
        <w:rPr>
          <w:rFonts w:ascii=".applesystemui" w:hAnsi=".applesystemui"/>
          <w:color w:val="EE0000"/>
        </w:rPr>
        <w:t>deep learning</w:t>
      </w:r>
      <w:r w:rsidRPr="003211B0">
        <w:rPr>
          <w:rFonts w:ascii=".applesystemui" w:hAnsi=".applesystemui"/>
        </w:rPr>
        <w:t xml:space="preserve">. Overall, the reason </w:t>
      </w:r>
      <w:r w:rsidRPr="003211B0" w:rsidR="00D469A0">
        <w:rPr>
          <w:rFonts w:ascii=".applesystemui" w:hAnsi=".applesystemui"/>
          <w:color w:val="EE0000"/>
        </w:rPr>
        <w:t>deep learning</w:t>
      </w:r>
      <w:r w:rsidRPr="003211B0">
        <w:rPr>
          <w:rFonts w:ascii=".applesystemui" w:hAnsi=".applesystemui"/>
        </w:rPr>
        <w:t xml:space="preserve"> has such powerful learning capabilities is due to the flexibility of the </w:t>
      </w:r>
      <w:r w:rsidRPr="003211B0" w:rsidR="00D469A0">
        <w:rPr>
          <w:rFonts w:ascii=".applesystemui" w:hAnsi=".applesystemui"/>
          <w:color w:val="EE0000"/>
        </w:rPr>
        <w:t>neural network</w:t>
      </w:r>
      <w:r w:rsidRPr="003211B0">
        <w:rPr>
          <w:rFonts w:ascii=".applesystemui" w:hAnsi=".applesystemui"/>
        </w:rPr>
        <w:t xml:space="preserve"> itself. Especially when the network size and training data are sufficiently large, it can capture complex patterns and rules within the data. In terms of its learning mechanism, the success of </w:t>
      </w:r>
      <w:r w:rsidRPr="003211B0" w:rsidR="00D469A0">
        <w:rPr>
          <w:rFonts w:ascii=".applesystemui" w:hAnsi=".applesystemui"/>
          <w:color w:val="EE0000"/>
        </w:rPr>
        <w:t>deep learning</w:t>
      </w:r>
      <w:r w:rsidRPr="003211B0">
        <w:rPr>
          <w:rFonts w:ascii=".applesystemui" w:hAnsi=".applesystemui"/>
        </w:rPr>
        <w:t xml:space="preserve"> should be attributed to its ability to learn and master the fundamental rules contained in data, primarily hierarchy and sequence. These two principles are not only basic rules for symbolic systems like language but are also fundamental laws of the physical world.</w:t>
      </w:r>
    </w:p>
    <w:p w:rsidRPr="003211B0" w:rsidR="007D21DD" w:rsidP="007D21DD" w:rsidRDefault="007D21DD" w14:paraId="5B31B22E" w14:textId="56CCECF1">
      <w:pPr>
        <w:rPr>
          <w:rFonts w:ascii=".applesystemui" w:hAnsi=".applesystemui"/>
        </w:rPr>
      </w:pPr>
      <w:r w:rsidRPr="60C54BD9" w:rsidR="007D21DD">
        <w:rPr>
          <w:rFonts w:ascii=".applesystemui" w:hAnsi=".applesystemui"/>
        </w:rPr>
        <w:t>Of course, having a flexible learning framework doesn't guarantee that it will learn these rules. It also requires massive data resources and powerful computing capabilities. Thes</w:t>
      </w:r>
      <w:r w:rsidRPr="60C54BD9" w:rsidR="007D21DD">
        <w:rPr>
          <w:rFonts w:ascii=".applesystemui" w:hAnsi=".applesystemui"/>
        </w:rPr>
        <w:t xml:space="preserve">e </w:t>
      </w:r>
      <w:r w:rsidRPr="60C54BD9" w:rsidR="007D21DD">
        <w:rPr>
          <w:rFonts w:ascii=".applesystemui" w:hAnsi=".applesystemui"/>
        </w:rPr>
        <w:t xml:space="preserve">foundational conditions were only gradually met after </w:t>
      </w:r>
      <w:ins w:author="Rachel St. John" w:date="2025-08-22T06:56:21.982Z" w:id="891489860">
        <w:r w:rsidRPr="60C54BD9" w:rsidR="71250330">
          <w:rPr>
            <w:rFonts w:ascii=".applesystemui" w:hAnsi=".applesystemui"/>
          </w:rPr>
          <w:t xml:space="preserve">we entered </w:t>
        </w:r>
      </w:ins>
      <w:r w:rsidRPr="60C54BD9" w:rsidR="007D21DD">
        <w:rPr>
          <w:rFonts w:ascii=".applesystemui" w:hAnsi=".applesystemui"/>
        </w:rPr>
        <w:t xml:space="preserve">the 21st century, which is why </w:t>
      </w:r>
      <w:r w:rsidRPr="60C54BD9" w:rsidR="00D469A0">
        <w:rPr>
          <w:rFonts w:ascii=".applesystemui" w:hAnsi=".applesystemui"/>
          <w:color w:val="EE0000"/>
        </w:rPr>
        <w:t>deep neural networks</w:t>
      </w:r>
      <w:r w:rsidRPr="60C54BD9" w:rsidR="007D21DD">
        <w:rPr>
          <w:rFonts w:ascii=".applesystemui" w:hAnsi=".applesystemui"/>
        </w:rPr>
        <w:t>, despite being studied much earlier, have only truly taken off in the last 20 years.</w:t>
      </w:r>
    </w:p>
    <w:p w:rsidR="00A9626B" w:rsidP="007D21DD" w:rsidRDefault="00A9626B" w14:paraId="3B08AF5C" w14:textId="77777777">
      <w:pPr>
        <w:rPr>
          <w:rFonts w:ascii=".applesystemui" w:hAnsi=".applesystemui"/>
          <w:b/>
          <w:bCs/>
        </w:rPr>
      </w:pPr>
    </w:p>
    <w:p w:rsidRPr="003211B0" w:rsidR="007D21DD" w:rsidP="007D21DD" w:rsidRDefault="007D21DD" w14:paraId="1C8D6EEC" w14:textId="14311BEA">
      <w:pPr>
        <w:rPr>
          <w:rFonts w:ascii=".applesystemui" w:hAnsi=".applesystemui"/>
          <w:b/>
          <w:bCs/>
        </w:rPr>
      </w:pPr>
      <w:r w:rsidRPr="003211B0">
        <w:rPr>
          <w:rFonts w:ascii=".applesystemui" w:hAnsi=".applesystemui"/>
          <w:b/>
          <w:bCs/>
        </w:rPr>
        <w:t>Reflection and Discussion</w:t>
      </w:r>
    </w:p>
    <w:p w:rsidRPr="003211B0" w:rsidR="007D21DD" w:rsidP="007D21DD" w:rsidRDefault="007D21DD" w14:paraId="78E50FE6" w14:textId="4BD07A62">
      <w:pPr>
        <w:rPr>
          <w:rFonts w:ascii=".applesystemui" w:hAnsi=".applesystemui"/>
        </w:rPr>
      </w:pPr>
      <w:r w:rsidRPr="003211B0">
        <w:rPr>
          <w:rFonts w:ascii=".applesystemui" w:hAnsi=".applesystemui"/>
        </w:rPr>
        <w:t xml:space="preserve">(1) Discuss how AlphaGo uses </w:t>
      </w:r>
      <w:r w:rsidRPr="004F10EC" w:rsidR="004F10EC">
        <w:rPr>
          <w:rFonts w:ascii=".applesystemui" w:hAnsi=".applesystemui"/>
          <w:color w:val="EE0000"/>
        </w:rPr>
        <w:t>hierarchical</w:t>
      </w:r>
      <w:r w:rsidRPr="003211B0">
        <w:rPr>
          <w:rFonts w:ascii=".applesystemui" w:hAnsi=".applesystemui"/>
        </w:rPr>
        <w:t xml:space="preserve"> learning to achieve a </w:t>
      </w:r>
      <w:r w:rsidRPr="003211B0" w:rsidR="00CD393C">
        <w:rPr>
          <w:rFonts w:ascii=".applesystemui" w:hAnsi=".applesystemui"/>
          <w:color w:val="7030A0"/>
        </w:rPr>
        <w:t>global-level control ability</w:t>
      </w:r>
      <w:r w:rsidRPr="003211B0">
        <w:rPr>
          <w:rFonts w:ascii=".applesystemui" w:hAnsi=".applesystemui"/>
        </w:rPr>
        <w:t xml:space="preserve"> similar to that of human Go players.</w:t>
      </w:r>
    </w:p>
    <w:p w:rsidRPr="003211B0" w:rsidR="007D21DD" w:rsidP="007D21DD" w:rsidRDefault="007D21DD" w14:paraId="069FE54B" w14:textId="08B40417">
      <w:pPr>
        <w:rPr>
          <w:rFonts w:ascii=".applesystemui" w:hAnsi=".applesystemui"/>
        </w:rPr>
      </w:pPr>
      <w:r w:rsidRPr="003211B0">
        <w:rPr>
          <w:rFonts w:ascii=".applesystemui" w:hAnsi=".applesystemui"/>
        </w:rPr>
        <w:t xml:space="preserve">(2) If the pixels in an image have a reasonable </w:t>
      </w:r>
      <w:r w:rsidRPr="00AA4AFE" w:rsidR="00AA4AFE">
        <w:rPr>
          <w:rFonts w:ascii=".applesystemui" w:hAnsi=".applesystemui"/>
          <w:color w:val="EE0000"/>
        </w:rPr>
        <w:t>sequential</w:t>
      </w:r>
      <w:r w:rsidRPr="003211B0">
        <w:rPr>
          <w:rFonts w:ascii=".applesystemui" w:hAnsi=".applesystemui"/>
        </w:rPr>
        <w:t xml:space="preserve"> order, they must exist within a subspace. Think about why this is the case.</w:t>
      </w:r>
    </w:p>
    <w:p w:rsidR="00A9626B" w:rsidP="007D21DD" w:rsidRDefault="00A9626B" w14:paraId="3F7CC7FF" w14:textId="77777777">
      <w:pPr>
        <w:rPr>
          <w:rFonts w:ascii=".applesystemui" w:hAnsi=".applesystemui"/>
          <w:b/>
          <w:bCs/>
        </w:rPr>
      </w:pPr>
    </w:p>
    <w:p w:rsidRPr="003211B0" w:rsidR="007D21DD" w:rsidP="007D21DD" w:rsidRDefault="007D21DD" w14:paraId="3F2C0FBD" w14:textId="34E49033">
      <w:pPr>
        <w:rPr>
          <w:rFonts w:ascii=".applesystemui" w:hAnsi=".applesystemui"/>
          <w:b/>
          <w:bCs/>
        </w:rPr>
      </w:pPr>
      <w:r w:rsidRPr="003211B0">
        <w:rPr>
          <w:rFonts w:ascii=".applesystemui" w:hAnsi=".applesystemui"/>
          <w:b/>
          <w:bCs/>
        </w:rPr>
        <w:t>Hands-on Exploration</w:t>
      </w:r>
    </w:p>
    <w:p w:rsidRPr="003211B0" w:rsidR="007D21DD" w:rsidP="007D21DD" w:rsidRDefault="007D21DD" w14:paraId="1864A6EB" w14:textId="77777777">
      <w:pPr>
        <w:rPr>
          <w:rFonts w:ascii=".applesystemui" w:hAnsi=".applesystemui"/>
        </w:rPr>
      </w:pPr>
      <w:r w:rsidRPr="003211B0">
        <w:rPr>
          <w:rFonts w:ascii=".applesystemui" w:hAnsi=".applesystemui"/>
        </w:rPr>
        <w:t>Use the text-to-video feature provided on the Zhipu Qingyan website (</w:t>
      </w:r>
      <w:hyperlink w:tgtFrame="_blank" w:history="1" r:id="rId7">
        <w:r w:rsidRPr="003211B0">
          <w:rPr>
            <w:rStyle w:val="af2"/>
            <w:rFonts w:ascii=".applesystemui" w:hAnsi=".applesystemui"/>
          </w:rPr>
          <w:t>https://chatglm.cn/video</w:t>
        </w:r>
      </w:hyperlink>
      <w:r w:rsidRPr="003211B0">
        <w:rPr>
          <w:rFonts w:ascii=".applesystemui" w:hAnsi=".applesystemui"/>
        </w:rPr>
        <w:t>). In groups, generate a video of a little boy drinking coffee and share tips on how to use prompts effectively.</w:t>
      </w:r>
    </w:p>
    <w:p w:rsidR="00D76AA1" w:rsidP="00D76AA1" w:rsidRDefault="007D21DD" w14:paraId="22D74E38" w14:textId="77777777">
      <w:pPr>
        <w:rPr>
          <w:rFonts w:ascii=".applesystemui" w:hAnsi=".applesystemui"/>
        </w:rPr>
      </w:pPr>
      <w:r w:rsidRPr="003211B0">
        <w:rPr>
          <w:rFonts w:ascii=".applesystemui" w:hAnsi=".applesystemui"/>
          <w:b/>
          <w:bCs/>
        </w:rPr>
        <w:lastRenderedPageBreak/>
        <w:t>Figure Captions</w:t>
      </w:r>
    </w:p>
    <w:p w:rsidRPr="003211B0" w:rsidR="007D21DD" w:rsidP="00D76AA1" w:rsidRDefault="007D21DD" w14:paraId="29C35D2D" w14:textId="58ED4E07">
      <w:pPr>
        <w:rPr>
          <w:rFonts w:ascii=".applesystemui" w:hAnsi=".applesystemui"/>
        </w:rPr>
      </w:pPr>
      <w:r w:rsidRPr="003211B0">
        <w:rPr>
          <w:rFonts w:ascii=".applesystemui" w:hAnsi=".applesystemui"/>
          <w:b/>
          <w:bCs/>
        </w:rPr>
        <w:t>Figure 7-20:</w:t>
      </w:r>
      <w:r w:rsidRPr="003211B0">
        <w:rPr>
          <w:rFonts w:ascii=".applesystemui" w:hAnsi=".applesystemui"/>
        </w:rPr>
        <w:t xml:space="preserve"> </w:t>
      </w:r>
      <w:r w:rsidR="00D76AA1">
        <w:rPr>
          <w:rFonts w:hint="eastAsia" w:ascii=".applesystemui" w:hAnsi=".applesystemui"/>
        </w:rPr>
        <w:t>T</w:t>
      </w:r>
      <w:r w:rsidRPr="003211B0">
        <w:rPr>
          <w:rFonts w:ascii=".applesystemui" w:hAnsi=".applesystemui"/>
        </w:rPr>
        <w:t xml:space="preserve">he </w:t>
      </w:r>
      <w:r w:rsidRPr="004F10EC" w:rsidR="004F10EC">
        <w:rPr>
          <w:rFonts w:ascii=".applesystemui" w:hAnsi=".applesystemui"/>
          <w:color w:val="EE0000"/>
        </w:rPr>
        <w:t>hierarchical</w:t>
      </w:r>
      <w:r w:rsidRPr="003211B0">
        <w:rPr>
          <w:rFonts w:ascii=".applesystemui" w:hAnsi=".applesystemui"/>
        </w:rPr>
        <w:t xml:space="preserve"> nature within a single photograph.</w:t>
      </w:r>
    </w:p>
    <w:p w:rsidRPr="003211B0" w:rsidR="007D21DD" w:rsidP="00D76AA1" w:rsidRDefault="007D21DD" w14:paraId="46DA4FCE" w14:textId="37D0BB9F">
      <w:pPr>
        <w:rPr>
          <w:rFonts w:ascii=".applesystemui" w:hAnsi=".applesystemui"/>
        </w:rPr>
      </w:pPr>
      <w:r w:rsidRPr="003211B0">
        <w:rPr>
          <w:rFonts w:ascii=".applesystemui" w:hAnsi=".applesystemui"/>
          <w:b/>
          <w:bCs/>
        </w:rPr>
        <w:t>Figure 7-21:</w:t>
      </w:r>
      <w:r w:rsidRPr="003211B0">
        <w:rPr>
          <w:rFonts w:ascii=".applesystemui" w:hAnsi=".applesystemui"/>
        </w:rPr>
        <w:t xml:space="preserve"> </w:t>
      </w:r>
      <w:r w:rsidR="00D76AA1">
        <w:rPr>
          <w:rFonts w:hint="eastAsia" w:ascii=".applesystemui" w:hAnsi=".applesystemui"/>
        </w:rPr>
        <w:t>T</w:t>
      </w:r>
      <w:r w:rsidRPr="003211B0">
        <w:rPr>
          <w:rFonts w:ascii=".applesystemui" w:hAnsi=".applesystemui"/>
        </w:rPr>
        <w:t>he visual processing pathways in the human brain.</w:t>
      </w:r>
    </w:p>
    <w:p w:rsidRPr="003211B0" w:rsidR="007D21DD" w:rsidP="00E527DE" w:rsidRDefault="007D21DD" w14:paraId="40345E1D" w14:textId="3C8B228D">
      <w:pPr>
        <w:rPr>
          <w:rFonts w:ascii=".applesystemui" w:hAnsi=".applesystemui"/>
        </w:rPr>
      </w:pPr>
      <w:r w:rsidRPr="003211B0">
        <w:rPr>
          <w:rFonts w:ascii=".applesystemui" w:hAnsi=".applesystemui"/>
          <w:b/>
          <w:bCs/>
        </w:rPr>
        <w:t>Figure 7-22:</w:t>
      </w:r>
      <w:r w:rsidRPr="003211B0">
        <w:rPr>
          <w:rFonts w:ascii=".applesystemui" w:hAnsi=".applesystemui"/>
        </w:rPr>
        <w:t xml:space="preserve"> </w:t>
      </w:r>
      <w:r w:rsidR="00E527DE">
        <w:rPr>
          <w:rFonts w:hint="eastAsia" w:ascii=".applesystemui" w:hAnsi=".applesystemui"/>
        </w:rPr>
        <w:t>T</w:t>
      </w:r>
      <w:r w:rsidRPr="003211B0">
        <w:rPr>
          <w:rFonts w:ascii=".applesystemui" w:hAnsi=".applesystemui"/>
        </w:rPr>
        <w:t xml:space="preserve">he </w:t>
      </w:r>
      <w:r w:rsidRPr="004F10EC" w:rsidR="004F10EC">
        <w:rPr>
          <w:rFonts w:ascii=".applesystemui" w:hAnsi=".applesystemui"/>
          <w:color w:val="EE0000"/>
        </w:rPr>
        <w:t>hierarchical</w:t>
      </w:r>
      <w:r w:rsidRPr="003211B0">
        <w:rPr>
          <w:rFonts w:ascii=".applesystemui" w:hAnsi=".applesystemui"/>
        </w:rPr>
        <w:t xml:space="preserve"> process of human visual processing.</w:t>
      </w:r>
    </w:p>
    <w:p w:rsidRPr="003211B0" w:rsidR="007D21DD" w:rsidP="00E527DE" w:rsidRDefault="007D21DD" w14:paraId="340B54EE" w14:textId="17F713F5">
      <w:pPr>
        <w:rPr>
          <w:rFonts w:ascii=".applesystemui" w:hAnsi=".applesystemui"/>
        </w:rPr>
      </w:pPr>
      <w:r w:rsidRPr="003211B0">
        <w:rPr>
          <w:rFonts w:ascii=".applesystemui" w:hAnsi=".applesystemui"/>
          <w:b/>
          <w:bCs/>
        </w:rPr>
        <w:t>Figure 7-23:</w:t>
      </w:r>
      <w:r w:rsidRPr="003211B0">
        <w:rPr>
          <w:rFonts w:ascii=".applesystemui" w:hAnsi=".applesystemui"/>
        </w:rPr>
        <w:t xml:space="preserve"> </w:t>
      </w:r>
      <w:r w:rsidR="00E527DE">
        <w:rPr>
          <w:rFonts w:hint="eastAsia" w:ascii=".applesystemui" w:hAnsi=".applesystemui"/>
        </w:rPr>
        <w:t>D</w:t>
      </w:r>
      <w:r w:rsidRPr="003211B0">
        <w:rPr>
          <w:rFonts w:ascii=".applesystemui" w:hAnsi=".applesystemui"/>
        </w:rPr>
        <w:t>ifferent layers learn patterns at various scales, from simple lines to complex shapes.</w:t>
      </w:r>
    </w:p>
    <w:p w:rsidR="007D21DD" w:rsidP="00D008FC" w:rsidRDefault="007D21DD" w14:paraId="31C5F27F" w14:textId="1CA65510">
      <w:pPr>
        <w:rPr>
          <w:rFonts w:ascii=".applesystemui" w:hAnsi=".applesystemui"/>
        </w:rPr>
      </w:pPr>
      <w:r w:rsidRPr="003211B0">
        <w:rPr>
          <w:rFonts w:ascii=".applesystemui" w:hAnsi=".applesystemui"/>
          <w:b/>
          <w:bCs/>
        </w:rPr>
        <w:t>Figure 7-24:</w:t>
      </w:r>
      <w:r w:rsidRPr="003211B0">
        <w:rPr>
          <w:rFonts w:ascii=".applesystemui" w:hAnsi=".applesystemui"/>
        </w:rPr>
        <w:t xml:space="preserve"> AlphaGo's value network. </w:t>
      </w:r>
    </w:p>
    <w:p w:rsidRPr="003211B0" w:rsidR="00D362E0" w:rsidP="00D008FC" w:rsidRDefault="00D362E0" w14:paraId="671ED276" w14:textId="1F39D192">
      <w:pPr>
        <w:rPr>
          <w:rFonts w:hint="eastAsia" w:ascii=".applesystemui" w:hAnsi=".applesystemui"/>
        </w:rPr>
      </w:pPr>
      <w:r>
        <w:rPr>
          <w:rFonts w:hint="eastAsia" w:ascii=".applesystemui" w:hAnsi=".applesystemui"/>
        </w:rPr>
        <w:t xml:space="preserve">Note: </w:t>
      </w:r>
      <w:r w:rsidRPr="00D362E0">
        <w:rPr>
          <w:rFonts w:ascii=".applesystemui" w:hAnsi=".applesystemui"/>
        </w:rPr>
        <w:t>The numbers within the circles represent the evaluation of the game state after a move is made by the current player, indicating the degree of advantage for that player. The position marked with a red circle corresponds to the move with the highest evaluation score.</w:t>
      </w:r>
    </w:p>
    <w:p w:rsidRPr="003211B0" w:rsidR="007D21DD" w:rsidP="003A146A" w:rsidRDefault="007D21DD" w14:paraId="11F4C948" w14:textId="17826FFD">
      <w:pPr>
        <w:rPr>
          <w:rFonts w:ascii=".applesystemui" w:hAnsi=".applesystemui"/>
        </w:rPr>
      </w:pPr>
      <w:r w:rsidRPr="003211B0">
        <w:rPr>
          <w:rFonts w:ascii=".applesystemui" w:hAnsi=".applesystemui"/>
          <w:b/>
          <w:bCs/>
        </w:rPr>
        <w:t>Figure 7-25:</w:t>
      </w:r>
      <w:r w:rsidRPr="003211B0">
        <w:rPr>
          <w:rFonts w:ascii=".applesystemui" w:hAnsi=".applesystemui"/>
        </w:rPr>
        <w:t xml:space="preserve"> </w:t>
      </w:r>
      <w:r w:rsidR="003A146A">
        <w:rPr>
          <w:rFonts w:hint="eastAsia" w:ascii=".applesystemui" w:hAnsi=".applesystemui"/>
        </w:rPr>
        <w:t>The</w:t>
      </w:r>
      <w:r w:rsidRPr="003211B0">
        <w:rPr>
          <w:rFonts w:ascii=".applesystemui" w:hAnsi=".applesystemui"/>
        </w:rPr>
        <w:t xml:space="preserve"> picture of a tiger</w:t>
      </w:r>
      <w:r w:rsidR="003A146A">
        <w:rPr>
          <w:rFonts w:hint="eastAsia" w:ascii=".applesystemui" w:hAnsi=".applesystemui"/>
        </w:rPr>
        <w:t xml:space="preserve"> has</w:t>
      </w:r>
      <w:r w:rsidRPr="003211B0">
        <w:rPr>
          <w:rFonts w:ascii=".applesystemui" w:hAnsi=".applesystemui"/>
        </w:rPr>
        <w:t xml:space="preserve"> a natural order or sequence.</w:t>
      </w:r>
    </w:p>
    <w:p w:rsidR="007D21DD" w:rsidP="00D5107C" w:rsidRDefault="007D21DD" w14:paraId="76DA8C25" w14:textId="726AC5B1">
      <w:pPr>
        <w:rPr>
          <w:rFonts w:ascii=".applesystemui" w:hAnsi=".applesystemui"/>
        </w:rPr>
      </w:pPr>
      <w:r w:rsidRPr="003211B0">
        <w:rPr>
          <w:rFonts w:ascii=".applesystemui" w:hAnsi=".applesystemui"/>
          <w:b/>
          <w:bCs/>
        </w:rPr>
        <w:t>Figure 7-26:</w:t>
      </w:r>
      <w:r w:rsidRPr="003211B0">
        <w:rPr>
          <w:rFonts w:ascii=".applesystemui" w:hAnsi=".applesystemui"/>
        </w:rPr>
        <w:t xml:space="preserve"> </w:t>
      </w:r>
      <w:r w:rsidR="00454501">
        <w:rPr>
          <w:rFonts w:hint="eastAsia" w:ascii=".applesystemui" w:hAnsi=".applesystemui"/>
          <w:color w:val="EE0000"/>
        </w:rPr>
        <w:t>Se</w:t>
      </w:r>
      <w:r w:rsidRPr="00AA4AFE" w:rsidR="00AA4AFE">
        <w:rPr>
          <w:rFonts w:ascii=".applesystemui" w:hAnsi=".applesystemui"/>
          <w:color w:val="EE0000"/>
        </w:rPr>
        <w:t>quential</w:t>
      </w:r>
      <w:r w:rsidRPr="003211B0">
        <w:rPr>
          <w:rFonts w:ascii=".applesystemui" w:hAnsi=".applesystemui"/>
        </w:rPr>
        <w:t xml:space="preserve"> modeling method for images</w:t>
      </w:r>
      <w:r w:rsidR="00D5107C">
        <w:rPr>
          <w:rFonts w:hint="eastAsia" w:ascii=".applesystemui" w:hAnsi=".applesystemui"/>
        </w:rPr>
        <w:t>.</w:t>
      </w:r>
    </w:p>
    <w:p w:rsidRPr="003211B0" w:rsidR="00D5107C" w:rsidP="00D5107C" w:rsidRDefault="00D5107C" w14:paraId="7B26DBB6" w14:textId="599AB03B">
      <w:pPr>
        <w:rPr>
          <w:rFonts w:hint="eastAsia" w:ascii=".applesystemui" w:hAnsi=".applesystemui"/>
        </w:rPr>
      </w:pPr>
      <w:r>
        <w:rPr>
          <w:rFonts w:hint="eastAsia" w:ascii=".applesystemui" w:hAnsi=".applesystemui"/>
        </w:rPr>
        <w:t xml:space="preserve">Note: </w:t>
      </w:r>
      <w:r w:rsidRPr="008948AC" w:rsidR="008948AC">
        <w:rPr>
          <w:rFonts w:ascii=".applesystemui" w:hAnsi=".applesystemui"/>
        </w:rPr>
        <w:t xml:space="preserve">The pixel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8948AC" w:rsidR="008948AC">
        <w:rPr>
          <w:rFonts w:ascii=".applesystemui" w:hAnsi=".applesystemui"/>
        </w:rPr>
        <w:t xml:space="preserve"> is predicted using the values of the preceding pixels,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948AC" w:rsidR="008948AC">
        <w:rPr>
          <w:rFonts w:ascii=".applesystemui" w:hAnsi=".applesystemui"/>
        </w:rPr>
        <w:t xml:space="preserve">​ to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rsidRPr="008948AC" w:rsidR="008948AC">
        <w:rPr>
          <w:rFonts w:ascii=".applesystemui" w:hAnsi=".applesystemui"/>
        </w:rPr>
        <w:t xml:space="preserve">​, which are located in the shaded region. This prediction process is repeated sequentially from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8948AC" w:rsidR="008948AC">
        <w:rPr>
          <w:rFonts w:ascii=".applesystemui" w:hAnsi=".applesystemui"/>
        </w:rPr>
        <w:t xml:space="preserve"> to </w:t>
      </w:r>
      <m:oMath>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oMath>
      <w:r w:rsidRPr="008948AC" w:rsidR="008948AC">
        <w:rPr>
          <w:rFonts w:ascii=".applesystemui" w:hAnsi=".applesystemui"/>
        </w:rPr>
        <w:t xml:space="preserve"> to generate an entire image.</w:t>
      </w:r>
    </w:p>
    <w:p w:rsidR="007D21DD" w:rsidP="00A9626B" w:rsidRDefault="007D21DD" w14:paraId="393F621A" w14:textId="4415D80C">
      <w:pPr>
        <w:rPr>
          <w:rFonts w:ascii=".applesystemui" w:hAnsi=".applesystemui"/>
        </w:rPr>
      </w:pPr>
      <w:r w:rsidRPr="003211B0">
        <w:rPr>
          <w:rFonts w:ascii=".applesystemui" w:hAnsi=".applesystemui"/>
          <w:b/>
          <w:bCs/>
        </w:rPr>
        <w:t>Figure 7-27:</w:t>
      </w:r>
      <w:r w:rsidRPr="003211B0">
        <w:rPr>
          <w:rFonts w:ascii=".applesystemui" w:hAnsi=".applesystemui"/>
        </w:rPr>
        <w:t xml:space="preserve"> </w:t>
      </w:r>
      <w:r w:rsidR="00A9626B">
        <w:rPr>
          <w:rFonts w:hint="eastAsia" w:ascii=".applesystemui" w:hAnsi=".applesystemui"/>
        </w:rPr>
        <w:t>A</w:t>
      </w:r>
      <w:r w:rsidRPr="003211B0">
        <w:rPr>
          <w:rFonts w:ascii=".applesystemui" w:hAnsi=".applesystemui"/>
        </w:rPr>
        <w:t xml:space="preserve"> </w:t>
      </w:r>
      <w:r w:rsidRPr="003211B0" w:rsidR="00D469A0">
        <w:rPr>
          <w:rFonts w:ascii=".applesystemui" w:hAnsi=".applesystemui"/>
          <w:color w:val="EE0000"/>
        </w:rPr>
        <w:t>diffusion model</w:t>
      </w:r>
      <w:r w:rsidRPr="003211B0">
        <w:rPr>
          <w:rFonts w:ascii=".applesystemui" w:hAnsi=".applesystemui"/>
        </w:rPr>
        <w:t>.</w:t>
      </w:r>
    </w:p>
    <w:p w:rsidRPr="003211B0" w:rsidR="00A9626B" w:rsidP="00A9626B" w:rsidRDefault="00C26E4C" w14:paraId="571719D0" w14:textId="79554AF2">
      <w:pPr>
        <w:rPr>
          <w:rFonts w:hint="eastAsia" w:ascii=".applesystemui" w:hAnsi=".applesystemui"/>
        </w:rPr>
      </w:pPr>
      <w:r>
        <w:rPr>
          <w:rFonts w:hint="eastAsia" w:ascii=".applesystemui" w:hAnsi=".applesystemui"/>
        </w:rPr>
        <w:t xml:space="preserve">Note: </w:t>
      </w:r>
      <w:r w:rsidRPr="00D5107C" w:rsidR="00D5107C">
        <w:rPr>
          <w:rFonts w:ascii=".applesystemui" w:hAnsi=".applesystemui"/>
        </w:rPr>
        <w:t>All valid and realistic images are distributed on the yellow manifold. The image generation process begins with an image of random noise, which then gradually converges toward this manifold, becoming progressively clearer.</w:t>
      </w:r>
    </w:p>
    <w:p w:rsidRPr="003211B0" w:rsidR="007D21DD" w:rsidP="00A9626B" w:rsidRDefault="007D21DD" w14:paraId="4FA34042" w14:textId="63752A0E">
      <w:pPr>
        <w:rPr>
          <w:rFonts w:hint="eastAsia" w:ascii=".applesystemui" w:hAnsi=".applesystemui"/>
        </w:rPr>
      </w:pPr>
      <w:r w:rsidRPr="003211B0">
        <w:rPr>
          <w:rFonts w:ascii=".applesystemui" w:hAnsi=".applesystemui"/>
          <w:b/>
          <w:bCs/>
        </w:rPr>
        <w:t>Figure 7-28:</w:t>
      </w:r>
      <w:r w:rsidRPr="003211B0">
        <w:rPr>
          <w:rFonts w:ascii=".applesystemui" w:hAnsi=".applesystemui"/>
        </w:rPr>
        <w:t xml:space="preserve"> </w:t>
      </w:r>
      <w:r w:rsidR="00A9626B">
        <w:rPr>
          <w:rFonts w:hint="eastAsia" w:ascii=".applesystemui" w:hAnsi=".applesystemui"/>
        </w:rPr>
        <w:t>T</w:t>
      </w:r>
      <w:r w:rsidRPr="003211B0">
        <w:rPr>
          <w:rFonts w:ascii=".applesystemui" w:hAnsi=".applesystemui"/>
        </w:rPr>
        <w:t xml:space="preserve">he process of generating a picture using a </w:t>
      </w:r>
      <w:r w:rsidRPr="003211B0" w:rsidR="00D469A0">
        <w:rPr>
          <w:rFonts w:ascii=".applesystemui" w:hAnsi=".applesystemui"/>
          <w:color w:val="EE0000"/>
        </w:rPr>
        <w:t>diffusion model</w:t>
      </w:r>
      <w:r w:rsidR="00A9626B">
        <w:rPr>
          <w:rFonts w:hint="eastAsia" w:ascii=".applesystemui" w:hAnsi=".applesystemui"/>
        </w:rPr>
        <w:t>.</w:t>
      </w:r>
    </w:p>
    <w:p w:rsidRPr="003211B0" w:rsidR="007D21DD" w:rsidP="00A9626B" w:rsidRDefault="007D21DD" w14:paraId="44E50263" w14:textId="40135D76">
      <w:pPr>
        <w:rPr>
          <w:rFonts w:ascii=".applesystemui" w:hAnsi=".applesystemui"/>
        </w:rPr>
      </w:pPr>
      <w:r w:rsidRPr="003211B0">
        <w:rPr>
          <w:rFonts w:ascii=".applesystemui" w:hAnsi=".applesystemui"/>
          <w:b/>
          <w:bCs/>
        </w:rPr>
        <w:t>Figure 7-29:</w:t>
      </w:r>
      <w:r w:rsidRPr="003211B0">
        <w:rPr>
          <w:rFonts w:ascii=".applesystemui" w:hAnsi=".applesystemui"/>
        </w:rPr>
        <w:t xml:space="preserve"> </w:t>
      </w:r>
      <w:r w:rsidR="00A9626B">
        <w:rPr>
          <w:rFonts w:hint="eastAsia" w:ascii=".applesystemui" w:hAnsi=".applesystemui"/>
        </w:rPr>
        <w:t>V</w:t>
      </w:r>
      <w:r w:rsidRPr="003211B0">
        <w:rPr>
          <w:rFonts w:ascii=".applesystemui" w:hAnsi=".applesystemui"/>
        </w:rPr>
        <w:t>ideo generation process used by OpenAI's Sora.</w:t>
      </w:r>
    </w:p>
    <w:p w:rsidRPr="003211B0" w:rsidR="007B6A30" w:rsidRDefault="007B6A30" w14:paraId="56513EB2" w14:textId="77777777">
      <w:pPr>
        <w:rPr>
          <w:rFonts w:ascii=".applesystemui" w:hAnsi=".applesystemui"/>
        </w:rPr>
      </w:pPr>
    </w:p>
    <w:sectPr w:rsidRPr="003211B0" w:rsidR="007B6A30">
      <w:pgSz w:w="11906" w:h="16838" w:orient="portrait"/>
      <w:pgMar w:top="1440" w:right="1800" w:bottom="1440" w:left="1800" w:header="851" w:footer="992" w:gutter="0"/>
      <w:cols w:space="425"/>
      <w:docGrid w:type="lines" w:linePitch="312"/>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J" w:author="Rachel St. John" w:date="2025-08-22T14:50:42" w:id="383360098">
    <w:p xmlns:w14="http://schemas.microsoft.com/office/word/2010/wordml" xmlns:w="http://schemas.openxmlformats.org/wordprocessingml/2006/main" w:rsidR="462D6130" w:rsidRDefault="42B7A356" w14:paraId="5BBC4038" w14:textId="52A751AC">
      <w:pPr>
        <w:pStyle w:val="CommentText"/>
      </w:pPr>
      <w:r>
        <w:rPr>
          <w:rStyle w:val="CommentReference"/>
        </w:rPr>
        <w:annotationRef/>
      </w:r>
      <w:r w:rsidRPr="7AE9C9E0" w:rsidR="137E4865">
        <w:t>Please verify these sentences. They were strangely worded in the original.</w:t>
      </w:r>
    </w:p>
  </w:comment>
</w:comments>
</file>

<file path=word/commentsExtended.xml><?xml version="1.0" encoding="utf-8"?>
<w15:commentsEx xmlns:mc="http://schemas.openxmlformats.org/markup-compatibility/2006" xmlns:w15="http://schemas.microsoft.com/office/word/2012/wordml" mc:Ignorable="w15">
  <w15:commentEx w15:done="0" w15:paraId="5BBC403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121D077" w16cex:dateUtc="2025-08-22T06:50:42.675Z"/>
</w16cex:commentsExtensible>
</file>

<file path=word/commentsIds.xml><?xml version="1.0" encoding="utf-8"?>
<w16cid:commentsIds xmlns:mc="http://schemas.openxmlformats.org/markup-compatibility/2006" xmlns:w16cid="http://schemas.microsoft.com/office/word/2016/wordml/cid" mc:Ignorable="w16cid">
  <w16cid:commentId w16cid:paraId="5BBC4038" w16cid:durableId="5121D0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2994" w:rsidP="00DE5798" w:rsidRDefault="00EA2994" w14:paraId="68D9F8E2" w14:textId="77777777">
      <w:pPr>
        <w:spacing w:after="0" w:line="240" w:lineRule="auto"/>
      </w:pPr>
      <w:r>
        <w:separator/>
      </w:r>
    </w:p>
  </w:endnote>
  <w:endnote w:type="continuationSeparator" w:id="0">
    <w:p w:rsidR="00EA2994" w:rsidP="00DE5798" w:rsidRDefault="00EA2994" w14:paraId="32107C6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2994" w:rsidP="00DE5798" w:rsidRDefault="00EA2994" w14:paraId="50DE7FF7" w14:textId="77777777">
      <w:pPr>
        <w:spacing w:after="0" w:line="240" w:lineRule="auto"/>
      </w:pPr>
      <w:r>
        <w:separator/>
      </w:r>
    </w:p>
  </w:footnote>
  <w:footnote w:type="continuationSeparator" w:id="0">
    <w:p w:rsidR="00EA2994" w:rsidP="00DE5798" w:rsidRDefault="00EA2994" w14:paraId="65D07AB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501D8"/>
    <w:multiLevelType w:val="hybridMultilevel"/>
    <w:tmpl w:val="E29ABCC0"/>
    <w:lvl w:ilvl="0" w:tplc="2258E16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7533BD1"/>
    <w:multiLevelType w:val="multilevel"/>
    <w:tmpl w:val="EA509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27856709">
    <w:abstractNumId w:val="1"/>
  </w:num>
  <w:num w:numId="2" w16cid:durableId="1112550549">
    <w:abstractNumId w:val="0"/>
  </w:num>
</w:numbering>
</file>

<file path=word/people.xml><?xml version="1.0" encoding="utf-8"?>
<w15:people xmlns:mc="http://schemas.openxmlformats.org/markup-compatibility/2006" xmlns:w15="http://schemas.microsoft.com/office/word/2012/wordml" mc:Ignorable="w15">
  <w15:person w15:author="Rachel St. John">
    <w15:presenceInfo w15:providerId="AD" w15:userId="S::rstjohn@this.edu.cn::f8181cbd-6e2e-4766-ae93-2f626af7fa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A30"/>
    <w:rsid w:val="00080DF6"/>
    <w:rsid w:val="00172886"/>
    <w:rsid w:val="002A0C3D"/>
    <w:rsid w:val="003211B0"/>
    <w:rsid w:val="003514DE"/>
    <w:rsid w:val="003A146A"/>
    <w:rsid w:val="00454501"/>
    <w:rsid w:val="004F10EC"/>
    <w:rsid w:val="00594647"/>
    <w:rsid w:val="006044ED"/>
    <w:rsid w:val="006825F6"/>
    <w:rsid w:val="00786E63"/>
    <w:rsid w:val="007B6A30"/>
    <w:rsid w:val="007D21DD"/>
    <w:rsid w:val="0085021D"/>
    <w:rsid w:val="008948AC"/>
    <w:rsid w:val="00A17137"/>
    <w:rsid w:val="00A9626B"/>
    <w:rsid w:val="00AA4AFE"/>
    <w:rsid w:val="00AF390D"/>
    <w:rsid w:val="00BC1BBC"/>
    <w:rsid w:val="00C26E4C"/>
    <w:rsid w:val="00C5004A"/>
    <w:rsid w:val="00CB5FA2"/>
    <w:rsid w:val="00CD393C"/>
    <w:rsid w:val="00D008FC"/>
    <w:rsid w:val="00D07761"/>
    <w:rsid w:val="00D2172C"/>
    <w:rsid w:val="00D362E0"/>
    <w:rsid w:val="00D469A0"/>
    <w:rsid w:val="00D5107C"/>
    <w:rsid w:val="00D76AA1"/>
    <w:rsid w:val="00DE5798"/>
    <w:rsid w:val="00E34B86"/>
    <w:rsid w:val="00E527DE"/>
    <w:rsid w:val="00EA2994"/>
    <w:rsid w:val="00EE2E71"/>
    <w:rsid w:val="00F457A3"/>
    <w:rsid w:val="00F54325"/>
    <w:rsid w:val="00F60C6E"/>
    <w:rsid w:val="280B573E"/>
    <w:rsid w:val="304560C9"/>
    <w:rsid w:val="311B8383"/>
    <w:rsid w:val="33976A70"/>
    <w:rsid w:val="40D5BF8C"/>
    <w:rsid w:val="45DE8C3B"/>
    <w:rsid w:val="57929488"/>
    <w:rsid w:val="5EA608E8"/>
    <w:rsid w:val="60C54BD9"/>
    <w:rsid w:val="700563F3"/>
    <w:rsid w:val="71250330"/>
    <w:rsid w:val="7967C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4B4622C"/>
  <w15:chartTrackingRefBased/>
  <w15:docId w15:val="{0C5306E3-45BC-4DC7-A476-4C93CD1F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7B6A30"/>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7B6A30"/>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7B6A30"/>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B6A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6A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6A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6A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6A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6A30"/>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7B6A30"/>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7B6A30"/>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7B6A30"/>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7B6A30"/>
    <w:rPr>
      <w:rFonts w:cstheme="majorBidi"/>
      <w:color w:val="0F4761" w:themeColor="accent1" w:themeShade="BF"/>
      <w:sz w:val="28"/>
      <w:szCs w:val="28"/>
    </w:rPr>
  </w:style>
  <w:style w:type="character" w:styleId="50" w:customStyle="1">
    <w:name w:val="标题 5 字符"/>
    <w:basedOn w:val="a0"/>
    <w:link w:val="5"/>
    <w:uiPriority w:val="9"/>
    <w:semiHidden/>
    <w:rsid w:val="007B6A30"/>
    <w:rPr>
      <w:rFonts w:cstheme="majorBidi"/>
      <w:color w:val="0F4761" w:themeColor="accent1" w:themeShade="BF"/>
      <w:sz w:val="24"/>
    </w:rPr>
  </w:style>
  <w:style w:type="character" w:styleId="60" w:customStyle="1">
    <w:name w:val="标题 6 字符"/>
    <w:basedOn w:val="a0"/>
    <w:link w:val="6"/>
    <w:uiPriority w:val="9"/>
    <w:semiHidden/>
    <w:rsid w:val="007B6A30"/>
    <w:rPr>
      <w:rFonts w:cstheme="majorBidi"/>
      <w:b/>
      <w:bCs/>
      <w:color w:val="0F4761" w:themeColor="accent1" w:themeShade="BF"/>
    </w:rPr>
  </w:style>
  <w:style w:type="character" w:styleId="70" w:customStyle="1">
    <w:name w:val="标题 7 字符"/>
    <w:basedOn w:val="a0"/>
    <w:link w:val="7"/>
    <w:uiPriority w:val="9"/>
    <w:semiHidden/>
    <w:rsid w:val="007B6A30"/>
    <w:rPr>
      <w:rFonts w:cstheme="majorBidi"/>
      <w:b/>
      <w:bCs/>
      <w:color w:val="595959" w:themeColor="text1" w:themeTint="A6"/>
    </w:rPr>
  </w:style>
  <w:style w:type="character" w:styleId="80" w:customStyle="1">
    <w:name w:val="标题 8 字符"/>
    <w:basedOn w:val="a0"/>
    <w:link w:val="8"/>
    <w:uiPriority w:val="9"/>
    <w:semiHidden/>
    <w:rsid w:val="007B6A30"/>
    <w:rPr>
      <w:rFonts w:cstheme="majorBidi"/>
      <w:color w:val="595959" w:themeColor="text1" w:themeTint="A6"/>
    </w:rPr>
  </w:style>
  <w:style w:type="character" w:styleId="90" w:customStyle="1">
    <w:name w:val="标题 9 字符"/>
    <w:basedOn w:val="a0"/>
    <w:link w:val="9"/>
    <w:uiPriority w:val="9"/>
    <w:semiHidden/>
    <w:rsid w:val="007B6A30"/>
    <w:rPr>
      <w:rFonts w:eastAsiaTheme="majorEastAsia" w:cstheme="majorBidi"/>
      <w:color w:val="595959" w:themeColor="text1" w:themeTint="A6"/>
    </w:rPr>
  </w:style>
  <w:style w:type="paragraph" w:styleId="a3">
    <w:name w:val="Title"/>
    <w:basedOn w:val="a"/>
    <w:next w:val="a"/>
    <w:link w:val="a4"/>
    <w:uiPriority w:val="10"/>
    <w:qFormat/>
    <w:rsid w:val="007B6A3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7B6A30"/>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7B6A30"/>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7B6A30"/>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7B6A30"/>
    <w:pPr>
      <w:spacing w:before="160"/>
      <w:jc w:val="center"/>
    </w:pPr>
    <w:rPr>
      <w:i/>
      <w:iCs/>
      <w:color w:val="404040" w:themeColor="text1" w:themeTint="BF"/>
    </w:rPr>
  </w:style>
  <w:style w:type="character" w:styleId="a8" w:customStyle="1">
    <w:name w:val="引用 字符"/>
    <w:basedOn w:val="a0"/>
    <w:link w:val="a7"/>
    <w:uiPriority w:val="29"/>
    <w:rsid w:val="007B6A30"/>
    <w:rPr>
      <w:i/>
      <w:iCs/>
      <w:color w:val="404040" w:themeColor="text1" w:themeTint="BF"/>
    </w:rPr>
  </w:style>
  <w:style w:type="paragraph" w:styleId="a9">
    <w:name w:val="List Paragraph"/>
    <w:basedOn w:val="a"/>
    <w:uiPriority w:val="34"/>
    <w:qFormat/>
    <w:rsid w:val="007B6A30"/>
    <w:pPr>
      <w:ind w:left="720"/>
      <w:contextualSpacing/>
    </w:pPr>
  </w:style>
  <w:style w:type="character" w:styleId="aa">
    <w:name w:val="Intense Emphasis"/>
    <w:basedOn w:val="a0"/>
    <w:uiPriority w:val="21"/>
    <w:qFormat/>
    <w:rsid w:val="007B6A30"/>
    <w:rPr>
      <w:i/>
      <w:iCs/>
      <w:color w:val="0F4761" w:themeColor="accent1" w:themeShade="BF"/>
    </w:rPr>
  </w:style>
  <w:style w:type="paragraph" w:styleId="ab">
    <w:name w:val="Intense Quote"/>
    <w:basedOn w:val="a"/>
    <w:next w:val="a"/>
    <w:link w:val="ac"/>
    <w:uiPriority w:val="30"/>
    <w:qFormat/>
    <w:rsid w:val="007B6A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7B6A30"/>
    <w:rPr>
      <w:i/>
      <w:iCs/>
      <w:color w:val="0F4761" w:themeColor="accent1" w:themeShade="BF"/>
    </w:rPr>
  </w:style>
  <w:style w:type="character" w:styleId="ad">
    <w:name w:val="Intense Reference"/>
    <w:basedOn w:val="a0"/>
    <w:uiPriority w:val="32"/>
    <w:qFormat/>
    <w:rsid w:val="007B6A30"/>
    <w:rPr>
      <w:b/>
      <w:bCs/>
      <w:smallCaps/>
      <w:color w:val="0F4761" w:themeColor="accent1" w:themeShade="BF"/>
      <w:spacing w:val="5"/>
    </w:rPr>
  </w:style>
  <w:style w:type="paragraph" w:styleId="ae">
    <w:name w:val="header"/>
    <w:basedOn w:val="a"/>
    <w:link w:val="af"/>
    <w:uiPriority w:val="99"/>
    <w:unhideWhenUsed/>
    <w:rsid w:val="00DE5798"/>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DE5798"/>
    <w:rPr>
      <w:sz w:val="18"/>
      <w:szCs w:val="18"/>
    </w:rPr>
  </w:style>
  <w:style w:type="paragraph" w:styleId="af0">
    <w:name w:val="footer"/>
    <w:basedOn w:val="a"/>
    <w:link w:val="af1"/>
    <w:uiPriority w:val="99"/>
    <w:unhideWhenUsed/>
    <w:rsid w:val="00DE5798"/>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DE5798"/>
    <w:rPr>
      <w:sz w:val="18"/>
      <w:szCs w:val="18"/>
    </w:rPr>
  </w:style>
  <w:style w:type="character" w:styleId="af2">
    <w:name w:val="Hyperlink"/>
    <w:basedOn w:val="a0"/>
    <w:uiPriority w:val="99"/>
    <w:unhideWhenUsed/>
    <w:rsid w:val="007D21DD"/>
    <w:rPr>
      <w:color w:val="467886" w:themeColor="hyperlink"/>
      <w:u w:val="single"/>
    </w:rPr>
  </w:style>
  <w:style w:type="character" w:styleId="af3">
    <w:name w:val="Unresolved Mention"/>
    <w:basedOn w:val="a0"/>
    <w:uiPriority w:val="99"/>
    <w:semiHidden/>
    <w:unhideWhenUsed/>
    <w:rsid w:val="007D21DD"/>
    <w:rPr>
      <w:color w:val="605E5C"/>
      <w:shd w:val="clear" w:color="auto" w:fill="E1DFDD"/>
    </w:rPr>
  </w:style>
  <w:style w:type="character" w:styleId="af4">
    <w:name w:val="Placeholder Text"/>
    <w:basedOn w:val="a0"/>
    <w:uiPriority w:val="99"/>
    <w:semiHidden/>
    <w:rsid w:val="008948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chatglm.cn/video"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comments" Target="comments.xml" Id="R9c8fd568ef7c4b45" /><Relationship Type="http://schemas.microsoft.com/office/2011/relationships/people" Target="people.xml" Id="R6bc1eeaf87d44851" /><Relationship Type="http://schemas.microsoft.com/office/2011/relationships/commentsExtended" Target="commentsExtended.xml" Id="Ra98c617e5465492e" /><Relationship Type="http://schemas.microsoft.com/office/2016/09/relationships/commentsIds" Target="commentsIds.xml" Id="R345a7bf6a7114bea" /><Relationship Type="http://schemas.microsoft.com/office/2018/08/relationships/commentsExtensible" Target="commentsExtensible.xml" Id="Rf02e16dd141e44ec"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37</revision>
  <dcterms:created xsi:type="dcterms:W3CDTF">2025-08-15T09:45:00.0000000Z</dcterms:created>
  <dcterms:modified xsi:type="dcterms:W3CDTF">2025-08-22T06:56:45.7268422Z</dcterms:modified>
</coreProperties>
</file>