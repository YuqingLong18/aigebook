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91C81" w:rsidP="00660CB1" w:rsidRDefault="00B91C81" w14:paraId="1865B384" w14:textId="0AB048FB">
      <w:pPr>
        <w:rPr>
          <w:rFonts w:hint="eastAsia" w:ascii=".applesystemui" w:hAnsi=".applesystemui"/>
          <w:b/>
          <w:bCs/>
        </w:rPr>
      </w:pPr>
      <w:r>
        <w:rPr>
          <w:rFonts w:hint="eastAsia" w:ascii=".applesystemui" w:hAnsi=".applesystemui"/>
          <w:b/>
          <w:bCs/>
        </w:rPr>
        <w:t>Unit 4 Frontiers of AI</w:t>
      </w:r>
    </w:p>
    <w:p w:rsidR="00B91C81" w:rsidP="00660CB1" w:rsidRDefault="00B91C81" w14:paraId="3F49B350" w14:textId="576D5514">
      <w:pPr>
        <w:rPr>
          <w:rFonts w:hint="eastAsia" w:ascii=".applesystemui" w:hAnsi=".applesystemui"/>
          <w:b/>
          <w:bCs/>
        </w:rPr>
      </w:pPr>
      <w:r>
        <w:rPr>
          <w:rFonts w:hint="eastAsia" w:ascii=".applesystemui" w:hAnsi=".applesystemui"/>
          <w:b/>
          <w:bCs/>
        </w:rPr>
        <w:t>4.1</w:t>
      </w:r>
      <w:r>
        <w:rPr>
          <w:rFonts w:hint="eastAsia" w:ascii=".applesystemui" w:hAnsi=".applesystemui"/>
          <w:b/>
          <w:bCs/>
        </w:rPr>
        <w:t xml:space="preserve"> AI and Games</w:t>
      </w:r>
    </w:p>
    <w:p w:rsidRPr="00660CB1" w:rsidR="00660CB1" w:rsidP="00660CB1" w:rsidRDefault="00660CB1" w14:paraId="0BAD4503" w14:textId="47EFB042">
      <w:pPr>
        <w:rPr>
          <w:rFonts w:ascii=".applesystemui" w:hAnsi=".applesystemui"/>
          <w:b/>
          <w:bCs/>
        </w:rPr>
      </w:pPr>
      <w:r w:rsidRPr="00660CB1">
        <w:rPr>
          <w:rFonts w:ascii=".applesystemui" w:hAnsi=".applesystemui"/>
          <w:b/>
          <w:bCs/>
        </w:rPr>
        <w:t>Learning objectives</w:t>
      </w:r>
    </w:p>
    <w:p w:rsidRPr="00660CB1" w:rsidR="00660CB1" w:rsidP="00660CB1" w:rsidRDefault="00660CB1" w14:paraId="113D43DB" w14:textId="0D70EA0A">
      <w:pPr>
        <w:rPr>
          <w:rFonts w:ascii=".applesystemui" w:hAnsi=".applesystemui"/>
        </w:rPr>
      </w:pPr>
      <w:r w:rsidRPr="00660CB1">
        <w:rPr>
          <w:rFonts w:ascii=".applesystemui" w:hAnsi=".applesystemui"/>
        </w:rPr>
        <w:t xml:space="preserve">(1) Understand the history and major breakthroughs of </w:t>
      </w:r>
      <w:r w:rsidRPr="00660CB1" w:rsidR="008D5F33">
        <w:rPr>
          <w:rFonts w:ascii=".applesystemui" w:hAnsi=".applesystemui"/>
          <w:color w:val="EE0000"/>
        </w:rPr>
        <w:t>artificial</w:t>
      </w:r>
      <w:r w:rsidRPr="008D5F33" w:rsidR="008D5F33">
        <w:rPr>
          <w:rFonts w:hint="eastAsia" w:ascii=".applesystemui" w:hAnsi=".applesystemui"/>
          <w:color w:val="EE0000"/>
        </w:rPr>
        <w:t xml:space="preserve"> </w:t>
      </w:r>
      <w:r w:rsidRPr="00660CB1" w:rsidR="008D5F33">
        <w:rPr>
          <w:rFonts w:ascii=".applesystemui" w:hAnsi=".applesystemui"/>
          <w:color w:val="EE0000"/>
        </w:rPr>
        <w:t>intelligence</w:t>
      </w:r>
      <w:r w:rsidRPr="00660CB1">
        <w:rPr>
          <w:rFonts w:ascii=".applesystemui" w:hAnsi=".applesystemui"/>
        </w:rPr>
        <w:t xml:space="preserve"> in board games and video games.</w:t>
      </w:r>
    </w:p>
    <w:p w:rsidRPr="00660CB1" w:rsidR="00660CB1" w:rsidP="00660CB1" w:rsidRDefault="00660CB1" w14:paraId="7660F223" w14:textId="0772F490">
      <w:pPr>
        <w:rPr>
          <w:rFonts w:ascii=".applesystemui" w:hAnsi=".applesystemui"/>
        </w:rPr>
      </w:pPr>
      <w:r w:rsidRPr="00660CB1">
        <w:rPr>
          <w:rFonts w:ascii=".applesystemui" w:hAnsi=".applesystemui"/>
        </w:rPr>
        <w:t xml:space="preserve">(2) Understand the learning abilities and strategy optimization methods that </w:t>
      </w:r>
      <w:r w:rsidRPr="00660CB1" w:rsidR="008D5F33">
        <w:rPr>
          <w:rFonts w:ascii=".applesystemui" w:hAnsi=".applesystemui"/>
          <w:color w:val="EE0000"/>
        </w:rPr>
        <w:t>artificial intelligence</w:t>
      </w:r>
      <w:r w:rsidRPr="00660CB1">
        <w:rPr>
          <w:rFonts w:ascii=".applesystemui" w:hAnsi=".applesystemui"/>
        </w:rPr>
        <w:t xml:space="preserve"> demonstrates in games.</w:t>
      </w:r>
    </w:p>
    <w:p w:rsidRPr="00660CB1" w:rsidR="00660CB1" w:rsidP="00660CB1" w:rsidRDefault="00660CB1" w14:paraId="003610CB" w14:textId="59FA82DB">
      <w:pPr>
        <w:rPr>
          <w:rFonts w:ascii=".applesystemui" w:hAnsi=".applesystemui"/>
        </w:rPr>
      </w:pPr>
      <w:r w:rsidRPr="00660CB1">
        <w:rPr>
          <w:rFonts w:ascii=".applesystemui" w:hAnsi=".applesystemui"/>
        </w:rPr>
        <w:t xml:space="preserve">(3) Explore the logic of how </w:t>
      </w:r>
      <w:r w:rsidRPr="00660CB1" w:rsidR="008D5F33">
        <w:rPr>
          <w:rFonts w:ascii=".applesystemui" w:hAnsi=".applesystemui"/>
          <w:color w:val="EE0000"/>
        </w:rPr>
        <w:t>artificial intelligence</w:t>
      </w:r>
      <w:r w:rsidRPr="00660CB1">
        <w:rPr>
          <w:rFonts w:ascii=".applesystemui" w:hAnsi=".applesystemui"/>
        </w:rPr>
        <w:t xml:space="preserve"> drives technological progress through games and its impact.</w:t>
      </w:r>
    </w:p>
    <w:p w:rsidR="00B91C81" w:rsidP="00660CB1" w:rsidRDefault="00B91C81" w14:paraId="1C9E1A96" w14:textId="77777777">
      <w:pPr>
        <w:rPr>
          <w:rFonts w:ascii=".applesystemui" w:hAnsi=".applesystemui"/>
          <w:b/>
          <w:bCs/>
        </w:rPr>
      </w:pPr>
    </w:p>
    <w:p w:rsidRPr="00660CB1" w:rsidR="00660CB1" w:rsidP="00660CB1" w:rsidRDefault="00660CB1" w14:paraId="6656DB76" w14:textId="183DF99F">
      <w:pPr>
        <w:rPr>
          <w:rFonts w:ascii=".applesystemui" w:hAnsi=".applesystemui"/>
        </w:rPr>
      </w:pPr>
      <w:r w:rsidRPr="63BABB37" w:rsidR="00660CB1">
        <w:rPr>
          <w:rFonts w:ascii=".applesystemui" w:hAnsi=".applesystemui"/>
        </w:rPr>
        <w:t xml:space="preserve">Playing chess has always been considered an activity that requires a very high IQ. For this reason, from the very beginning of </w:t>
      </w:r>
      <w:r w:rsidRPr="63BABB37" w:rsidR="008D5F33">
        <w:rPr>
          <w:rFonts w:ascii=".applesystemui" w:hAnsi=".applesystemui"/>
          <w:color w:val="EE0000"/>
        </w:rPr>
        <w:t>artificial intelligence</w:t>
      </w:r>
      <w:r w:rsidRPr="63BABB37" w:rsidR="00660CB1">
        <w:rPr>
          <w:rFonts w:ascii=".applesystemui" w:hAnsi=".applesystemui"/>
        </w:rPr>
        <w:t xml:space="preserve">, creating a machine that could play chess was a goal that the pioneers of AI were passionate about. For example, back in 1948, the father of computer science and a founder of </w:t>
      </w:r>
      <w:r w:rsidRPr="63BABB37" w:rsidR="008D5F33">
        <w:rPr>
          <w:rFonts w:ascii=".applesystemui" w:hAnsi=".applesystemui"/>
          <w:color w:val="EE0000"/>
        </w:rPr>
        <w:t>artificial intelligence</w:t>
      </w:r>
      <w:r w:rsidRPr="63BABB37" w:rsidR="00660CB1">
        <w:rPr>
          <w:rFonts w:ascii=".applesystemui" w:hAnsi=".applesystemui"/>
        </w:rPr>
        <w:t xml:space="preserve">, Alan Turing, enthusiastically designed a chess simulation program. Unfortunately, there were no computers available at the time, so he could only simulate </w:t>
      </w:r>
      <w:r w:rsidRPr="63BABB37" w:rsidR="00660CB1">
        <w:rPr>
          <w:rFonts w:ascii=".applesystemui" w:hAnsi=".applesystemui"/>
        </w:rPr>
        <w:t>it</w:t>
      </w:r>
      <w:r w:rsidRPr="63BABB37" w:rsidR="00660CB1">
        <w:rPr>
          <w:rFonts w:ascii=".applesystemui" w:hAnsi=".applesystemui"/>
        </w:rPr>
        <w:t xml:space="preserve"> by doing calculations by hand. </w:t>
      </w:r>
      <w:r w:rsidRPr="63BABB37" w:rsidR="008D5F33">
        <w:rPr>
          <w:rFonts w:ascii=".applesystemui" w:hAnsi=".applesystemui"/>
          <w:color w:val="7030A0"/>
        </w:rPr>
        <w:t xml:space="preserve">This </w:t>
      </w:r>
      <w:del w:author="Rachel St. John" w:date="2025-08-11T04:31:34.427Z" w:id="1337462356">
        <w:r w:rsidRPr="63BABB37" w:rsidDel="008D5F33">
          <w:rPr>
            <w:rFonts w:ascii=".applesystemui" w:hAnsi=".applesystemui"/>
            <w:color w:val="7030A0"/>
          </w:rPr>
          <w:delText xml:space="preserve">also </w:delText>
        </w:r>
      </w:del>
      <w:r w:rsidRPr="63BABB37" w:rsidR="008D5F33">
        <w:rPr>
          <w:rFonts w:ascii=".applesystemui" w:hAnsi=".applesystemui"/>
          <w:color w:val="7030A0"/>
        </w:rPr>
        <w:t xml:space="preserve">reflects </w:t>
      </w:r>
      <w:del w:author="Rachel St. John" w:date="2025-08-11T04:31:29.594Z" w:id="374722965">
        <w:r w:rsidRPr="63BABB37" w:rsidDel="008D5F33">
          <w:rPr>
            <w:rFonts w:ascii=".applesystemui" w:hAnsi=".applesystemui"/>
            <w:color w:val="7030A0"/>
          </w:rPr>
          <w:delText>from the side</w:delText>
        </w:r>
        <w:r w:rsidRPr="63BABB37" w:rsidDel="00660CB1">
          <w:rPr>
            <w:rFonts w:ascii=".applesystemui" w:hAnsi=".applesystemui"/>
          </w:rPr>
          <w:delText xml:space="preserve"> </w:delText>
        </w:r>
      </w:del>
      <w:r w:rsidRPr="63BABB37" w:rsidR="00660CB1">
        <w:rPr>
          <w:rFonts w:ascii=".applesystemui" w:hAnsi=".applesystemui"/>
        </w:rPr>
        <w:t xml:space="preserve">just how </w:t>
      </w:r>
      <w:r w:rsidRPr="63BABB37" w:rsidR="00660CB1">
        <w:rPr>
          <w:rFonts w:ascii=".applesystemui" w:hAnsi=".applesystemui"/>
        </w:rPr>
        <w:t>fascinated</w:t>
      </w:r>
      <w:r w:rsidRPr="63BABB37" w:rsidR="00660CB1">
        <w:rPr>
          <w:rFonts w:ascii=".applesystemui" w:hAnsi=".applesystemui"/>
        </w:rPr>
        <w:t xml:space="preserve"> this AI pioneer was with machines playing against each other. Turing probably never imagined that, over 70 years later, machines would be able to completely defeat humans in all kinds of board and card games. This section tells the story of </w:t>
      </w:r>
      <w:r w:rsidRPr="63BABB37" w:rsidR="008D5F33">
        <w:rPr>
          <w:rFonts w:ascii=".applesystemui" w:hAnsi=".applesystemui"/>
          <w:color w:val="EE0000"/>
        </w:rPr>
        <w:t>artificial intelligence</w:t>
      </w:r>
      <w:r w:rsidRPr="63BABB37" w:rsidR="00660CB1">
        <w:rPr>
          <w:rFonts w:ascii=".applesystemui" w:hAnsi=".applesystemui"/>
        </w:rPr>
        <w:t xml:space="preserve"> and games.</w:t>
      </w:r>
    </w:p>
    <w:p w:rsidRPr="00B615CE" w:rsidR="00660CB1" w:rsidP="00B615CE" w:rsidRDefault="00660CB1" w14:paraId="2D2E372D" w14:textId="46B1C00E">
      <w:pPr>
        <w:pStyle w:val="a9"/>
        <w:numPr>
          <w:ilvl w:val="0"/>
          <w:numId w:val="7"/>
        </w:numPr>
        <w:rPr>
          <w:rFonts w:ascii=".applesystemui" w:hAnsi=".applesystemui"/>
        </w:rPr>
      </w:pPr>
      <w:r w:rsidRPr="00B615CE">
        <w:rPr>
          <w:rFonts w:ascii=".applesystemui" w:hAnsi=".applesystemui"/>
          <w:b/>
          <w:bCs/>
        </w:rPr>
        <w:t>Historical Game Showdowns</w:t>
      </w:r>
    </w:p>
    <w:p w:rsidRPr="00660CB1" w:rsidR="00660CB1" w:rsidP="00660CB1" w:rsidRDefault="00660CB1" w14:paraId="6107961B" w14:textId="6E8BA356">
      <w:pPr>
        <w:rPr>
          <w:rFonts w:ascii=".applesystemui" w:hAnsi=".applesystemui"/>
        </w:rPr>
      </w:pPr>
      <w:r w:rsidRPr="63BABB37" w:rsidR="00660CB1">
        <w:rPr>
          <w:rFonts w:ascii=".applesystemui" w:hAnsi=".applesystemui"/>
        </w:rPr>
        <w:t xml:space="preserve">The Dartmouth Conference in 1956 marked the official arrival of </w:t>
      </w:r>
      <w:r w:rsidRPr="63BABB37" w:rsidR="008D5F33">
        <w:rPr>
          <w:rFonts w:ascii=".applesystemui" w:hAnsi=".applesystemui"/>
          <w:color w:val="EE0000"/>
        </w:rPr>
        <w:t>artificial intelligence</w:t>
      </w:r>
      <w:r w:rsidRPr="63BABB37" w:rsidR="00660CB1">
        <w:rPr>
          <w:rFonts w:ascii=".applesystemui" w:hAnsi=".applesystemui"/>
        </w:rPr>
        <w:t xml:space="preserve"> </w:t>
      </w:r>
      <w:r w:rsidRPr="63BABB37" w:rsidR="008D5F33">
        <w:rPr>
          <w:rFonts w:ascii=".applesystemui" w:hAnsi=".applesystemui"/>
          <w:color w:val="7030A0"/>
        </w:rPr>
        <w:t>on the historical stage</w:t>
      </w:r>
      <w:r w:rsidRPr="63BABB37" w:rsidR="00660CB1">
        <w:rPr>
          <w:rFonts w:ascii=".applesystemui" w:hAnsi=".applesystemui"/>
        </w:rPr>
        <w:t xml:space="preserve">, and the success of machines in game-playing was one of the key driving forces behind this conference. Two of the main organizers </w:t>
      </w:r>
      <w:del w:author="Rachel St. John" w:date="2025-08-11T04:32:27.256Z" w:id="1122621552">
        <w:r w:rsidRPr="63BABB37" w:rsidDel="00660CB1">
          <w:rPr>
            <w:rFonts w:ascii=".applesystemui" w:hAnsi=".applesystemui"/>
          </w:rPr>
          <w:delText>at the time</w:delText>
        </w:r>
      </w:del>
      <w:ins w:author="Rachel St. John" w:date="2025-08-11T04:32:29.97Z" w:id="1309865081">
        <w:r w:rsidRPr="63BABB37" w:rsidR="568D904C">
          <w:rPr>
            <w:rFonts w:ascii=".applesystemui" w:hAnsi=".applesystemui"/>
          </w:rPr>
          <w:t>of the conference</w:t>
        </w:r>
      </w:ins>
      <w:r w:rsidRPr="63BABB37" w:rsidR="00660CB1">
        <w:rPr>
          <w:rFonts w:ascii=".applesystemui" w:hAnsi=".applesystemui"/>
        </w:rPr>
        <w:t xml:space="preserve">, John </w:t>
      </w:r>
      <w:r w:rsidRPr="63BABB37" w:rsidR="00660CB1">
        <w:rPr>
          <w:rFonts w:ascii=".applesystemui" w:hAnsi=".applesystemui"/>
        </w:rPr>
        <w:t>McCarthy</w:t>
      </w:r>
      <w:r w:rsidRPr="63BABB37" w:rsidR="00660CB1">
        <w:rPr>
          <w:rFonts w:ascii=".applesystemui" w:hAnsi=".applesystemui"/>
        </w:rPr>
        <w:t xml:space="preserve"> and Claude Shannon, both </w:t>
      </w:r>
      <w:r w:rsidRPr="63BABB37" w:rsidR="008D5F33">
        <w:rPr>
          <w:rFonts w:ascii=".applesystemui" w:hAnsi=".applesystemui"/>
          <w:color w:val="7030A0"/>
        </w:rPr>
        <w:t>had deep thoughts on machine game-playing</w:t>
      </w:r>
      <w:r w:rsidRPr="63BABB37" w:rsidR="00660CB1">
        <w:rPr>
          <w:rFonts w:ascii=".applesystemui" w:hAnsi=".applesystemui"/>
        </w:rPr>
        <w:t xml:space="preserve">. John McCarthy later discussed the famous </w:t>
      </w:r>
      <w:r w:rsidRPr="63BABB37" w:rsidR="008D5F33">
        <w:rPr>
          <w:rFonts w:ascii=".applesystemui" w:hAnsi=".applesystemui"/>
          <w:color w:val="EE0000"/>
        </w:rPr>
        <w:t>Alpha-Beta pruning algorithm</w:t>
      </w:r>
      <w:r w:rsidRPr="63BABB37" w:rsidR="00660CB1">
        <w:rPr>
          <w:rFonts w:ascii=".applesystemui" w:hAnsi=".applesystemui"/>
        </w:rPr>
        <w:t xml:space="preserve"> at the conference. In 1959, Arthur Samuel published a paper reporting that a machine learned the skills of checkers after 8 to 10 hours of study and could defeat its own programmer. This achievement showed the immense potential of </w:t>
      </w:r>
      <w:r w:rsidRPr="63BABB37" w:rsidR="008D5F33">
        <w:rPr>
          <w:rFonts w:ascii=".applesystemui" w:hAnsi=".applesystemui"/>
          <w:color w:val="EE0000"/>
        </w:rPr>
        <w:t>machine learning</w:t>
      </w:r>
      <w:r w:rsidRPr="63BABB37" w:rsidR="00660CB1">
        <w:rPr>
          <w:rFonts w:ascii=".applesystemui" w:hAnsi=".applesystemui"/>
        </w:rPr>
        <w:t>.</w:t>
      </w:r>
    </w:p>
    <w:p w:rsidRPr="00B615CE" w:rsidR="00660CB1" w:rsidP="00B615CE" w:rsidRDefault="00660CB1" w14:paraId="7B168510" w14:textId="42E81E48">
      <w:pPr>
        <w:pStyle w:val="a9"/>
        <w:numPr>
          <w:ilvl w:val="0"/>
          <w:numId w:val="7"/>
        </w:numPr>
        <w:rPr>
          <w:rFonts w:ascii=".applesystemui" w:hAnsi=".applesystemui"/>
        </w:rPr>
      </w:pPr>
      <w:r w:rsidRPr="00B615CE">
        <w:rPr>
          <w:rFonts w:ascii=".applesystemui" w:hAnsi=".applesystemui"/>
          <w:b/>
          <w:bCs/>
        </w:rPr>
        <w:t>Deep Blue and Chess</w:t>
      </w:r>
    </w:p>
    <w:p w:rsidRPr="00660CB1" w:rsidR="00660CB1" w:rsidP="00660CB1" w:rsidRDefault="00660CB1" w14:paraId="29FBAF4D" w14:textId="77777777">
      <w:pPr>
        <w:rPr>
          <w:rFonts w:ascii=".applesystemui" w:hAnsi=".applesystemui"/>
        </w:rPr>
      </w:pPr>
      <w:r w:rsidRPr="00660CB1">
        <w:rPr>
          <w:rFonts w:ascii=".applesystemui" w:hAnsi=".applesystemui"/>
        </w:rPr>
        <w:t xml:space="preserve">The origin of chess is widely debated, but the mainstream view is that it originated in ancient India and became popular worldwide after being introduced to Europe through Arabia. The chessboard is an 8x8 grid, and each side has 16 pieces, including a king, </w:t>
      </w:r>
      <w:r w:rsidRPr="00660CB1">
        <w:rPr>
          <w:rFonts w:ascii=".applesystemui" w:hAnsi=".applesystemui"/>
        </w:rPr>
        <w:lastRenderedPageBreak/>
        <w:t>queen, rooks, knights, bishops, and pawns. Each piece has its unique moves and strategic value. Throughout its long history, chess has not only been a beloved intellectual game but is also highly esteemed for testing a player's strategic thinking, calculation ability, and psychological strength.</w:t>
      </w:r>
    </w:p>
    <w:p w:rsidRPr="00660CB1" w:rsidR="00660CB1" w:rsidP="00660CB1" w:rsidRDefault="00660CB1" w14:paraId="3780D372" w14:textId="77777777">
      <w:pPr>
        <w:rPr>
          <w:rFonts w:ascii=".applesystemui" w:hAnsi=".applesystemui"/>
        </w:rPr>
      </w:pPr>
      <w:r w:rsidRPr="00660CB1">
        <w:rPr>
          <w:rFonts w:ascii=".applesystemui" w:hAnsi=".applesystemui"/>
        </w:rPr>
        <w:t xml:space="preserve">In 1996, IBM developed a supercomputer named </w:t>
      </w:r>
      <w:r w:rsidRPr="00660CB1">
        <w:rPr>
          <w:rFonts w:ascii=".applesystemui" w:hAnsi=".applesystemui"/>
          <w:color w:val="EE0000"/>
        </w:rPr>
        <w:t>Deep Blue</w:t>
      </w:r>
      <w:r w:rsidRPr="00660CB1">
        <w:rPr>
          <w:rFonts w:ascii=".applesystemui" w:hAnsi=".applesystemui"/>
        </w:rPr>
        <w:t>, which specialized in playing chess. Its goal was to defeat the world's best human chess player. In 1996, IBM challenged the reigning chess champion, Garry Kasparov, but was unsuccessful. In 1997, an upgraded Deep Blue challenged Kasparov again and achieved a decisive victory in a six-game match. This feat shocked the world and fully demonstrated the extraordinary power of AI.</w:t>
      </w:r>
    </w:p>
    <w:p w:rsidRPr="00660CB1" w:rsidR="00660CB1" w:rsidP="00660CB1" w:rsidRDefault="00660CB1" w14:paraId="643C9846" w14:textId="39899294">
      <w:pPr>
        <w:rPr>
          <w:rFonts w:ascii=".applesystemui" w:hAnsi=".applesystemui"/>
        </w:rPr>
      </w:pPr>
      <w:r w:rsidRPr="00660CB1">
        <w:rPr>
          <w:rFonts w:ascii=".applesystemui" w:hAnsi=".applesystemui"/>
        </w:rPr>
        <w:t xml:space="preserve">The algorithm behind Deep Blue was the </w:t>
      </w:r>
      <w:r w:rsidRPr="00660CB1" w:rsidR="008D5F33">
        <w:rPr>
          <w:rFonts w:ascii=".applesystemui" w:hAnsi=".applesystemui"/>
          <w:color w:val="EE0000"/>
        </w:rPr>
        <w:t>Minimax algorithm</w:t>
      </w:r>
      <w:r w:rsidRPr="00660CB1">
        <w:rPr>
          <w:rFonts w:ascii=".applesystemui" w:hAnsi=".applesystemui"/>
        </w:rPr>
        <w:t xml:space="preserve"> combined with </w:t>
      </w:r>
      <w:r w:rsidRPr="00660CB1" w:rsidR="008D5F33">
        <w:rPr>
          <w:rFonts w:ascii=".applesystemui" w:hAnsi=".applesystemui"/>
          <w:color w:val="EE0000"/>
        </w:rPr>
        <w:t>Alpha-Beta pruning</w:t>
      </w:r>
      <w:r w:rsidRPr="00660CB1">
        <w:rPr>
          <w:rFonts w:ascii=".applesystemui" w:hAnsi=".applesystemui"/>
        </w:rPr>
        <w:t xml:space="preserve">. The basic idea of the </w:t>
      </w:r>
      <w:r w:rsidRPr="00660CB1" w:rsidR="008D5F33">
        <w:rPr>
          <w:rFonts w:ascii=".applesystemui" w:hAnsi=".applesystemui"/>
          <w:color w:val="EE0000"/>
        </w:rPr>
        <w:t>Minimax algorithm</w:t>
      </w:r>
      <w:r w:rsidRPr="00660CB1">
        <w:rPr>
          <w:rFonts w:ascii=".applesystemui" w:hAnsi=".applesystemui"/>
        </w:rPr>
        <w:t xml:space="preserve"> is to assume that the opponent is rational, meaning the opponent will make optimal moves, and then decide one's own strategy based on this assumption. In other words, never underestimate your opponent. When making a move, Deep Blue would simulate several steps ahead to see which move would give it a greater advantage. </w:t>
      </w:r>
      <w:r w:rsidRPr="00660CB1" w:rsidR="008D5F33">
        <w:rPr>
          <w:rFonts w:ascii=".applesystemui" w:hAnsi=".applesystemui"/>
          <w:color w:val="EE0000"/>
        </w:rPr>
        <w:t>Alpha-Beta pruning</w:t>
      </w:r>
      <w:r w:rsidRPr="00660CB1">
        <w:rPr>
          <w:rFonts w:ascii=".applesystemui" w:hAnsi=".applesystemui"/>
        </w:rPr>
        <w:t xml:space="preserve"> builds on this by trimming unnecessary simulation paths to improve the algorithm's efficiency.</w:t>
      </w:r>
    </w:p>
    <w:p w:rsidRPr="00B615CE" w:rsidR="00660CB1" w:rsidP="00B615CE" w:rsidRDefault="00660CB1" w14:paraId="03AAA9CC" w14:textId="28228BFC">
      <w:pPr>
        <w:pStyle w:val="a9"/>
        <w:numPr>
          <w:ilvl w:val="0"/>
          <w:numId w:val="7"/>
        </w:numPr>
        <w:rPr>
          <w:rFonts w:ascii=".applesystemui" w:hAnsi=".applesystemui"/>
        </w:rPr>
      </w:pPr>
      <w:r w:rsidRPr="00B615CE">
        <w:rPr>
          <w:rFonts w:ascii=".applesystemui" w:hAnsi=".applesystemui"/>
          <w:b/>
          <w:bCs/>
        </w:rPr>
        <w:t>AlphaGo and Go</w:t>
      </w:r>
    </w:p>
    <w:p w:rsidRPr="00660CB1" w:rsidR="00660CB1" w:rsidP="00660CB1" w:rsidRDefault="00660CB1" w14:paraId="4540ADF5" w14:textId="77777777">
      <w:pPr>
        <w:rPr>
          <w:rFonts w:ascii=".applesystemui" w:hAnsi=".applesystemui"/>
        </w:rPr>
      </w:pPr>
      <w:r w:rsidRPr="00660CB1">
        <w:rPr>
          <w:rFonts w:ascii=".applesystemui" w:hAnsi=".applesystemui"/>
        </w:rPr>
        <w:t xml:space="preserve">Go is an ancient board game originating from China. Legend says it was created by Emperor Yao to teach his son, </w:t>
      </w:r>
      <w:proofErr w:type="spellStart"/>
      <w:r w:rsidRPr="00660CB1">
        <w:rPr>
          <w:rFonts w:ascii=".applesystemui" w:hAnsi=".applesystemui"/>
        </w:rPr>
        <w:t>Danzhu</w:t>
      </w:r>
      <w:proofErr w:type="spellEnd"/>
      <w:r w:rsidRPr="00660CB1">
        <w:rPr>
          <w:rFonts w:ascii=".applesystemui" w:hAnsi=".applesystemui"/>
        </w:rPr>
        <w:t xml:space="preserve">. The Go board is a 19x19 grid, where two players, black and white, take turns placing </w:t>
      </w:r>
      <w:r w:rsidRPr="00660CB1">
        <w:rPr>
          <w:rFonts w:ascii=".applesystemui" w:hAnsi=".applesystemui"/>
          <w:color w:val="EE0000"/>
        </w:rPr>
        <w:t>stones</w:t>
      </w:r>
      <w:r w:rsidRPr="00660CB1">
        <w:rPr>
          <w:rFonts w:ascii=".applesystemui" w:hAnsi=".applesystemui"/>
        </w:rPr>
        <w:t xml:space="preserve"> on the board to compete for territory. The situations in Go are ever-changing, a concept referred to as "</w:t>
      </w:r>
      <w:proofErr w:type="spellStart"/>
      <w:r w:rsidRPr="00660CB1">
        <w:rPr>
          <w:rFonts w:ascii=".applesystemui" w:hAnsi=".applesystemui"/>
          <w:color w:val="EE0000"/>
        </w:rPr>
        <w:t>shi</w:t>
      </w:r>
      <w:proofErr w:type="spellEnd"/>
      <w:r w:rsidRPr="00660CB1">
        <w:rPr>
          <w:rFonts w:ascii=".applesystemui" w:hAnsi=".applesystemui"/>
        </w:rPr>
        <w:t>" (</w:t>
      </w:r>
      <w:r w:rsidRPr="00660CB1">
        <w:rPr>
          <w:rFonts w:ascii=".applesystemui" w:hAnsi=".applesystemui"/>
        </w:rPr>
        <w:t>势</w:t>
      </w:r>
      <w:r w:rsidRPr="00660CB1">
        <w:rPr>
          <w:rFonts w:ascii=".applesystemui" w:hAnsi=".applesystemui"/>
        </w:rPr>
        <w:t>) or "potential" in the classic Go text "The Thirteen Chapters of Go." Expert human Go players often view the grasp of "</w:t>
      </w:r>
      <w:proofErr w:type="spellStart"/>
      <w:r w:rsidRPr="00660CB1">
        <w:rPr>
          <w:rFonts w:ascii=".applesystemui" w:hAnsi=".applesystemui"/>
          <w:color w:val="EE0000"/>
        </w:rPr>
        <w:t>shi</w:t>
      </w:r>
      <w:proofErr w:type="spellEnd"/>
      <w:r w:rsidRPr="00660CB1">
        <w:rPr>
          <w:rFonts w:ascii=".applesystemui" w:hAnsi=".applesystemui"/>
        </w:rPr>
        <w:t>" as insight into situations and control over the entire game. Because of this, Go is often mystified and linked to higher wisdom related to attack and defense, governance, personal cultivation, and worldly affairs.</w:t>
      </w:r>
    </w:p>
    <w:p w:rsidRPr="00660CB1" w:rsidR="00660CB1" w:rsidP="00660CB1" w:rsidRDefault="00660CB1" w14:paraId="5D5E6858" w14:textId="6F840D5B">
      <w:pPr>
        <w:rPr>
          <w:rFonts w:ascii=".applesystemui" w:hAnsi=".applesystemui"/>
        </w:rPr>
      </w:pPr>
      <w:r w:rsidRPr="00660CB1">
        <w:rPr>
          <w:rFonts w:ascii=".applesystemui" w:hAnsi=".applesystemui"/>
        </w:rPr>
        <w:t xml:space="preserve">After Deep Blue defeated Kasparov, many </w:t>
      </w:r>
      <w:r w:rsidRPr="00660CB1" w:rsidR="008D5F33">
        <w:rPr>
          <w:rFonts w:ascii=".applesystemui" w:hAnsi=".applesystemui"/>
          <w:color w:val="EE0000"/>
        </w:rPr>
        <w:t>artificial intelligence</w:t>
      </w:r>
      <w:r w:rsidRPr="00660CB1">
        <w:rPr>
          <w:rFonts w:ascii=".applesystemui" w:hAnsi=".applesystemui"/>
        </w:rPr>
        <w:t xml:space="preserve"> researchers dedicated themselves to developing Go-playing machines, hoping that one day a machine could beat the top human players. However, this wish remained unfulfilled for a long time. An important reason is that judging the situation in a Go game is much more difficult than in chess. This is because the game states of Go are too complex; even human players can only rely on intuition to make judgments. Because Go is complex and difficult to grasp, people often unconsciously mystify it, believing it contains various life philosophies.</w:t>
      </w:r>
    </w:p>
    <w:p w:rsidRPr="00660CB1" w:rsidR="00660CB1" w:rsidP="00660CB1" w:rsidRDefault="00660CB1" w14:paraId="09D5D7BB" w14:textId="4B3985E7">
      <w:pPr>
        <w:rPr>
          <w:rFonts w:ascii=".applesystemui" w:hAnsi=".applesystemui"/>
        </w:rPr>
      </w:pPr>
      <w:r w:rsidRPr="00660CB1">
        <w:rPr>
          <w:rFonts w:ascii=".applesystemui" w:hAnsi=".applesystemui"/>
        </w:rPr>
        <w:t xml:space="preserve">In 2016, DeepMind launched AlphaGo, a Go AI program based on a </w:t>
      </w:r>
      <w:r w:rsidRPr="00660CB1" w:rsidR="008D5F33">
        <w:rPr>
          <w:rFonts w:ascii=".applesystemui" w:hAnsi=".applesystemui"/>
          <w:color w:val="EE0000"/>
        </w:rPr>
        <w:t>deep neural network</w:t>
      </w:r>
      <w:r w:rsidRPr="00660CB1">
        <w:rPr>
          <w:rFonts w:ascii=".applesystemui" w:hAnsi=".applesystemui"/>
        </w:rPr>
        <w:t xml:space="preserve">. Its basic principle is to use a </w:t>
      </w:r>
      <w:r w:rsidRPr="00660CB1" w:rsidR="008D5F33">
        <w:rPr>
          <w:rFonts w:ascii=".applesystemui" w:hAnsi=".applesystemui"/>
          <w:color w:val="EE0000"/>
        </w:rPr>
        <w:t>convolutional neural network</w:t>
      </w:r>
      <w:r w:rsidRPr="00660CB1">
        <w:rPr>
          <w:rFonts w:ascii=".applesystemui" w:hAnsi=".applesystemui"/>
        </w:rPr>
        <w:t xml:space="preserve"> to analyze the board, combining local patterns and the overall situation to judge the game's state and make </w:t>
      </w:r>
      <w:r w:rsidRPr="00660CB1">
        <w:rPr>
          <w:rFonts w:ascii=".applesystemui" w:hAnsi=".applesystemui"/>
        </w:rPr>
        <w:lastRenderedPageBreak/>
        <w:t>moves based on that judgment.</w:t>
      </w:r>
    </w:p>
    <w:p w:rsidRPr="00660CB1" w:rsidR="00660CB1" w:rsidP="00660CB1" w:rsidRDefault="00660CB1" w14:paraId="6BC1D9A7" w14:textId="12F68443">
      <w:pPr>
        <w:rPr>
          <w:rFonts w:ascii=".applesystemui" w:hAnsi=".applesystemui"/>
        </w:rPr>
      </w:pPr>
      <w:r w:rsidRPr="63BABB37" w:rsidR="00660CB1">
        <w:rPr>
          <w:rFonts w:ascii=".applesystemui" w:hAnsi=".applesystemui"/>
        </w:rPr>
        <w:t xml:space="preserve">In March 2016, AlphaGo played a landmark match against South Korean Go player Lee Sedol (9-dan). In the five-game match, AlphaGo defeated Lee Sedol with a final score of 4 to 1. In the first game, Lee Sedol initially had the advantage, but in the mid-game, AlphaGo successfully turned the tables and won. In the second game, despite trying various strategies, Lee Sedol was still surpassed by AlphaGo. In the third game, Lee Sedol fell behind in less than twenty moves and, despite his best efforts to resist, eventually resigned. In the fourth game, Lee Sedol was once in </w:t>
      </w:r>
      <w:r w:rsidRPr="63BABB37" w:rsidR="00660CB1">
        <w:rPr>
          <w:rFonts w:ascii=".applesystemui" w:hAnsi=".applesystemui"/>
        </w:rPr>
        <w:t>a rather unfavorable</w:t>
      </w:r>
      <w:r w:rsidRPr="63BABB37" w:rsidR="00660CB1">
        <w:rPr>
          <w:rFonts w:ascii=".applesystemui" w:hAnsi=".applesystemui"/>
        </w:rPr>
        <w:t xml:space="preserve"> position, but he managed to reverse the situation with a brilliant move, defeating AlphaGo. This move was hailed as the "Hand of God." However, in the fifth game, AlphaGo once again showed its powerful capabilities and </w:t>
      </w:r>
      <w:ins w:author="Rachel St. John" w:date="2025-08-11T04:36:41.5Z" w:id="1319103580">
        <w:r w:rsidRPr="63BABB37" w:rsidR="40824307">
          <w:rPr>
            <w:rFonts w:ascii=".applesystemui" w:hAnsi=".applesystemui"/>
          </w:rPr>
          <w:t xml:space="preserve">easily </w:t>
        </w:r>
      </w:ins>
      <w:r w:rsidRPr="63BABB37" w:rsidR="00660CB1">
        <w:rPr>
          <w:rFonts w:ascii=".applesystemui" w:hAnsi=".applesystemui"/>
        </w:rPr>
        <w:t>defeated Lee Sedol</w:t>
      </w:r>
      <w:del w:author="Rachel St. John" w:date="2025-08-11T04:36:33.624Z" w:id="264679346">
        <w:r w:rsidRPr="63BABB37" w:rsidDel="00660CB1">
          <w:rPr>
            <w:rFonts w:ascii=".applesystemui" w:hAnsi=".applesystemui"/>
          </w:rPr>
          <w:delText xml:space="preserve"> without any suspense</w:delText>
        </w:r>
      </w:del>
      <w:r w:rsidRPr="63BABB37" w:rsidR="00660CB1">
        <w:rPr>
          <w:rFonts w:ascii=".applesystemui" w:hAnsi=".applesystemui"/>
        </w:rPr>
        <w:t xml:space="preserve">. This match allowed the </w:t>
      </w:r>
      <w:r w:rsidRPr="63BABB37" w:rsidR="00660CB1">
        <w:rPr>
          <w:rFonts w:ascii=".applesystemui" w:hAnsi=".applesystemui"/>
        </w:rPr>
        <w:t>whole world</w:t>
      </w:r>
      <w:r w:rsidRPr="63BABB37" w:rsidR="00660CB1">
        <w:rPr>
          <w:rFonts w:ascii=".applesystemui" w:hAnsi=".applesystemui"/>
        </w:rPr>
        <w:t xml:space="preserve"> to </w:t>
      </w:r>
      <w:r w:rsidRPr="63BABB37" w:rsidR="00660CB1">
        <w:rPr>
          <w:rFonts w:ascii=".applesystemui" w:hAnsi=".applesystemui"/>
        </w:rPr>
        <w:t>witness</w:t>
      </w:r>
      <w:r w:rsidRPr="63BABB37" w:rsidR="00660CB1">
        <w:rPr>
          <w:rFonts w:ascii=".applesystemui" w:hAnsi=".applesystemui"/>
        </w:rPr>
        <w:t xml:space="preserve"> the power of AI.</w:t>
      </w:r>
    </w:p>
    <w:p w:rsidRPr="00660CB1" w:rsidR="00660CB1" w:rsidP="00660CB1" w:rsidRDefault="00660CB1" w14:paraId="06C7C8C4" w14:textId="77777777">
      <w:pPr>
        <w:rPr>
          <w:rFonts w:ascii=".applesystemui" w:hAnsi=".applesystemui"/>
        </w:rPr>
      </w:pPr>
      <w:r w:rsidRPr="00660CB1">
        <w:rPr>
          <w:rFonts w:ascii=".applesystemui" w:hAnsi=".applesystemui"/>
        </w:rPr>
        <w:t>After this, AlphaGo, under the name "Master," swept top players from China, Japan, and South Korea online without a single loss. In 2017, AlphaGo defeated Chinese player Ke Jie (9-dan) and, with no opponents left, announced its retirement. The power of AlphaGo was so shocking that Nie Weiping (9-dan), who had always been skeptical of AI Go, changed his view, stating that AlphaGo's level was "at least 20-dan." The Chinese Go Association also awarded AlphaGo a professional 9-dan rank.</w:t>
      </w:r>
    </w:p>
    <w:p w:rsidRPr="00B7361F" w:rsidR="00660CB1" w:rsidP="00B7361F" w:rsidRDefault="00660CB1" w14:paraId="396DCCAA" w14:textId="6544A483">
      <w:pPr>
        <w:pStyle w:val="a9"/>
        <w:numPr>
          <w:ilvl w:val="0"/>
          <w:numId w:val="7"/>
        </w:numPr>
        <w:rPr>
          <w:rFonts w:ascii=".applesystemui" w:hAnsi=".applesystemui"/>
        </w:rPr>
      </w:pPr>
      <w:r w:rsidRPr="00B7361F">
        <w:rPr>
          <w:rFonts w:ascii=".applesystemui" w:hAnsi=".applesystemui"/>
          <w:b/>
          <w:bCs/>
        </w:rPr>
        <w:t>The Game Overlord</w:t>
      </w:r>
    </w:p>
    <w:p w:rsidRPr="00660CB1" w:rsidR="00660CB1" w:rsidP="00660CB1" w:rsidRDefault="00660CB1" w14:paraId="445157D8" w14:textId="34F0CFB7">
      <w:pPr>
        <w:rPr>
          <w:rFonts w:ascii=".applesystemui" w:hAnsi=".applesystemui"/>
        </w:rPr>
      </w:pPr>
      <w:r w:rsidRPr="63BABB37" w:rsidR="00660CB1">
        <w:rPr>
          <w:rFonts w:ascii=".applesystemui" w:hAnsi=".applesystemui"/>
        </w:rPr>
        <w:t xml:space="preserve">We now know that computers excel at board games with deterministic rules like chess and </w:t>
      </w:r>
      <w:r w:rsidRPr="63BABB37" w:rsidR="00660CB1">
        <w:rPr>
          <w:rFonts w:ascii=".applesystemui" w:hAnsi=".applesystemui"/>
        </w:rPr>
        <w:t>Go</w:t>
      </w:r>
      <w:r w:rsidRPr="63BABB37" w:rsidR="00660CB1">
        <w:rPr>
          <w:rFonts w:ascii=".applesystemui" w:hAnsi=".applesystemui"/>
        </w:rPr>
        <w:t xml:space="preserve"> because they can calculate faster, </w:t>
      </w:r>
      <w:del w:author="Rachel St. John" w:date="2025-08-11T04:38:14.342Z" w:id="1713763243">
        <w:r w:rsidRPr="63BABB37" w:rsidDel="008D5F33">
          <w:rPr>
            <w:rFonts w:ascii=".applesystemui" w:hAnsi=".applesystemui"/>
            <w:color w:val="7030A0"/>
          </w:rPr>
          <w:delText>remember</w:delText>
        </w:r>
      </w:del>
      <w:ins w:author="Rachel St. John" w:date="2025-08-11T04:38:16.173Z" w:id="1650465855">
        <w:r w:rsidRPr="63BABB37" w:rsidR="769738D9">
          <w:rPr>
            <w:rFonts w:ascii=".applesystemui" w:hAnsi=".applesystemui"/>
            <w:color w:val="7030A0"/>
          </w:rPr>
          <w:t xml:space="preserve">recall </w:t>
        </w:r>
      </w:ins>
      <w:del w:author="Rachel St. John" w:date="2025-08-11T04:38:18.656Z" w:id="678044920">
        <w:r w:rsidRPr="63BABB37" w:rsidDel="008D5F33">
          <w:rPr>
            <w:rFonts w:ascii=".applesystemui" w:hAnsi=".applesystemui"/>
            <w:color w:val="7030A0"/>
          </w:rPr>
          <w:delText xml:space="preserve"> </w:delText>
        </w:r>
      </w:del>
      <w:del w:author="Rachel St. John" w:date="2025-08-11T04:37:39.611Z" w:id="930851033">
        <w:r w:rsidRPr="63BABB37" w:rsidDel="008D5F33">
          <w:rPr>
            <w:rFonts w:ascii=".applesystemui" w:hAnsi=".applesystemui"/>
            <w:color w:val="7030A0"/>
          </w:rPr>
          <w:delText>more clearly</w:delText>
        </w:r>
      </w:del>
      <w:ins w:author="Rachel St. John" w:date="2025-08-11T04:37:41.412Z" w:id="568595789">
        <w:r w:rsidRPr="63BABB37" w:rsidR="0D2ABF7F">
          <w:rPr>
            <w:rFonts w:ascii=".applesystemui" w:hAnsi=".applesystemui"/>
            <w:color w:val="7030A0"/>
          </w:rPr>
          <w:t>perfectly</w:t>
        </w:r>
      </w:ins>
      <w:r w:rsidRPr="63BABB37" w:rsidR="00660CB1">
        <w:rPr>
          <w:rFonts w:ascii=".applesystemui" w:hAnsi=".applesystemui"/>
        </w:rPr>
        <w:t>, and see further than humans. The real difficulty lies in games with less clear rules, like tomb raiding or monster battling. In fact, the year before AlphaGo's match against Lee Sedol, DeepMind had already trained an AI that could play arcade games, reaching the level of human players in Atari 2600 games.</w:t>
      </w:r>
    </w:p>
    <w:p w:rsidRPr="00660CB1" w:rsidR="00660CB1" w:rsidP="00660CB1" w:rsidRDefault="00660CB1" w14:paraId="7FA3DB3F" w14:textId="77777777">
      <w:pPr>
        <w:rPr>
          <w:rFonts w:ascii=".applesystemui" w:hAnsi=".applesystemui"/>
        </w:rPr>
      </w:pPr>
      <w:r w:rsidRPr="63BABB37" w:rsidR="00660CB1">
        <w:rPr>
          <w:rFonts w:ascii=".applesystemui" w:hAnsi=".applesystemui"/>
        </w:rPr>
        <w:t xml:space="preserve">After learning to play Atari games, the machine's gaming ability grew </w:t>
      </w:r>
      <w:r w:rsidRPr="63BABB37" w:rsidR="00660CB1">
        <w:rPr>
          <w:rFonts w:ascii=".applesystemui" w:hAnsi=".applesystemui"/>
        </w:rPr>
        <w:t>stronger</w:t>
      </w:r>
      <w:del w:author="Rachel St. John" w:date="2025-08-11T04:38:53.928Z" w:id="2038537033">
        <w:r w:rsidRPr="63BABB37" w:rsidDel="00660CB1">
          <w:rPr>
            <w:rFonts w:ascii=".applesystemui" w:hAnsi=".applesystemui"/>
          </w:rPr>
          <w:delText xml:space="preserve"> and stronger</w:delText>
        </w:r>
      </w:del>
      <w:r w:rsidRPr="63BABB37" w:rsidR="00660CB1">
        <w:rPr>
          <w:rFonts w:ascii=".applesystemui" w:hAnsi=".applesystemui"/>
        </w:rPr>
        <w:t xml:space="preserve">. In 2017, CMU's </w:t>
      </w:r>
      <w:r w:rsidRPr="63BABB37" w:rsidR="00660CB1">
        <w:rPr>
          <w:rFonts w:ascii=".applesystemui" w:hAnsi=".applesystemui"/>
        </w:rPr>
        <w:t>Libratus</w:t>
      </w:r>
      <w:r w:rsidRPr="63BABB37" w:rsidR="00660CB1">
        <w:rPr>
          <w:rFonts w:ascii=".applesystemui" w:hAnsi=".applesystemui"/>
        </w:rPr>
        <w:t xml:space="preserve"> system defeated human players in Texas </w:t>
      </w:r>
      <w:r w:rsidRPr="63BABB37" w:rsidR="00660CB1">
        <w:rPr>
          <w:rFonts w:ascii=".applesystemui" w:hAnsi=".applesystemui"/>
        </w:rPr>
        <w:t>Hold'em</w:t>
      </w:r>
      <w:r w:rsidRPr="63BABB37" w:rsidR="00660CB1">
        <w:rPr>
          <w:rFonts w:ascii=".applesystemui" w:hAnsi=".applesystemui"/>
        </w:rPr>
        <w:t xml:space="preserve">. In 2019, OpenAI's OpenAI Five system defeated humans in Dota 2 after learning the equivalent of 180 years of combat skills. In the same year, DeepMind's </w:t>
      </w:r>
      <w:r w:rsidRPr="63BABB37" w:rsidR="00660CB1">
        <w:rPr>
          <w:rFonts w:ascii=".applesystemui" w:hAnsi=".applesystemui"/>
        </w:rPr>
        <w:t>AlphaStar</w:t>
      </w:r>
      <w:r w:rsidRPr="63BABB37" w:rsidR="00660CB1">
        <w:rPr>
          <w:rFonts w:ascii=".applesystemui" w:hAnsi=".applesystemui"/>
        </w:rPr>
        <w:t xml:space="preserve"> defeated 99.8% of human players in StarCraft II.</w:t>
      </w:r>
    </w:p>
    <w:p w:rsidR="00660CB1" w:rsidP="00660CB1" w:rsidRDefault="008D5F33" w14:paraId="4C1F01A9" w14:textId="0A767E04">
      <w:pPr>
        <w:rPr>
          <w:rFonts w:ascii=".applesystemui" w:hAnsi=".applesystemui"/>
        </w:rPr>
      </w:pPr>
      <w:r w:rsidRPr="63BABB37" w:rsidR="008D5F33">
        <w:rPr>
          <w:rFonts w:ascii=".applesystemui" w:hAnsi=".applesystemui"/>
          <w:color w:val="EE0000"/>
        </w:rPr>
        <w:t>Artificial intelligence</w:t>
      </w:r>
      <w:r w:rsidRPr="63BABB37" w:rsidR="00660CB1">
        <w:rPr>
          <w:rFonts w:ascii=".applesystemui" w:hAnsi=".applesystemui"/>
        </w:rPr>
        <w:t xml:space="preserve"> continues to make breakthroughs in the field of gaming, which has been extremely shocking to people. Especially in </w:t>
      </w:r>
      <w:r w:rsidRPr="63BABB37" w:rsidR="008D5F33">
        <w:rPr>
          <w:rFonts w:ascii=".applesystemui" w:hAnsi=".applesystemui"/>
          <w:color w:val="EE0000"/>
        </w:rPr>
        <w:t>real-time strategy games</w:t>
      </w:r>
      <w:r w:rsidRPr="63BABB37" w:rsidR="00660CB1">
        <w:rPr>
          <w:rFonts w:ascii=".applesystemui" w:hAnsi=".applesystemui"/>
        </w:rPr>
        <w:t xml:space="preserve"> like StarCraft, the AI needs to </w:t>
      </w:r>
      <w:r w:rsidRPr="63BABB37" w:rsidR="00660CB1">
        <w:rPr>
          <w:rFonts w:ascii=".applesystemui" w:hAnsi=".applesystemui"/>
        </w:rPr>
        <w:t>observe</w:t>
      </w:r>
      <w:r w:rsidRPr="63BABB37" w:rsidR="00660CB1">
        <w:rPr>
          <w:rFonts w:ascii=".applesystemui" w:hAnsi=".applesystemui"/>
        </w:rPr>
        <w:t xml:space="preserve"> and understand the current situation, analyze the strengths and weaknesses of both </w:t>
      </w:r>
      <w:r w:rsidRPr="63BABB37" w:rsidR="00660CB1">
        <w:rPr>
          <w:rFonts w:ascii=".applesystemui" w:hAnsi=".applesystemui"/>
        </w:rPr>
        <w:t>itself</w:t>
      </w:r>
      <w:r w:rsidRPr="63BABB37" w:rsidR="00660CB1">
        <w:rPr>
          <w:rFonts w:ascii=".applesystemui" w:hAnsi=".applesystemui"/>
        </w:rPr>
        <w:t xml:space="preserve"> and the enemy, and then formulate its </w:t>
      </w:r>
      <w:del w:author="Rachel St. John" w:date="2025-08-11T04:39:47.911Z" w:id="138352845">
        <w:r w:rsidRPr="63BABB37" w:rsidDel="00660CB1">
          <w:rPr>
            <w:rFonts w:ascii=".applesystemui" w:hAnsi=".applesystemui"/>
          </w:rPr>
          <w:delText xml:space="preserve">own </w:delText>
        </w:r>
      </w:del>
      <w:r w:rsidRPr="63BABB37" w:rsidR="00660CB1">
        <w:rPr>
          <w:rFonts w:ascii=".applesystemui" w:hAnsi=".applesystemui"/>
        </w:rPr>
        <w:t>strategy based on resources, the environment, and the opponent's behavior. This is no longer a simple game problem but a complex control system involving</w:t>
      </w:r>
      <w:r w:rsidRPr="63BABB37" w:rsidR="00660CB1">
        <w:rPr>
          <w:rFonts w:ascii=".applesystemui" w:hAnsi=".applesystemui"/>
          <w:color w:val="EE0000"/>
        </w:rPr>
        <w:t xml:space="preserve"> analysis, reasoning, and decision-</w:t>
      </w:r>
      <w:r w:rsidRPr="63BABB37" w:rsidR="00660CB1">
        <w:rPr>
          <w:rFonts w:ascii=".applesystemui" w:hAnsi=".applesystemui"/>
          <w:color w:val="EE0000"/>
        </w:rPr>
        <w:t>making</w:t>
      </w:r>
      <w:r w:rsidRPr="63BABB37" w:rsidR="00660CB1">
        <w:rPr>
          <w:rFonts w:ascii=".applesystemui" w:hAnsi=".applesystemui"/>
        </w:rPr>
        <w:t xml:space="preserve">. This powerful learning and decision-making ability </w:t>
      </w:r>
      <w:r w:rsidRPr="63BABB37" w:rsidR="00660CB1">
        <w:rPr>
          <w:rFonts w:ascii=".applesystemui" w:hAnsi=".applesystemui"/>
        </w:rPr>
        <w:t>has</w:t>
      </w:r>
      <w:r w:rsidRPr="63BABB37" w:rsidR="00660CB1">
        <w:rPr>
          <w:rFonts w:ascii=".applesystemui" w:hAnsi=".applesystemui"/>
        </w:rPr>
        <w:t xml:space="preserve"> attracted great attention. Some researchers have started </w:t>
      </w:r>
      <w:del w:author="Rachel St. John" w:date="2025-08-11T04:40:27.349Z" w:id="1315837852">
        <w:r w:rsidRPr="63BABB37" w:rsidDel="00660CB1">
          <w:rPr>
            <w:rFonts w:ascii=".applesystemui" w:hAnsi=".applesystemui"/>
          </w:rPr>
          <w:delText xml:space="preserve">to </w:delText>
        </w:r>
      </w:del>
      <w:r w:rsidRPr="63BABB37" w:rsidR="00660CB1">
        <w:rPr>
          <w:rFonts w:ascii=".applesystemui" w:hAnsi=".applesystemui"/>
        </w:rPr>
        <w:t>try</w:t>
      </w:r>
      <w:ins w:author="Rachel St. John" w:date="2025-08-11T04:40:19.141Z" w:id="1268127487">
        <w:r w:rsidRPr="63BABB37" w:rsidR="5EAB3F1B">
          <w:rPr>
            <w:rFonts w:ascii=".applesystemui" w:hAnsi=".applesystemui"/>
          </w:rPr>
          <w:t>ing</w:t>
        </w:r>
      </w:ins>
      <w:r w:rsidRPr="63BABB37" w:rsidR="00660CB1">
        <w:rPr>
          <w:rFonts w:ascii=".applesystemui" w:hAnsi=".applesystemui"/>
        </w:rPr>
        <w:t xml:space="preserve"> </w:t>
      </w:r>
      <w:del w:author="Rachel St. John" w:date="2025-08-11T04:40:15.436Z" w:id="1252808579">
        <w:r w:rsidRPr="63BABB37" w:rsidDel="00660CB1">
          <w:rPr>
            <w:rFonts w:ascii=".applesystemui" w:hAnsi=".applesystemui"/>
          </w:rPr>
          <w:delText>using</w:delText>
        </w:r>
      </w:del>
      <w:r w:rsidRPr="63BABB37" w:rsidR="00660CB1">
        <w:rPr>
          <w:rFonts w:ascii=".applesystemui" w:hAnsi=".applesystemui"/>
        </w:rPr>
        <w:t xml:space="preserve"> similar methods for </w:t>
      </w:r>
      <w:r w:rsidRPr="63BABB37" w:rsidR="00660CB1">
        <w:rPr>
          <w:rFonts w:ascii=".applesystemui" w:hAnsi=".applesystemui"/>
          <w:color w:val="EE0000"/>
        </w:rPr>
        <w:t>quantitative trading</w:t>
      </w:r>
      <w:r w:rsidRPr="63BABB37" w:rsidR="00660CB1">
        <w:rPr>
          <w:rFonts w:ascii=".applesystemui" w:hAnsi=".applesystemui"/>
        </w:rPr>
        <w:t xml:space="preserve">, training robots, and even military tactical simulations. Through its continuous breakthroughs in the gaming world, </w:t>
      </w:r>
      <w:r w:rsidRPr="63BABB37" w:rsidR="008D5F33">
        <w:rPr>
          <w:rFonts w:ascii=".applesystemui" w:hAnsi=".applesystemui"/>
          <w:color w:val="EE0000"/>
        </w:rPr>
        <w:t>artificial intelligence</w:t>
      </w:r>
      <w:r w:rsidRPr="63BABB37" w:rsidR="00660CB1">
        <w:rPr>
          <w:rFonts w:ascii=".applesystemui" w:hAnsi=".applesystemui"/>
        </w:rPr>
        <w:t xml:space="preserve"> has </w:t>
      </w:r>
      <w:r w:rsidRPr="63BABB37" w:rsidR="00660CB1">
        <w:rPr>
          <w:rFonts w:ascii=".applesystemui" w:hAnsi=".applesystemui"/>
        </w:rPr>
        <w:t>demonstrated</w:t>
      </w:r>
      <w:r w:rsidRPr="63BABB37" w:rsidR="00660CB1">
        <w:rPr>
          <w:rFonts w:ascii=".applesystemui" w:hAnsi=".applesystemui"/>
        </w:rPr>
        <w:t xml:space="preserve"> extraordinary abilities that pioneers like Turing could have never imagined.</w:t>
      </w:r>
    </w:p>
    <w:p w:rsidR="00CB7B2D" w:rsidP="00CB7B2D" w:rsidRDefault="00CB7B2D" w14:paraId="7328DBCC" w14:textId="0FD4807C">
      <w:pPr>
        <w:pStyle w:val="a9"/>
        <w:numPr>
          <w:ilvl w:val="0"/>
          <w:numId w:val="7"/>
        </w:numPr>
        <w:rPr>
          <w:rFonts w:ascii=".applesystemui" w:hAnsi=".applesystemui"/>
        </w:rPr>
      </w:pPr>
      <w:r>
        <w:rPr>
          <w:rFonts w:hint="eastAsia" w:ascii=".applesystemui" w:hAnsi=".applesystemui"/>
        </w:rPr>
        <w:t>Summary</w:t>
      </w:r>
    </w:p>
    <w:p w:rsidRPr="00467B59" w:rsidR="00467B59" w:rsidP="00467B59" w:rsidRDefault="00467B59" w14:paraId="5A25ACB7" w14:textId="77777777">
      <w:pPr>
        <w:pStyle w:val="af2"/>
        <w:spacing w:before="0" w:beforeAutospacing="0" w:after="240" w:afterAutospacing="0"/>
        <w:rPr>
          <w:rFonts w:ascii=".applesystemui" w:hAnsi=".applesystemui" w:eastAsiaTheme="minorEastAsia" w:cstheme="minorBidi"/>
          <w:kern w:val="2"/>
          <w:sz w:val="22"/>
          <w14:ligatures w14:val="standardContextual"/>
        </w:rPr>
      </w:pPr>
      <w:r w:rsidRPr="00467B59">
        <w:rPr>
          <w:rFonts w:ascii=".applesystemui" w:hAnsi=".applesystemui" w:eastAsiaTheme="minorEastAsia" w:cstheme="minorBidi"/>
          <w:kern w:val="2"/>
          <w:sz w:val="22"/>
          <w14:ligatures w14:val="standardContextual"/>
        </w:rPr>
        <w:t xml:space="preserve">From Alan Turing's 1948 chess program, </w:t>
      </w:r>
      <w:proofErr w:type="spellStart"/>
      <w:r w:rsidRPr="00467B59">
        <w:rPr>
          <w:rFonts w:ascii=".applesystemui" w:hAnsi=".applesystemui" w:eastAsiaTheme="minorEastAsia" w:cstheme="minorBidi"/>
          <w:kern w:val="2"/>
          <w:sz w:val="22"/>
          <w14:ligatures w14:val="standardContextual"/>
        </w:rPr>
        <w:t>Turochamp</w:t>
      </w:r>
      <w:proofErr w:type="spellEnd"/>
      <w:r w:rsidRPr="00467B59">
        <w:rPr>
          <w:rFonts w:ascii=".applesystemui" w:hAnsi=".applesystemui" w:eastAsiaTheme="minorEastAsia" w:cstheme="minorBidi"/>
          <w:kern w:val="2"/>
          <w:sz w:val="22"/>
          <w14:ligatures w14:val="standardContextual"/>
        </w:rPr>
        <w:t xml:space="preserve">, to AlphaGo's victory over world </w:t>
      </w:r>
      <w:r w:rsidRPr="0036294F">
        <w:rPr>
          <w:rFonts w:ascii=".applesystemui" w:hAnsi=".applesystemui" w:eastAsiaTheme="minorEastAsia" w:cstheme="minorBidi"/>
          <w:color w:val="EE0000"/>
          <w:kern w:val="2"/>
          <w:sz w:val="22"/>
          <w14:ligatures w14:val="standardContextual"/>
        </w:rPr>
        <w:t>Go</w:t>
      </w:r>
      <w:r w:rsidRPr="00467B59">
        <w:rPr>
          <w:rFonts w:ascii=".applesystemui" w:hAnsi=".applesystemui" w:eastAsiaTheme="minorEastAsia" w:cstheme="minorBidi"/>
          <w:kern w:val="2"/>
          <w:sz w:val="22"/>
          <w14:ligatures w14:val="standardContextual"/>
        </w:rPr>
        <w:t xml:space="preserve"> champion Ke Jie in 2017, humans have explored the intersection of artificial intelligence and games for approximately 70 years. In fact, nearly every major leap forward in the history of AI has been closely linked with games, which have played a vital role in driving the field's development.</w:t>
      </w:r>
    </w:p>
    <w:p w:rsidRPr="00467B59" w:rsidR="00467B59" w:rsidP="00467B59" w:rsidRDefault="00467B59" w14:paraId="725FBC19" w14:textId="4CD055E0">
      <w:pPr>
        <w:pStyle w:val="af2"/>
        <w:spacing w:before="0" w:beforeAutospacing="0" w:after="240" w:afterAutospacing="0"/>
        <w:rPr>
          <w:rFonts w:ascii=".applesystemui" w:hAnsi=".applesystemui" w:eastAsiaTheme="minorEastAsia" w:cstheme="minorBidi"/>
          <w:kern w:val="2"/>
          <w:sz w:val="22"/>
          <w14:ligatures w14:val="standardContextual"/>
        </w:rPr>
      </w:pPr>
      <w:r w:rsidRPr="00467B59">
        <w:rPr>
          <w:rFonts w:ascii=".applesystemui" w:hAnsi=".applesystemui" w:eastAsiaTheme="minorEastAsia" w:cstheme="minorBidi"/>
          <w:kern w:val="2"/>
          <w:sz w:val="22"/>
          <w14:ligatures w14:val="standardContextual"/>
        </w:rPr>
        <w:t xml:space="preserve">Even today, researchers often use game-like environments to advance artificial intelligence, such as in </w:t>
      </w:r>
      <w:r w:rsidRPr="0036294F">
        <w:rPr>
          <w:rFonts w:ascii=".applesystemui" w:hAnsi=".applesystemui" w:eastAsiaTheme="minorEastAsia" w:cstheme="minorBidi"/>
          <w:color w:val="EE0000"/>
          <w:kern w:val="2"/>
          <w:sz w:val="22"/>
          <w14:ligatures w14:val="standardContextual"/>
        </w:rPr>
        <w:t>driving simulations</w:t>
      </w:r>
      <w:r w:rsidRPr="00467B59">
        <w:rPr>
          <w:rFonts w:ascii=".applesystemui" w:hAnsi=".applesystemui" w:eastAsiaTheme="minorEastAsia" w:cstheme="minorBidi"/>
          <w:kern w:val="2"/>
          <w:sz w:val="22"/>
          <w14:ligatures w14:val="standardContextual"/>
        </w:rPr>
        <w:t xml:space="preserve"> for spacecraft and in military combat exercises that resemble video games. Even the </w:t>
      </w:r>
      <w:r w:rsidRPr="00234085" w:rsidR="00234085">
        <w:rPr>
          <w:rFonts w:hint="eastAsia" w:ascii=".applesystemui" w:hAnsi=".applesystemui" w:eastAsiaTheme="minorEastAsia" w:cstheme="minorBidi"/>
          <w:color w:val="EE0000"/>
          <w:kern w:val="2"/>
          <w:sz w:val="22"/>
          <w14:ligatures w14:val="standardContextual"/>
        </w:rPr>
        <w:t>G</w:t>
      </w:r>
      <w:r w:rsidRPr="00234085">
        <w:rPr>
          <w:rFonts w:ascii=".applesystemui" w:hAnsi=".applesystemui" w:eastAsiaTheme="minorEastAsia" w:cstheme="minorBidi"/>
          <w:color w:val="EE0000"/>
          <w:kern w:val="2"/>
          <w:sz w:val="22"/>
          <w14:ligatures w14:val="standardContextual"/>
        </w:rPr>
        <w:t xml:space="preserve">raphics </w:t>
      </w:r>
      <w:r w:rsidRPr="00234085" w:rsidR="00234085">
        <w:rPr>
          <w:rFonts w:hint="eastAsia" w:ascii=".applesystemui" w:hAnsi=".applesystemui" w:eastAsiaTheme="minorEastAsia" w:cstheme="minorBidi"/>
          <w:color w:val="EE0000"/>
          <w:kern w:val="2"/>
          <w:sz w:val="22"/>
          <w14:ligatures w14:val="standardContextual"/>
        </w:rPr>
        <w:t>Processing Unit</w:t>
      </w:r>
      <w:r w:rsidRPr="00234085">
        <w:rPr>
          <w:rFonts w:ascii=".applesystemui" w:hAnsi=".applesystemui" w:eastAsiaTheme="minorEastAsia" w:cstheme="minorBidi"/>
          <w:color w:val="EE0000"/>
          <w:kern w:val="2"/>
          <w:sz w:val="22"/>
          <w14:ligatures w14:val="standardContextual"/>
        </w:rPr>
        <w:t xml:space="preserve"> </w:t>
      </w:r>
      <w:r w:rsidRPr="00467B59">
        <w:rPr>
          <w:rFonts w:ascii=".applesystemui" w:hAnsi=".applesystemui" w:eastAsiaTheme="minorEastAsia" w:cstheme="minorBidi"/>
          <w:kern w:val="2"/>
          <w:sz w:val="22"/>
          <w14:ligatures w14:val="standardContextual"/>
        </w:rPr>
        <w:t>(GPU), which is the primary engine for modern AI, was originally developed for the purpose of gaming.</w:t>
      </w:r>
    </w:p>
    <w:p w:rsidRPr="00467B59" w:rsidR="00467B59" w:rsidP="00467B59" w:rsidRDefault="00467B59" w14:paraId="5DC00032" w14:textId="77777777">
      <w:pPr>
        <w:pStyle w:val="af2"/>
        <w:spacing w:before="0" w:beforeAutospacing="0" w:after="240" w:afterAutospacing="0"/>
        <w:rPr>
          <w:rFonts w:ascii=".applesystemui" w:hAnsi=".applesystemui" w:eastAsiaTheme="minorEastAsia" w:cstheme="minorBidi"/>
          <w:kern w:val="2"/>
          <w:sz w:val="22"/>
          <w14:ligatures w14:val="standardContextual"/>
        </w:rPr>
      </w:pPr>
      <w:r w:rsidRPr="00467B59">
        <w:rPr>
          <w:rFonts w:ascii=".applesystemui" w:hAnsi=".applesystemui" w:eastAsiaTheme="minorEastAsia" w:cstheme="minorBidi"/>
          <w:kern w:val="2"/>
          <w:sz w:val="22"/>
          <w14:ligatures w14:val="standardContextual"/>
        </w:rPr>
        <w:t>Artificial intelligence may grow and develop in the world of games, but the abilities it masters there can be powerful enough to change the world.</w:t>
      </w:r>
    </w:p>
    <w:p w:rsidR="00CB7B2D" w:rsidP="00CB7B2D" w:rsidRDefault="00CB7B2D" w14:paraId="6C4F99C9" w14:textId="77777777">
      <w:pPr>
        <w:rPr>
          <w:rFonts w:ascii=".applesystemui" w:hAnsi=".applesystemui"/>
        </w:rPr>
      </w:pPr>
    </w:p>
    <w:p w:rsidRPr="00467B59" w:rsidR="00467B59" w:rsidP="00CB7B2D" w:rsidRDefault="00467B59" w14:paraId="021C3CB1" w14:textId="166CC546">
      <w:pPr>
        <w:rPr>
          <w:rFonts w:ascii=".applesystemui" w:hAnsi=".applesystemui"/>
          <w:b/>
          <w:bCs/>
        </w:rPr>
      </w:pPr>
      <w:r w:rsidRPr="00467B59">
        <w:rPr>
          <w:rFonts w:hint="eastAsia" w:ascii=".applesystemui" w:hAnsi=".applesystemui"/>
          <w:b/>
          <w:bCs/>
        </w:rPr>
        <w:t>Reflection and Discussion</w:t>
      </w:r>
    </w:p>
    <w:p w:rsidR="00467B59" w:rsidP="00CB7B2D" w:rsidRDefault="00EF7E30" w14:paraId="498D9C31" w14:textId="24FD3F98">
      <w:pPr>
        <w:rPr>
          <w:rFonts w:ascii=".applesystemui" w:hAnsi=".applesystemui"/>
        </w:rPr>
      </w:pPr>
      <w:r w:rsidRPr="00EF7E30">
        <w:rPr>
          <w:rFonts w:ascii=".applesystemui" w:hAnsi=".applesystemui"/>
        </w:rPr>
        <w:t>Think about it, why are artificial intelligence scholars so fond of games, especially board and card games?</w:t>
      </w:r>
    </w:p>
    <w:p w:rsidRPr="00467B59" w:rsidR="00467B59" w:rsidP="00CB7B2D" w:rsidRDefault="00467B59" w14:paraId="219568D2" w14:textId="49F85B61">
      <w:pPr>
        <w:rPr>
          <w:rFonts w:hint="eastAsia" w:ascii=".applesystemui" w:hAnsi=".applesystemui"/>
          <w:b/>
          <w:bCs/>
        </w:rPr>
      </w:pPr>
      <w:r w:rsidRPr="00467B59">
        <w:rPr>
          <w:rFonts w:hint="eastAsia" w:ascii=".applesystemui" w:hAnsi=".applesystemui"/>
          <w:b/>
          <w:bCs/>
        </w:rPr>
        <w:t>Hands-on Exploration</w:t>
      </w:r>
    </w:p>
    <w:p w:rsidRPr="00CB7B2D" w:rsidR="00CB7B2D" w:rsidP="00CB7B2D" w:rsidRDefault="00CD7FAE" w14:paraId="7EACF9EC" w14:textId="30C7DA05">
      <w:pPr>
        <w:rPr>
          <w:rFonts w:hint="eastAsia" w:ascii=".applesystemui" w:hAnsi=".applesystemui"/>
        </w:rPr>
      </w:pPr>
      <w:r w:rsidRPr="00CD7FAE">
        <w:rPr>
          <w:rFonts w:ascii=".applesystemui" w:hAnsi=".applesystemui"/>
        </w:rPr>
        <w:t xml:space="preserve">The basic algorithm used by Deep Blue to defeat Kasparov was </w:t>
      </w:r>
      <w:r w:rsidRPr="00CD7FAE">
        <w:rPr>
          <w:rFonts w:ascii=".applesystemui" w:hAnsi=".applesystemui"/>
          <w:color w:val="EE0000"/>
        </w:rPr>
        <w:t>Alpha-Beta pruning</w:t>
      </w:r>
      <w:r w:rsidRPr="00CD7FAE">
        <w:rPr>
          <w:rFonts w:ascii=".applesystemui" w:hAnsi=".applesystemui"/>
        </w:rPr>
        <w:t xml:space="preserve">, which is a classic algorithm in </w:t>
      </w:r>
      <w:r w:rsidRPr="00CD7FAE">
        <w:rPr>
          <w:rFonts w:ascii=".applesystemui" w:hAnsi=".applesystemui"/>
          <w:color w:val="EE0000"/>
        </w:rPr>
        <w:t>adversarial games</w:t>
      </w:r>
      <w:r w:rsidRPr="00CD7FAE">
        <w:rPr>
          <w:rFonts w:ascii=".applesystemui" w:hAnsi=".applesystemui"/>
        </w:rPr>
        <w:t xml:space="preserve">. Find information to understand the basic idea of this algorithm. Have </w:t>
      </w:r>
      <w:proofErr w:type="spellStart"/>
      <w:r w:rsidRPr="00CD7FAE">
        <w:rPr>
          <w:rFonts w:ascii=".applesystemui" w:hAnsi=".applesystemui"/>
        </w:rPr>
        <w:t>ChatGLM</w:t>
      </w:r>
      <w:proofErr w:type="spellEnd"/>
      <w:r w:rsidRPr="00CD7FAE">
        <w:rPr>
          <w:rFonts w:ascii=".applesystemui" w:hAnsi=".applesystemui"/>
        </w:rPr>
        <w:t xml:space="preserve"> </w:t>
      </w:r>
      <w:proofErr w:type="gramStart"/>
      <w:r w:rsidRPr="00CD7FAE">
        <w:rPr>
          <w:rFonts w:ascii=".applesystemui" w:hAnsi=".applesystemui"/>
        </w:rPr>
        <w:t>generate</w:t>
      </w:r>
      <w:proofErr w:type="gramEnd"/>
      <w:r w:rsidRPr="00CD7FAE">
        <w:rPr>
          <w:rFonts w:ascii=".applesystemui" w:hAnsi=".applesystemui"/>
        </w:rPr>
        <w:t xml:space="preserve"> a </w:t>
      </w:r>
      <w:proofErr w:type="spellStart"/>
      <w:r w:rsidRPr="00CD7FAE">
        <w:rPr>
          <w:rFonts w:ascii=".applesystemui" w:hAnsi=".applesystemui"/>
        </w:rPr>
        <w:t>Gomoku</w:t>
      </w:r>
      <w:proofErr w:type="spellEnd"/>
      <w:r w:rsidRPr="00CD7FAE">
        <w:rPr>
          <w:rFonts w:ascii=".applesystemui" w:hAnsi=".applesystemui"/>
        </w:rPr>
        <w:t xml:space="preserve"> (Five-in-a-Row) program based on </w:t>
      </w:r>
      <w:r w:rsidRPr="00CD7FAE">
        <w:rPr>
          <w:rFonts w:ascii=".applesystemui" w:hAnsi=".applesystemui"/>
          <w:color w:val="EE0000"/>
        </w:rPr>
        <w:t>Alpha-Beta pruning</w:t>
      </w:r>
      <w:r w:rsidRPr="00CD7FAE">
        <w:rPr>
          <w:rFonts w:ascii=".applesystemui" w:hAnsi=".applesystemui"/>
        </w:rPr>
        <w:t xml:space="preserve">, </w:t>
      </w:r>
      <w:proofErr w:type="gramStart"/>
      <w:r w:rsidRPr="00CD7FAE">
        <w:rPr>
          <w:rFonts w:ascii=".applesystemui" w:hAnsi=".applesystemui"/>
        </w:rPr>
        <w:t>understand</w:t>
      </w:r>
      <w:proofErr w:type="gramEnd"/>
      <w:r w:rsidRPr="00CD7FAE">
        <w:rPr>
          <w:rFonts w:ascii=".applesystemui" w:hAnsi=".applesystemui"/>
        </w:rPr>
        <w:t xml:space="preserve"> the content of the code, and </w:t>
      </w:r>
      <w:proofErr w:type="gramStart"/>
      <w:r w:rsidRPr="00CD7FAE">
        <w:rPr>
          <w:rFonts w:ascii=".applesystemui" w:hAnsi=".applesystemui"/>
        </w:rPr>
        <w:t>check</w:t>
      </w:r>
      <w:proofErr w:type="gramEnd"/>
      <w:r w:rsidRPr="00CD7FAE">
        <w:rPr>
          <w:rFonts w:ascii=".applesystemui" w:hAnsi=".applesystemui"/>
        </w:rPr>
        <w:t xml:space="preserve"> whether the generated code is correct.</w:t>
      </w:r>
    </w:p>
    <w:p w:rsidRPr="00660CB1" w:rsidR="00660CB1" w:rsidP="00660CB1" w:rsidRDefault="00660CB1" w14:paraId="5C8FA14F" w14:textId="77777777">
      <w:pPr>
        <w:rPr>
          <w:rFonts w:ascii=".applesystemui" w:hAnsi=".applesystemui"/>
        </w:rPr>
      </w:pPr>
      <w:r w:rsidRPr="00660CB1">
        <w:rPr>
          <w:rFonts w:ascii=".applesystemui" w:hAnsi=".applesystemui"/>
        </w:rPr>
        <w:pict w14:anchorId="3C43AF6A">
          <v:rect id="_x0000_i1043" style="width:0;height:1.5pt" o:hr="t" o:hrstd="t" o:hrnoshade="t" o:hralign="center" fillcolor="#1b1c1d" stroked="f"/>
        </w:pict>
      </w:r>
    </w:p>
    <w:p w:rsidRPr="00660CB1" w:rsidR="00660CB1" w:rsidP="00660CB1" w:rsidRDefault="00660CB1" w14:paraId="0D2C49A4" w14:textId="77777777">
      <w:pPr>
        <w:rPr>
          <w:rFonts w:ascii=".applesystemui" w:hAnsi=".applesystemui"/>
        </w:rPr>
      </w:pPr>
      <w:r w:rsidRPr="00660CB1">
        <w:rPr>
          <w:rFonts w:ascii=".applesystemui" w:hAnsi=".applesystemui"/>
          <w:b/>
          <w:bCs/>
        </w:rPr>
        <w:t>Figure Caption Summary</w:t>
      </w:r>
    </w:p>
    <w:p w:rsidRPr="00660CB1" w:rsidR="00660CB1" w:rsidP="00660CB1" w:rsidRDefault="00660CB1" w14:paraId="7711C84E" w14:textId="77777777">
      <w:pPr>
        <w:numPr>
          <w:ilvl w:val="0"/>
          <w:numId w:val="6"/>
        </w:numPr>
        <w:rPr>
          <w:rFonts w:ascii=".applesystemui" w:hAnsi=".applesystemui"/>
        </w:rPr>
      </w:pPr>
      <w:r w:rsidRPr="00660CB1">
        <w:rPr>
          <w:rFonts w:ascii=".applesystemui" w:hAnsi=".applesystemui"/>
          <w:b/>
          <w:bCs/>
        </w:rPr>
        <w:t>Figure 4-1:</w:t>
      </w:r>
      <w:r w:rsidRPr="00660CB1">
        <w:rPr>
          <w:rFonts w:ascii=".applesystemui" w:hAnsi=".applesystemui"/>
        </w:rPr>
        <w:t xml:space="preserve"> Arthur Samuel and his checkers program.</w:t>
      </w:r>
    </w:p>
    <w:p w:rsidRPr="00660CB1" w:rsidR="00660CB1" w:rsidP="00660CB1" w:rsidRDefault="00660CB1" w14:paraId="003E4D3A" w14:textId="77777777">
      <w:pPr>
        <w:numPr>
          <w:ilvl w:val="0"/>
          <w:numId w:val="6"/>
        </w:numPr>
        <w:rPr>
          <w:rFonts w:ascii=".applesystemui" w:hAnsi=".applesystemui"/>
        </w:rPr>
      </w:pPr>
      <w:r w:rsidRPr="00660CB1">
        <w:rPr>
          <w:rFonts w:ascii=".applesystemui" w:hAnsi=".applesystemui"/>
          <w:b/>
          <w:bCs/>
        </w:rPr>
        <w:t>Figure 4-2:</w:t>
      </w:r>
      <w:r w:rsidRPr="00660CB1">
        <w:rPr>
          <w:rFonts w:ascii=".applesystemui" w:hAnsi=".applesystemui"/>
        </w:rPr>
        <w:t xml:space="preserve"> A chessboard.</w:t>
      </w:r>
    </w:p>
    <w:p w:rsidRPr="00660CB1" w:rsidR="00660CB1" w:rsidP="00660CB1" w:rsidRDefault="00660CB1" w14:paraId="71256B55" w14:textId="77777777">
      <w:pPr>
        <w:numPr>
          <w:ilvl w:val="0"/>
          <w:numId w:val="6"/>
        </w:numPr>
        <w:rPr>
          <w:rFonts w:ascii=".applesystemui" w:hAnsi=".applesystemui"/>
        </w:rPr>
      </w:pPr>
      <w:r w:rsidRPr="00660CB1">
        <w:rPr>
          <w:rFonts w:ascii=".applesystemui" w:hAnsi=".applesystemui"/>
          <w:b/>
          <w:bCs/>
        </w:rPr>
        <w:t>Figure 4-3:</w:t>
      </w:r>
      <w:r w:rsidRPr="00660CB1">
        <w:rPr>
          <w:rFonts w:ascii=".applesystemui" w:hAnsi=".applesystemui"/>
        </w:rPr>
        <w:t xml:space="preserve"> Deep Blue playing against Garry Kasparov.</w:t>
      </w:r>
    </w:p>
    <w:p w:rsidRPr="00660CB1" w:rsidR="00660CB1" w:rsidP="00660CB1" w:rsidRDefault="00660CB1" w14:paraId="43937DBD" w14:textId="77777777">
      <w:pPr>
        <w:numPr>
          <w:ilvl w:val="0"/>
          <w:numId w:val="6"/>
        </w:numPr>
        <w:rPr>
          <w:rFonts w:ascii=".applesystemui" w:hAnsi=".applesystemui"/>
        </w:rPr>
      </w:pPr>
      <w:r w:rsidRPr="00660CB1">
        <w:rPr>
          <w:rFonts w:ascii=".applesystemui" w:hAnsi=".applesystemui"/>
          <w:b/>
          <w:bCs/>
        </w:rPr>
        <w:lastRenderedPageBreak/>
        <w:t>Figure 4-4:</w:t>
      </w:r>
      <w:r w:rsidRPr="00660CB1">
        <w:rPr>
          <w:rFonts w:ascii=".applesystemui" w:hAnsi=".applesystemui"/>
        </w:rPr>
        <w:t xml:space="preserve"> A 19x19 Go board.</w:t>
      </w:r>
    </w:p>
    <w:p w:rsidRPr="00660CB1" w:rsidR="00660CB1" w:rsidP="00660CB1" w:rsidRDefault="00660CB1" w14:paraId="0C4B8611" w14:textId="77777777">
      <w:pPr>
        <w:numPr>
          <w:ilvl w:val="0"/>
          <w:numId w:val="6"/>
        </w:numPr>
        <w:rPr>
          <w:rFonts w:ascii=".applesystemui" w:hAnsi=".applesystemui"/>
        </w:rPr>
      </w:pPr>
      <w:r w:rsidRPr="00660CB1">
        <w:rPr>
          <w:rFonts w:ascii=".applesystemui" w:hAnsi=".applesystemui"/>
          <w:b/>
          <w:bCs/>
        </w:rPr>
        <w:t>Figure 4-5:</w:t>
      </w:r>
      <w:r w:rsidRPr="00660CB1">
        <w:rPr>
          <w:rFonts w:ascii=".applesystemui" w:hAnsi=".applesystemui"/>
        </w:rPr>
        <w:t xml:space="preserve"> A representative from DeepMind receiving a professional 9-dan certificate for AlphaGo from the Chinese Go Association.</w:t>
      </w:r>
    </w:p>
    <w:p w:rsidRPr="00660CB1" w:rsidR="00660CB1" w:rsidP="00660CB1" w:rsidRDefault="00660CB1" w14:paraId="4862FBD0" w14:textId="77777777">
      <w:pPr>
        <w:numPr>
          <w:ilvl w:val="0"/>
          <w:numId w:val="6"/>
        </w:numPr>
        <w:rPr>
          <w:rFonts w:ascii=".applesystemui" w:hAnsi=".applesystemui"/>
        </w:rPr>
      </w:pPr>
      <w:r w:rsidRPr="00660CB1">
        <w:rPr>
          <w:rFonts w:ascii=".applesystemui" w:hAnsi=".applesystemui"/>
          <w:b/>
          <w:bCs/>
        </w:rPr>
        <w:t>Figure 4-6:</w:t>
      </w:r>
      <w:r w:rsidRPr="00660CB1">
        <w:rPr>
          <w:rFonts w:ascii=".applesystemui" w:hAnsi=".applesystemui"/>
        </w:rPr>
        <w:t xml:space="preserve"> An AI system trained by DeepMind playing the game Breakout.</w:t>
      </w:r>
    </w:p>
    <w:p w:rsidRPr="00660CB1" w:rsidR="00660CB1" w:rsidP="00660CB1" w:rsidRDefault="00660CB1" w14:paraId="186338E6" w14:textId="459A396F">
      <w:pPr>
        <w:numPr>
          <w:ilvl w:val="0"/>
          <w:numId w:val="6"/>
        </w:numPr>
        <w:rPr>
          <w:rFonts w:ascii=".applesystemui" w:hAnsi=".applesystemui"/>
        </w:rPr>
      </w:pPr>
      <w:r w:rsidRPr="00660CB1">
        <w:rPr>
          <w:rFonts w:ascii=".applesystemui" w:hAnsi=".applesystemui"/>
          <w:b/>
          <w:bCs/>
        </w:rPr>
        <w:t>Figure 4-7:</w:t>
      </w:r>
      <w:r w:rsidRPr="00660CB1">
        <w:rPr>
          <w:rFonts w:ascii=".applesystemui" w:hAnsi=".applesystemui"/>
        </w:rPr>
        <w:t xml:space="preserve"> AI AlphaS</w:t>
      </w:r>
      <w:proofErr w:type="spellStart"/>
      <w:r w:rsidRPr="00660CB1">
        <w:rPr>
          <w:rFonts w:ascii=".applesystemui" w:hAnsi=".applesystemui"/>
        </w:rPr>
        <w:t>tar</w:t>
      </w:r>
      <w:proofErr w:type="spellEnd"/>
      <w:r w:rsidRPr="00660CB1">
        <w:rPr>
          <w:rFonts w:ascii=".applesystemui" w:hAnsi=".applesystemui"/>
        </w:rPr>
        <w:t xml:space="preserve"> playing against the human player </w:t>
      </w:r>
      <w:proofErr w:type="spellStart"/>
      <w:r w:rsidRPr="00660CB1">
        <w:rPr>
          <w:rFonts w:ascii=".applesystemui" w:hAnsi=".applesystemui"/>
        </w:rPr>
        <w:t>MaNa</w:t>
      </w:r>
      <w:proofErr w:type="spellEnd"/>
      <w:r w:rsidRPr="00660CB1">
        <w:rPr>
          <w:rFonts w:ascii=".applesystemui" w:hAnsi=".applesystemui"/>
        </w:rPr>
        <w:t xml:space="preserve"> in StarCraft II.</w:t>
      </w:r>
    </w:p>
    <w:p w:rsidRPr="00660CB1" w:rsidR="00A260A7" w:rsidRDefault="00A260A7" w14:paraId="7001762D" w14:textId="0A0E8E85">
      <w:pPr>
        <w:rPr>
          <w:rFonts w:ascii=".applesystemui" w:hAnsi=".applesystemui"/>
        </w:rPr>
      </w:pPr>
    </w:p>
    <w:sectPr w:rsidRPr="00660CB1" w:rsidR="00A260A7">
      <w:pgSz w:w="11906" w:h="16838" w:orient="portrait"/>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91418" w:rsidP="00B91418" w:rsidRDefault="00B91418" w14:paraId="0986AE86" w14:textId="77777777">
      <w:pPr>
        <w:spacing w:after="0" w:line="240" w:lineRule="auto"/>
      </w:pPr>
      <w:r>
        <w:separator/>
      </w:r>
    </w:p>
  </w:endnote>
  <w:endnote w:type="continuationSeparator" w:id="0">
    <w:p w:rsidR="00B91418" w:rsidP="00B91418" w:rsidRDefault="00B91418" w14:paraId="19305AE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pplesystemui">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91418" w:rsidP="00B91418" w:rsidRDefault="00B91418" w14:paraId="15F5793D" w14:textId="77777777">
      <w:pPr>
        <w:spacing w:after="0" w:line="240" w:lineRule="auto"/>
      </w:pPr>
      <w:r>
        <w:separator/>
      </w:r>
    </w:p>
  </w:footnote>
  <w:footnote w:type="continuationSeparator" w:id="0">
    <w:p w:rsidR="00B91418" w:rsidP="00B91418" w:rsidRDefault="00B91418" w14:paraId="3818A3D6"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902CD"/>
    <w:multiLevelType w:val="multilevel"/>
    <w:tmpl w:val="45D2EF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52E61BF"/>
    <w:multiLevelType w:val="multilevel"/>
    <w:tmpl w:val="4CBAD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2805EC"/>
    <w:multiLevelType w:val="hybridMultilevel"/>
    <w:tmpl w:val="CAFCBE9E"/>
    <w:lvl w:ilvl="0" w:tplc="BCBAC46A">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39F40F0"/>
    <w:multiLevelType w:val="multilevel"/>
    <w:tmpl w:val="0A00E3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4F8B3DE2"/>
    <w:multiLevelType w:val="multilevel"/>
    <w:tmpl w:val="77E4E3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5CC67509"/>
    <w:multiLevelType w:val="multilevel"/>
    <w:tmpl w:val="4BF09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FE80888"/>
    <w:multiLevelType w:val="multilevel"/>
    <w:tmpl w:val="FECC79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970818430">
    <w:abstractNumId w:val="1"/>
  </w:num>
  <w:num w:numId="2" w16cid:durableId="573275208">
    <w:abstractNumId w:val="3"/>
  </w:num>
  <w:num w:numId="3" w16cid:durableId="133639883">
    <w:abstractNumId w:val="0"/>
  </w:num>
  <w:num w:numId="4" w16cid:durableId="1694653341">
    <w:abstractNumId w:val="5"/>
  </w:num>
  <w:num w:numId="5" w16cid:durableId="875778916">
    <w:abstractNumId w:val="4"/>
  </w:num>
  <w:num w:numId="6" w16cid:durableId="1525482764">
    <w:abstractNumId w:val="6"/>
  </w:num>
  <w:num w:numId="7" w16cid:durableId="11727190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trackRevisions w:val="true"/>
  <w:defaultTabStop w:val="420"/>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5AD"/>
    <w:rsid w:val="00144021"/>
    <w:rsid w:val="00234085"/>
    <w:rsid w:val="002548E9"/>
    <w:rsid w:val="003025AD"/>
    <w:rsid w:val="0036294F"/>
    <w:rsid w:val="00377DB9"/>
    <w:rsid w:val="00416E2D"/>
    <w:rsid w:val="0042552C"/>
    <w:rsid w:val="00467B59"/>
    <w:rsid w:val="00660CB1"/>
    <w:rsid w:val="00824906"/>
    <w:rsid w:val="008D5F33"/>
    <w:rsid w:val="009921C7"/>
    <w:rsid w:val="00A07449"/>
    <w:rsid w:val="00A17E9F"/>
    <w:rsid w:val="00A260A7"/>
    <w:rsid w:val="00AB1E38"/>
    <w:rsid w:val="00B615CE"/>
    <w:rsid w:val="00B7361F"/>
    <w:rsid w:val="00B801B4"/>
    <w:rsid w:val="00B91418"/>
    <w:rsid w:val="00B91C81"/>
    <w:rsid w:val="00BB68C1"/>
    <w:rsid w:val="00CB7B2D"/>
    <w:rsid w:val="00CD7FAE"/>
    <w:rsid w:val="00D207A1"/>
    <w:rsid w:val="00DC4848"/>
    <w:rsid w:val="00ED5B58"/>
    <w:rsid w:val="00EF7E30"/>
    <w:rsid w:val="00F27EE7"/>
    <w:rsid w:val="00FB1EB6"/>
    <w:rsid w:val="0D2ABF7F"/>
    <w:rsid w:val="14C24090"/>
    <w:rsid w:val="35B5DA4E"/>
    <w:rsid w:val="3B43ECD8"/>
    <w:rsid w:val="40824307"/>
    <w:rsid w:val="44AB5516"/>
    <w:rsid w:val="4BB8DC6F"/>
    <w:rsid w:val="568D904C"/>
    <w:rsid w:val="56D35FCA"/>
    <w:rsid w:val="5E76603D"/>
    <w:rsid w:val="5EAB3F1B"/>
    <w:rsid w:val="63BABB37"/>
    <w:rsid w:val="6B0FEB24"/>
    <w:rsid w:val="769738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FF5405A"/>
  <w15:chartTrackingRefBased/>
  <w15:docId w15:val="{393EA189-5940-4914-B3DF-E3999921A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pPr>
      <w:widowControl w:val="0"/>
    </w:pPr>
  </w:style>
  <w:style w:type="paragraph" w:styleId="1">
    <w:name w:val="heading 1"/>
    <w:basedOn w:val="a"/>
    <w:next w:val="a"/>
    <w:link w:val="10"/>
    <w:uiPriority w:val="9"/>
    <w:qFormat/>
    <w:rsid w:val="003025AD"/>
    <w:pPr>
      <w:keepNext/>
      <w:keepLines/>
      <w:spacing w:before="480" w:after="80"/>
      <w:outlineLvl w:val="0"/>
    </w:pPr>
    <w:rPr>
      <w:rFonts w:asciiTheme="majorHAnsi" w:hAnsiTheme="majorHAnsi" w:eastAsiaTheme="majorEastAsia" w:cstheme="majorBidi"/>
      <w:color w:val="0F4761" w:themeColor="accent1" w:themeShade="BF"/>
      <w:sz w:val="48"/>
      <w:szCs w:val="48"/>
    </w:rPr>
  </w:style>
  <w:style w:type="paragraph" w:styleId="2">
    <w:name w:val="heading 2"/>
    <w:basedOn w:val="a"/>
    <w:next w:val="a"/>
    <w:link w:val="20"/>
    <w:uiPriority w:val="9"/>
    <w:semiHidden/>
    <w:unhideWhenUsed/>
    <w:qFormat/>
    <w:rsid w:val="003025AD"/>
    <w:pPr>
      <w:keepNext/>
      <w:keepLines/>
      <w:spacing w:before="160" w:after="80"/>
      <w:outlineLvl w:val="1"/>
    </w:pPr>
    <w:rPr>
      <w:rFonts w:asciiTheme="majorHAnsi" w:hAnsiTheme="majorHAnsi" w:eastAsiaTheme="majorEastAsia" w:cstheme="majorBidi"/>
      <w:color w:val="0F4761" w:themeColor="accent1" w:themeShade="BF"/>
      <w:sz w:val="40"/>
      <w:szCs w:val="40"/>
    </w:rPr>
  </w:style>
  <w:style w:type="paragraph" w:styleId="3">
    <w:name w:val="heading 3"/>
    <w:basedOn w:val="a"/>
    <w:next w:val="a"/>
    <w:link w:val="30"/>
    <w:uiPriority w:val="9"/>
    <w:semiHidden/>
    <w:unhideWhenUsed/>
    <w:qFormat/>
    <w:rsid w:val="003025AD"/>
    <w:pPr>
      <w:keepNext/>
      <w:keepLines/>
      <w:spacing w:before="160" w:after="80"/>
      <w:outlineLvl w:val="2"/>
    </w:pPr>
    <w:rPr>
      <w:rFonts w:asciiTheme="majorHAnsi" w:hAnsiTheme="majorHAnsi"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3025A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025A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025A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025A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025A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025AD"/>
    <w:pPr>
      <w:keepNext/>
      <w:keepLines/>
      <w:spacing w:after="0"/>
      <w:outlineLvl w:val="8"/>
    </w:pPr>
    <w:rPr>
      <w:rFonts w:eastAsiaTheme="majorEastAsia" w:cstheme="majorBidi"/>
      <w:color w:val="595959" w:themeColor="text1" w:themeTint="A6"/>
    </w:rPr>
  </w:style>
  <w:style w:type="character" w:styleId="a0" w:default="1">
    <w:name w:val="Default Paragraph Font"/>
    <w:uiPriority w:val="1"/>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10" w:customStyle="1">
    <w:name w:val="标题 1 字符"/>
    <w:basedOn w:val="a0"/>
    <w:link w:val="1"/>
    <w:uiPriority w:val="9"/>
    <w:rsid w:val="003025AD"/>
    <w:rPr>
      <w:rFonts w:asciiTheme="majorHAnsi" w:hAnsiTheme="majorHAnsi" w:eastAsiaTheme="majorEastAsia" w:cstheme="majorBidi"/>
      <w:color w:val="0F4761" w:themeColor="accent1" w:themeShade="BF"/>
      <w:sz w:val="48"/>
      <w:szCs w:val="48"/>
    </w:rPr>
  </w:style>
  <w:style w:type="character" w:styleId="20" w:customStyle="1">
    <w:name w:val="标题 2 字符"/>
    <w:basedOn w:val="a0"/>
    <w:link w:val="2"/>
    <w:uiPriority w:val="9"/>
    <w:semiHidden/>
    <w:rsid w:val="003025AD"/>
    <w:rPr>
      <w:rFonts w:asciiTheme="majorHAnsi" w:hAnsiTheme="majorHAnsi" w:eastAsiaTheme="majorEastAsia" w:cstheme="majorBidi"/>
      <w:color w:val="0F4761" w:themeColor="accent1" w:themeShade="BF"/>
      <w:sz w:val="40"/>
      <w:szCs w:val="40"/>
    </w:rPr>
  </w:style>
  <w:style w:type="character" w:styleId="30" w:customStyle="1">
    <w:name w:val="标题 3 字符"/>
    <w:basedOn w:val="a0"/>
    <w:link w:val="3"/>
    <w:uiPriority w:val="9"/>
    <w:semiHidden/>
    <w:rsid w:val="003025AD"/>
    <w:rPr>
      <w:rFonts w:asciiTheme="majorHAnsi" w:hAnsiTheme="majorHAnsi" w:eastAsiaTheme="majorEastAsia" w:cstheme="majorBidi"/>
      <w:color w:val="0F4761" w:themeColor="accent1" w:themeShade="BF"/>
      <w:sz w:val="32"/>
      <w:szCs w:val="32"/>
    </w:rPr>
  </w:style>
  <w:style w:type="character" w:styleId="40" w:customStyle="1">
    <w:name w:val="标题 4 字符"/>
    <w:basedOn w:val="a0"/>
    <w:link w:val="4"/>
    <w:uiPriority w:val="9"/>
    <w:semiHidden/>
    <w:rsid w:val="003025AD"/>
    <w:rPr>
      <w:rFonts w:cstheme="majorBidi"/>
      <w:color w:val="0F4761" w:themeColor="accent1" w:themeShade="BF"/>
      <w:sz w:val="28"/>
      <w:szCs w:val="28"/>
    </w:rPr>
  </w:style>
  <w:style w:type="character" w:styleId="50" w:customStyle="1">
    <w:name w:val="标题 5 字符"/>
    <w:basedOn w:val="a0"/>
    <w:link w:val="5"/>
    <w:uiPriority w:val="9"/>
    <w:semiHidden/>
    <w:rsid w:val="003025AD"/>
    <w:rPr>
      <w:rFonts w:cstheme="majorBidi"/>
      <w:color w:val="0F4761" w:themeColor="accent1" w:themeShade="BF"/>
      <w:sz w:val="24"/>
    </w:rPr>
  </w:style>
  <w:style w:type="character" w:styleId="60" w:customStyle="1">
    <w:name w:val="标题 6 字符"/>
    <w:basedOn w:val="a0"/>
    <w:link w:val="6"/>
    <w:uiPriority w:val="9"/>
    <w:semiHidden/>
    <w:rsid w:val="003025AD"/>
    <w:rPr>
      <w:rFonts w:cstheme="majorBidi"/>
      <w:b/>
      <w:bCs/>
      <w:color w:val="0F4761" w:themeColor="accent1" w:themeShade="BF"/>
    </w:rPr>
  </w:style>
  <w:style w:type="character" w:styleId="70" w:customStyle="1">
    <w:name w:val="标题 7 字符"/>
    <w:basedOn w:val="a0"/>
    <w:link w:val="7"/>
    <w:uiPriority w:val="9"/>
    <w:semiHidden/>
    <w:rsid w:val="003025AD"/>
    <w:rPr>
      <w:rFonts w:cstheme="majorBidi"/>
      <w:b/>
      <w:bCs/>
      <w:color w:val="595959" w:themeColor="text1" w:themeTint="A6"/>
    </w:rPr>
  </w:style>
  <w:style w:type="character" w:styleId="80" w:customStyle="1">
    <w:name w:val="标题 8 字符"/>
    <w:basedOn w:val="a0"/>
    <w:link w:val="8"/>
    <w:uiPriority w:val="9"/>
    <w:semiHidden/>
    <w:rsid w:val="003025AD"/>
    <w:rPr>
      <w:rFonts w:cstheme="majorBidi"/>
      <w:color w:val="595959" w:themeColor="text1" w:themeTint="A6"/>
    </w:rPr>
  </w:style>
  <w:style w:type="character" w:styleId="90" w:customStyle="1">
    <w:name w:val="标题 9 字符"/>
    <w:basedOn w:val="a0"/>
    <w:link w:val="9"/>
    <w:uiPriority w:val="9"/>
    <w:semiHidden/>
    <w:rsid w:val="003025AD"/>
    <w:rPr>
      <w:rFonts w:eastAsiaTheme="majorEastAsia" w:cstheme="majorBidi"/>
      <w:color w:val="595959" w:themeColor="text1" w:themeTint="A6"/>
    </w:rPr>
  </w:style>
  <w:style w:type="paragraph" w:styleId="a3">
    <w:name w:val="Title"/>
    <w:basedOn w:val="a"/>
    <w:next w:val="a"/>
    <w:link w:val="a4"/>
    <w:uiPriority w:val="10"/>
    <w:qFormat/>
    <w:rsid w:val="003025AD"/>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a4" w:customStyle="1">
    <w:name w:val="标题 字符"/>
    <w:basedOn w:val="a0"/>
    <w:link w:val="a3"/>
    <w:uiPriority w:val="10"/>
    <w:rsid w:val="003025AD"/>
    <w:rPr>
      <w:rFonts w:asciiTheme="majorHAnsi" w:hAnsiTheme="majorHAnsi" w:eastAsiaTheme="majorEastAsia" w:cstheme="majorBidi"/>
      <w:spacing w:val="-10"/>
      <w:kern w:val="28"/>
      <w:sz w:val="56"/>
      <w:szCs w:val="56"/>
    </w:rPr>
  </w:style>
  <w:style w:type="paragraph" w:styleId="a5">
    <w:name w:val="Subtitle"/>
    <w:basedOn w:val="a"/>
    <w:next w:val="a"/>
    <w:link w:val="a6"/>
    <w:uiPriority w:val="11"/>
    <w:qFormat/>
    <w:rsid w:val="003025AD"/>
    <w:pPr>
      <w:numPr>
        <w:ilvl w:val="1"/>
      </w:numPr>
      <w:jc w:val="center"/>
    </w:pPr>
    <w:rPr>
      <w:rFonts w:asciiTheme="majorHAnsi" w:hAnsiTheme="majorHAnsi" w:eastAsiaTheme="majorEastAsia" w:cstheme="majorBidi"/>
      <w:color w:val="595959" w:themeColor="text1" w:themeTint="A6"/>
      <w:spacing w:val="15"/>
      <w:sz w:val="28"/>
      <w:szCs w:val="28"/>
    </w:rPr>
  </w:style>
  <w:style w:type="character" w:styleId="a6" w:customStyle="1">
    <w:name w:val="副标题 字符"/>
    <w:basedOn w:val="a0"/>
    <w:link w:val="a5"/>
    <w:uiPriority w:val="11"/>
    <w:rsid w:val="003025AD"/>
    <w:rPr>
      <w:rFonts w:asciiTheme="majorHAnsi" w:hAnsiTheme="majorHAnsi" w:eastAsiaTheme="majorEastAsia" w:cstheme="majorBidi"/>
      <w:color w:val="595959" w:themeColor="text1" w:themeTint="A6"/>
      <w:spacing w:val="15"/>
      <w:sz w:val="28"/>
      <w:szCs w:val="28"/>
    </w:rPr>
  </w:style>
  <w:style w:type="paragraph" w:styleId="a7">
    <w:name w:val="Quote"/>
    <w:basedOn w:val="a"/>
    <w:next w:val="a"/>
    <w:link w:val="a8"/>
    <w:uiPriority w:val="29"/>
    <w:qFormat/>
    <w:rsid w:val="003025AD"/>
    <w:pPr>
      <w:spacing w:before="160"/>
      <w:jc w:val="center"/>
    </w:pPr>
    <w:rPr>
      <w:i/>
      <w:iCs/>
      <w:color w:val="404040" w:themeColor="text1" w:themeTint="BF"/>
    </w:rPr>
  </w:style>
  <w:style w:type="character" w:styleId="a8" w:customStyle="1">
    <w:name w:val="引用 字符"/>
    <w:basedOn w:val="a0"/>
    <w:link w:val="a7"/>
    <w:uiPriority w:val="29"/>
    <w:rsid w:val="003025AD"/>
    <w:rPr>
      <w:i/>
      <w:iCs/>
      <w:color w:val="404040" w:themeColor="text1" w:themeTint="BF"/>
    </w:rPr>
  </w:style>
  <w:style w:type="paragraph" w:styleId="a9">
    <w:name w:val="List Paragraph"/>
    <w:basedOn w:val="a"/>
    <w:uiPriority w:val="34"/>
    <w:qFormat/>
    <w:rsid w:val="003025AD"/>
    <w:pPr>
      <w:ind w:left="720"/>
      <w:contextualSpacing/>
    </w:pPr>
  </w:style>
  <w:style w:type="character" w:styleId="aa">
    <w:name w:val="Intense Emphasis"/>
    <w:basedOn w:val="a0"/>
    <w:uiPriority w:val="21"/>
    <w:qFormat/>
    <w:rsid w:val="003025AD"/>
    <w:rPr>
      <w:i/>
      <w:iCs/>
      <w:color w:val="0F4761" w:themeColor="accent1" w:themeShade="BF"/>
    </w:rPr>
  </w:style>
  <w:style w:type="paragraph" w:styleId="ab">
    <w:name w:val="Intense Quote"/>
    <w:basedOn w:val="a"/>
    <w:next w:val="a"/>
    <w:link w:val="ac"/>
    <w:uiPriority w:val="30"/>
    <w:qFormat/>
    <w:rsid w:val="003025A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ac" w:customStyle="1">
    <w:name w:val="明显引用 字符"/>
    <w:basedOn w:val="a0"/>
    <w:link w:val="ab"/>
    <w:uiPriority w:val="30"/>
    <w:rsid w:val="003025AD"/>
    <w:rPr>
      <w:i/>
      <w:iCs/>
      <w:color w:val="0F4761" w:themeColor="accent1" w:themeShade="BF"/>
    </w:rPr>
  </w:style>
  <w:style w:type="character" w:styleId="ad">
    <w:name w:val="Intense Reference"/>
    <w:basedOn w:val="a0"/>
    <w:uiPriority w:val="32"/>
    <w:qFormat/>
    <w:rsid w:val="003025AD"/>
    <w:rPr>
      <w:b/>
      <w:bCs/>
      <w:smallCaps/>
      <w:color w:val="0F4761" w:themeColor="accent1" w:themeShade="BF"/>
      <w:spacing w:val="5"/>
    </w:rPr>
  </w:style>
  <w:style w:type="paragraph" w:styleId="ae">
    <w:name w:val="header"/>
    <w:basedOn w:val="a"/>
    <w:link w:val="af"/>
    <w:uiPriority w:val="99"/>
    <w:unhideWhenUsed/>
    <w:rsid w:val="00B91418"/>
    <w:pPr>
      <w:tabs>
        <w:tab w:val="center" w:pos="4153"/>
        <w:tab w:val="right" w:pos="8306"/>
      </w:tabs>
      <w:snapToGrid w:val="0"/>
      <w:spacing w:line="240" w:lineRule="auto"/>
      <w:jc w:val="center"/>
    </w:pPr>
    <w:rPr>
      <w:sz w:val="18"/>
      <w:szCs w:val="18"/>
    </w:rPr>
  </w:style>
  <w:style w:type="character" w:styleId="af" w:customStyle="1">
    <w:name w:val="页眉 字符"/>
    <w:basedOn w:val="a0"/>
    <w:link w:val="ae"/>
    <w:uiPriority w:val="99"/>
    <w:rsid w:val="00B91418"/>
    <w:rPr>
      <w:sz w:val="18"/>
      <w:szCs w:val="18"/>
    </w:rPr>
  </w:style>
  <w:style w:type="paragraph" w:styleId="af0">
    <w:name w:val="footer"/>
    <w:basedOn w:val="a"/>
    <w:link w:val="af1"/>
    <w:uiPriority w:val="99"/>
    <w:unhideWhenUsed/>
    <w:rsid w:val="00B91418"/>
    <w:pPr>
      <w:tabs>
        <w:tab w:val="center" w:pos="4153"/>
        <w:tab w:val="right" w:pos="8306"/>
      </w:tabs>
      <w:snapToGrid w:val="0"/>
      <w:spacing w:line="240" w:lineRule="auto"/>
    </w:pPr>
    <w:rPr>
      <w:sz w:val="18"/>
      <w:szCs w:val="18"/>
    </w:rPr>
  </w:style>
  <w:style w:type="character" w:styleId="af1" w:customStyle="1">
    <w:name w:val="页脚 字符"/>
    <w:basedOn w:val="a0"/>
    <w:link w:val="af0"/>
    <w:uiPriority w:val="99"/>
    <w:rsid w:val="00B91418"/>
    <w:rPr>
      <w:sz w:val="18"/>
      <w:szCs w:val="18"/>
    </w:rPr>
  </w:style>
  <w:style w:type="paragraph" w:styleId="af2">
    <w:name w:val="Normal (Web)"/>
    <w:basedOn w:val="a"/>
    <w:uiPriority w:val="99"/>
    <w:semiHidden/>
    <w:unhideWhenUsed/>
    <w:rsid w:val="00467B59"/>
    <w:pPr>
      <w:widowControl/>
      <w:spacing w:before="100" w:beforeAutospacing="1" w:after="100" w:afterAutospacing="1" w:line="240" w:lineRule="auto"/>
    </w:pPr>
    <w:rPr>
      <w:rFonts w:ascii="宋体" w:hAnsi="宋体" w:eastAsia="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Yuqing Long</dc:creator>
  <keywords/>
  <dc:description/>
  <lastModifiedBy>Rachel St. John</lastModifiedBy>
  <revision>28</revision>
  <dcterms:created xsi:type="dcterms:W3CDTF">2025-08-09T03:51:00.0000000Z</dcterms:created>
  <dcterms:modified xsi:type="dcterms:W3CDTF">2025-08-11T04:40:34.3630260Z</dcterms:modified>
</coreProperties>
</file>