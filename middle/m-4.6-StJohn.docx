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F6738" w:rsidR="005F6738" w:rsidP="00961F07" w:rsidRDefault="005F6738" w14:paraId="412C595C" w14:textId="2599DA30">
      <w:pPr>
        <w:rPr>
          <w:rFonts w:ascii=".applesystemui" w:hAnsi=".applesystemui"/>
          <w:b/>
          <w:bCs/>
        </w:rPr>
      </w:pPr>
      <w:r w:rsidRPr="005F6738">
        <w:rPr>
          <w:rFonts w:ascii=".applesystemui" w:hAnsi=".applesystemui"/>
          <w:b/>
          <w:bCs/>
        </w:rPr>
        <w:t>4.6 Artificial Intelligence and Medicine</w:t>
      </w:r>
    </w:p>
    <w:p w:rsidRPr="005F6738" w:rsidR="00961F07" w:rsidP="00961F07" w:rsidRDefault="00961F07" w14:paraId="58B9A8B3" w14:textId="1020460F">
      <w:pPr>
        <w:rPr>
          <w:rFonts w:ascii=".applesystemui" w:hAnsi=".applesystemui"/>
          <w:b/>
          <w:bCs/>
        </w:rPr>
      </w:pPr>
      <w:r w:rsidRPr="005F6738">
        <w:rPr>
          <w:rFonts w:ascii=".applesystemui" w:hAnsi=".applesystemui"/>
          <w:b/>
          <w:bCs/>
        </w:rPr>
        <w:t>1. Learning Objectives</w:t>
      </w:r>
    </w:p>
    <w:p w:rsidRPr="005F6738" w:rsidR="00961F07" w:rsidP="00961F07" w:rsidRDefault="00961F07" w14:paraId="6589C712" w14:textId="1D6B318C">
      <w:pPr>
        <w:rPr>
          <w:rFonts w:ascii=".applesystemui" w:hAnsi=".applesystemui"/>
        </w:rPr>
      </w:pPr>
      <w:r w:rsidRPr="005F6738">
        <w:rPr>
          <w:rFonts w:ascii=".applesystemui" w:hAnsi=".applesystemui"/>
        </w:rPr>
        <w:t xml:space="preserve">(1) Understand the applications and technical principles of </w:t>
      </w:r>
      <w:r w:rsidRPr="005F6738" w:rsidR="00AC69E8">
        <w:rPr>
          <w:rFonts w:ascii=".applesystemui" w:hAnsi=".applesystemui"/>
          <w:color w:val="EE0000"/>
        </w:rPr>
        <w:t>artificial intelligence</w:t>
      </w:r>
      <w:r w:rsidRPr="005F6738">
        <w:rPr>
          <w:rFonts w:ascii=".applesystemui" w:hAnsi=".applesystemui"/>
        </w:rPr>
        <w:t xml:space="preserve"> in the development of </w:t>
      </w:r>
      <w:r w:rsidRPr="005F6738" w:rsidR="00AC69E8">
        <w:rPr>
          <w:rFonts w:ascii=".applesystemui" w:hAnsi=".applesystemui"/>
          <w:color w:val="EE0000"/>
        </w:rPr>
        <w:t>cancer vaccines</w:t>
      </w:r>
      <w:r w:rsidRPr="005F6738">
        <w:rPr>
          <w:rFonts w:ascii=".applesystemui" w:hAnsi=".applesystemui"/>
        </w:rPr>
        <w:t xml:space="preserve">, </w:t>
      </w:r>
      <w:r w:rsidRPr="005F6738" w:rsidR="00AC69E8">
        <w:rPr>
          <w:rFonts w:ascii=".applesystemui" w:hAnsi=".applesystemui"/>
          <w:color w:val="EE0000"/>
        </w:rPr>
        <w:t>new drug R&amp;D</w:t>
      </w:r>
      <w:r w:rsidR="00704642">
        <w:rPr>
          <w:rFonts w:hint="eastAsia" w:ascii=".applesystemui" w:hAnsi=".applesystemui"/>
          <w:color w:val="EE0000"/>
        </w:rPr>
        <w:t xml:space="preserve"> (Research and Development)</w:t>
      </w:r>
      <w:r w:rsidRPr="005F6738">
        <w:rPr>
          <w:rFonts w:ascii=".applesystemui" w:hAnsi=".applesystemui"/>
        </w:rPr>
        <w:t xml:space="preserve">, and enhanced </w:t>
      </w:r>
      <w:r w:rsidRPr="005F6738" w:rsidR="00AC69E8">
        <w:rPr>
          <w:rFonts w:ascii=".applesystemui" w:hAnsi=".applesystemui"/>
          <w:color w:val="EE0000"/>
        </w:rPr>
        <w:t>microscopy</w:t>
      </w:r>
      <w:r w:rsidRPr="005F6738">
        <w:rPr>
          <w:rFonts w:ascii=".applesystemui" w:hAnsi=".applesystemui"/>
        </w:rPr>
        <w:t>.</w:t>
      </w:r>
    </w:p>
    <w:p w:rsidRPr="005F6738" w:rsidR="00961F07" w:rsidP="00961F07" w:rsidRDefault="00961F07" w14:paraId="71A6FAE4" w14:textId="7C0A577B">
      <w:pPr>
        <w:rPr>
          <w:rFonts w:ascii=".applesystemui" w:hAnsi=".applesystemui"/>
        </w:rPr>
      </w:pPr>
      <w:r w:rsidRPr="005F6738">
        <w:rPr>
          <w:rFonts w:ascii=".applesystemui" w:hAnsi=".applesystemui"/>
        </w:rPr>
        <w:t xml:space="preserve">(2) Recognize the role and potential of </w:t>
      </w:r>
      <w:r w:rsidRPr="005F6738" w:rsidR="00AC69E8">
        <w:rPr>
          <w:rFonts w:ascii=".applesystemui" w:hAnsi=".applesystemui"/>
          <w:color w:val="EE0000"/>
        </w:rPr>
        <w:t>artificial intelligence</w:t>
      </w:r>
      <w:r w:rsidRPr="005F6738">
        <w:rPr>
          <w:rFonts w:ascii=".applesystemui" w:hAnsi=".applesystemui"/>
        </w:rPr>
        <w:t xml:space="preserve"> in </w:t>
      </w:r>
      <w:r w:rsidRPr="005F6738" w:rsidR="00AC69E8">
        <w:rPr>
          <w:rFonts w:ascii=".applesystemui" w:hAnsi=".applesystemui"/>
          <w:color w:val="EE0000"/>
        </w:rPr>
        <w:t>medical imaging analysis</w:t>
      </w:r>
      <w:r w:rsidRPr="005F6738">
        <w:rPr>
          <w:rFonts w:ascii=".applesystemui" w:hAnsi=".applesystemui"/>
        </w:rPr>
        <w:t xml:space="preserve">, </w:t>
      </w:r>
      <w:r w:rsidRPr="005F6738" w:rsidR="00AC69E8">
        <w:rPr>
          <w:rFonts w:ascii=".applesystemui" w:hAnsi=".applesystemui"/>
          <w:color w:val="EE0000"/>
        </w:rPr>
        <w:t>disease prediction and diagnosis</w:t>
      </w:r>
      <w:r w:rsidRPr="005F6738">
        <w:rPr>
          <w:rFonts w:ascii=".applesystemui" w:hAnsi=".applesystemui"/>
        </w:rPr>
        <w:t>, and the optimization of medical procedures.</w:t>
      </w:r>
    </w:p>
    <w:p w:rsidRPr="005F6738" w:rsidR="00961F07" w:rsidP="00961F07" w:rsidRDefault="00CC722D" w14:paraId="2DF3F89C" w14:textId="77777777">
      <w:pPr>
        <w:rPr>
          <w:rFonts w:ascii=".applesystemui" w:hAnsi=".applesystemui"/>
        </w:rPr>
      </w:pPr>
      <w:r w:rsidRPr="005F6738">
        <w:rPr>
          <w:rFonts w:ascii=".applesystemui" w:hAnsi=".applesystemui"/>
        </w:rPr>
        <w:pict w14:anchorId="4D27905E">
          <v:rect id="_x0000_i1025" style="width:0;height:1.5pt" o:hr="t" o:hrstd="t" o:hrnoshade="t" o:hralign="center" fillcolor="#1b1c1d" stroked="f"/>
        </w:pict>
      </w:r>
    </w:p>
    <w:p w:rsidRPr="005F6738" w:rsidR="00961F07" w:rsidP="00961F07" w:rsidRDefault="00AC69E8" w14:paraId="12F2B89C" w14:textId="659F7C78">
      <w:pPr>
        <w:rPr>
          <w:rFonts w:ascii=".applesystemui" w:hAnsi=".applesystemui"/>
        </w:rPr>
      </w:pPr>
      <w:r w:rsidRPr="005F6738">
        <w:rPr>
          <w:rFonts w:ascii=".applesystemui" w:hAnsi=".applesystemui"/>
          <w:color w:val="EE0000"/>
        </w:rPr>
        <w:t>Artificial intelligence</w:t>
      </w:r>
      <w:r w:rsidRPr="005F6738" w:rsidR="00961F07">
        <w:rPr>
          <w:rFonts w:ascii=".applesystemui" w:hAnsi=".applesystemui"/>
        </w:rPr>
        <w:t xml:space="preserve"> has broad application prospects in medicine. From assisting with disease diagnosis to developing new treatment plans, it is gradually pushing the medical process to be more precise and efficient. This section will introduce the applications of </w:t>
      </w:r>
      <w:r w:rsidRPr="005F6738">
        <w:rPr>
          <w:rFonts w:ascii=".applesystemui" w:hAnsi=".applesystemui"/>
          <w:color w:val="EE0000"/>
        </w:rPr>
        <w:t>artificial intelligence</w:t>
      </w:r>
      <w:r w:rsidRPr="005F6738" w:rsidR="00961F07">
        <w:rPr>
          <w:rFonts w:ascii=".applesystemui" w:hAnsi=".applesystemui"/>
        </w:rPr>
        <w:t xml:space="preserve"> in the medical field, including how to develop </w:t>
      </w:r>
      <w:r w:rsidRPr="005F6738">
        <w:rPr>
          <w:rFonts w:ascii=".applesystemui" w:hAnsi=".applesystemui"/>
          <w:color w:val="EE0000"/>
        </w:rPr>
        <w:t>cancer vaccines</w:t>
      </w:r>
      <w:r w:rsidRPr="005F6738" w:rsidR="00961F07">
        <w:rPr>
          <w:rFonts w:ascii=".applesystemui" w:hAnsi=".applesystemui"/>
        </w:rPr>
        <w:t xml:space="preserve">, accelerate </w:t>
      </w:r>
      <w:r w:rsidRPr="005F6738">
        <w:rPr>
          <w:rFonts w:ascii=".applesystemui" w:hAnsi=".applesystemui"/>
          <w:color w:val="EE0000"/>
        </w:rPr>
        <w:t>new drug R&amp;D</w:t>
      </w:r>
      <w:r w:rsidRPr="005F6738" w:rsidR="00961F07">
        <w:rPr>
          <w:rFonts w:ascii=".applesystemui" w:hAnsi=".applesystemui"/>
        </w:rPr>
        <w:t xml:space="preserve">, and use AI to enhance the functions of microscopes. This content fully demonstrates the huge potential of </w:t>
      </w:r>
      <w:r w:rsidRPr="005F6738">
        <w:rPr>
          <w:rFonts w:ascii=".applesystemui" w:hAnsi=".applesystemui"/>
          <w:color w:val="EE0000"/>
        </w:rPr>
        <w:t>artificial intelligence</w:t>
      </w:r>
      <w:r w:rsidRPr="005F6738" w:rsidR="00961F07">
        <w:rPr>
          <w:rFonts w:ascii=".applesystemui" w:hAnsi=".applesystemui"/>
        </w:rPr>
        <w:t xml:space="preserve"> in improving human health.</w:t>
      </w:r>
    </w:p>
    <w:p w:rsidRPr="00365793" w:rsidR="00961F07" w:rsidP="00365793" w:rsidRDefault="00961F07" w14:paraId="04A0F0CC" w14:textId="2683D662">
      <w:pPr>
        <w:pStyle w:val="a9"/>
        <w:numPr>
          <w:ilvl w:val="0"/>
          <w:numId w:val="6"/>
        </w:numPr>
        <w:rPr>
          <w:rFonts w:ascii=".applesystemui" w:hAnsi=".applesystemui"/>
          <w:b/>
          <w:bCs/>
        </w:rPr>
      </w:pPr>
      <w:r w:rsidRPr="00365793">
        <w:rPr>
          <w:rFonts w:ascii=".applesystemui" w:hAnsi=".applesystemui"/>
          <w:b/>
          <w:bCs/>
        </w:rPr>
        <w:t>AI-Assisted Cancer Vaccine Development</w:t>
      </w:r>
    </w:p>
    <w:p w:rsidRPr="005F6738" w:rsidR="00961F07" w:rsidP="00961F07" w:rsidRDefault="00961F07" w14:paraId="2D427776" w14:textId="785A655E">
      <w:pPr>
        <w:rPr>
          <w:rFonts w:ascii=".applesystemui" w:hAnsi=".applesystemui"/>
        </w:rPr>
      </w:pPr>
      <w:r w:rsidRPr="005F6738">
        <w:rPr>
          <w:rFonts w:ascii=".applesystemui" w:hAnsi=".applesystemui"/>
        </w:rPr>
        <w:t xml:space="preserve">Our </w:t>
      </w:r>
      <w:r w:rsidRPr="005F6738" w:rsidR="00AC69E8">
        <w:rPr>
          <w:rFonts w:ascii=".applesystemui" w:hAnsi=".applesystemui"/>
          <w:color w:val="EE0000"/>
        </w:rPr>
        <w:t>immune system</w:t>
      </w:r>
      <w:r w:rsidRPr="005F6738">
        <w:rPr>
          <w:rFonts w:ascii=".applesystemui" w:hAnsi=".applesystemui"/>
        </w:rPr>
        <w:t xml:space="preserve"> is our body's protector; it can find and clear out invaders or infected cells. Vaccines work by injecting weakened or inactivated pathogens or their metabolic byproducts to stimulate the body's </w:t>
      </w:r>
      <w:r w:rsidRPr="005F6738" w:rsidR="00AC69E8">
        <w:rPr>
          <w:rFonts w:ascii=".applesystemui" w:hAnsi=".applesystemui"/>
          <w:color w:val="EE0000"/>
        </w:rPr>
        <w:t>immune system</w:t>
      </w:r>
      <w:r w:rsidRPr="005F6738">
        <w:rPr>
          <w:rFonts w:ascii=".applesystemui" w:hAnsi=".applesystemui"/>
        </w:rPr>
        <w:t xml:space="preserve"> to produce immunity against specific pathogens. The substances that trigger an immune response are called "</w:t>
      </w:r>
      <w:r w:rsidRPr="005F6738" w:rsidR="00AC69E8">
        <w:rPr>
          <w:rFonts w:ascii=".applesystemui" w:hAnsi=".applesystemui"/>
          <w:color w:val="EE0000"/>
        </w:rPr>
        <w:t>antigens</w:t>
      </w:r>
      <w:r w:rsidRPr="005F6738">
        <w:rPr>
          <w:rFonts w:ascii=".applesystemui" w:hAnsi=".applesystemui"/>
        </w:rPr>
        <w:t xml:space="preserve">." They are usually proteins or polysaccharides on the surface of pathogens (like bacteria, viruses, or fungi), but they can also be pollen or toxins from the environment, or even surface molecules on foreign cells in transplanted organs. Cancer cells have mutated proteins on their surface that are different from normal cells. If the </w:t>
      </w:r>
      <w:r w:rsidRPr="005F6738" w:rsidR="00AC69E8">
        <w:rPr>
          <w:rFonts w:ascii=".applesystemui" w:hAnsi=".applesystemui"/>
          <w:color w:val="EE0000"/>
        </w:rPr>
        <w:t>immune system</w:t>
      </w:r>
      <w:r w:rsidRPr="005F6738">
        <w:rPr>
          <w:rFonts w:ascii=".applesystemui" w:hAnsi=".applesystemui"/>
        </w:rPr>
        <w:t xml:space="preserve"> can recognize these proteins, it can trigger an immune response to kill the cancer cells. These mutated proteins are called "</w:t>
      </w:r>
      <w:r w:rsidRPr="005F6738" w:rsidR="00AC69E8">
        <w:rPr>
          <w:rFonts w:ascii=".applesystemui" w:hAnsi=".applesystemui"/>
          <w:color w:val="EE0000"/>
        </w:rPr>
        <w:t>neoantigens</w:t>
      </w:r>
      <w:r w:rsidRPr="005F6738">
        <w:rPr>
          <w:rFonts w:ascii=".applesystemui" w:hAnsi=".applesystemui"/>
        </w:rPr>
        <w:t>," and the method of killing cancer cells by triggering an immune response is called "</w:t>
      </w:r>
      <w:r w:rsidRPr="005F6738" w:rsidR="00AC69E8">
        <w:rPr>
          <w:rFonts w:ascii=".applesystemui" w:hAnsi=".applesystemui"/>
          <w:color w:val="EE0000"/>
        </w:rPr>
        <w:t>immunotherapy</w:t>
      </w:r>
      <w:r w:rsidRPr="005F6738">
        <w:rPr>
          <w:rFonts w:ascii=".applesystemui" w:hAnsi=".applesystemui"/>
        </w:rPr>
        <w:t>."</w:t>
      </w:r>
    </w:p>
    <w:p w:rsidRPr="005F6738" w:rsidR="00961F07" w:rsidP="00961F07" w:rsidRDefault="00961F07" w14:paraId="69EDA9EE" w14:textId="6F7C63C3">
      <w:pPr>
        <w:rPr>
          <w:rFonts w:ascii=".applesystemui" w:hAnsi=".applesystemui"/>
        </w:rPr>
      </w:pPr>
      <w:r w:rsidRPr="15C9AE77" w:rsidR="00961F07">
        <w:rPr>
          <w:rFonts w:ascii=".applesystemui" w:hAnsi=".applesystemui"/>
        </w:rPr>
        <w:t xml:space="preserve">Scientists have been working hard to develop vaccines that can fight cancer cells. Although there have been some successes, like the human papillomavirus vaccine and the prostate cancer vaccine, </w:t>
      </w:r>
      <w:r w:rsidRPr="15C9AE77" w:rsidR="00AC69E8">
        <w:rPr>
          <w:rFonts w:ascii=".applesystemui" w:hAnsi=".applesystemui"/>
          <w:color w:val="EE0000"/>
        </w:rPr>
        <w:t>immunotherapy</w:t>
      </w:r>
      <w:r w:rsidRPr="15C9AE77" w:rsidR="00961F07">
        <w:rPr>
          <w:rFonts w:ascii=".applesystemui" w:hAnsi=".applesystemui"/>
        </w:rPr>
        <w:t xml:space="preserve"> cannot yet fight all cancers. This is because cancer cells are highly stealthy</w:t>
      </w:r>
      <w:del w:author="Rachel St. John" w:date="2025-08-11T07:34:30.344Z" w:id="1541549720">
        <w:r w:rsidRPr="15C9AE77" w:rsidDel="00961F07">
          <w:rPr>
            <w:rFonts w:ascii=".applesystemui" w:hAnsi=".applesystemui"/>
          </w:rPr>
          <w:delText>;</w:delText>
        </w:r>
      </w:del>
      <w:ins w:author="Rachel St. John" w:date="2025-08-11T07:34:30.451Z" w:id="1714453038">
        <w:r w:rsidRPr="15C9AE77" w:rsidR="2D8C4FF3">
          <w:rPr>
            <w:rFonts w:ascii=".applesystemui" w:hAnsi=".applesystemui"/>
          </w:rPr>
          <w:t>:</w:t>
        </w:r>
      </w:ins>
      <w:r w:rsidRPr="15C9AE77" w:rsidR="00961F07">
        <w:rPr>
          <w:rFonts w:ascii=".applesystemui" w:hAnsi=".applesystemui"/>
        </w:rPr>
        <w:t xml:space="preserve"> they disguise themselves as normal cells, making it difficult for the </w:t>
      </w:r>
      <w:r w:rsidRPr="15C9AE77" w:rsidR="00AC69E8">
        <w:rPr>
          <w:rFonts w:ascii=".applesystemui" w:hAnsi=".applesystemui"/>
          <w:color w:val="EE0000"/>
        </w:rPr>
        <w:t>immune system</w:t>
      </w:r>
      <w:r w:rsidRPr="15C9AE77" w:rsidR="00961F07">
        <w:rPr>
          <w:rFonts w:ascii=".applesystemui" w:hAnsi=".applesystemui"/>
        </w:rPr>
        <w:t xml:space="preserve"> to recognize their specific features.</w:t>
      </w:r>
    </w:p>
    <w:p w:rsidRPr="005F6738" w:rsidR="00961F07" w:rsidP="00961F07" w:rsidRDefault="00961F07" w14:paraId="5D9CF4EA" w14:textId="0E258B5C">
      <w:pPr>
        <w:rPr>
          <w:rFonts w:ascii=".applesystemui" w:hAnsi=".applesystemui"/>
        </w:rPr>
      </w:pPr>
      <w:r w:rsidRPr="005F6738">
        <w:rPr>
          <w:rFonts w:ascii=".applesystemui" w:hAnsi=".applesystemui"/>
        </w:rPr>
        <w:t xml:space="preserve">To find the </w:t>
      </w:r>
      <w:r w:rsidRPr="005F6738" w:rsidR="00AC69E8">
        <w:rPr>
          <w:rFonts w:ascii=".applesystemui" w:hAnsi=".applesystemui"/>
          <w:color w:val="EE0000"/>
        </w:rPr>
        <w:t>neoantigens</w:t>
      </w:r>
      <w:r w:rsidRPr="005F6738">
        <w:rPr>
          <w:rFonts w:ascii=".applesystemui" w:hAnsi=".applesystemui"/>
        </w:rPr>
        <w:t xml:space="preserve"> on cancer cells, scientists compare cancer cells with normal cells to look for mutated protein fragments in the cancer cells. However, the </w:t>
      </w:r>
      <w:r w:rsidRPr="005F6738" w:rsidR="00AC69E8">
        <w:rPr>
          <w:rFonts w:ascii=".applesystemui" w:hAnsi=".applesystemui"/>
          <w:color w:val="EE0000"/>
        </w:rPr>
        <w:t>neoantigens</w:t>
      </w:r>
      <w:r w:rsidRPr="005F6738">
        <w:rPr>
          <w:rFonts w:ascii=".applesystemui" w:hAnsi=".applesystemui"/>
        </w:rPr>
        <w:t xml:space="preserve"> vary </w:t>
      </w:r>
      <w:r w:rsidRPr="005F6738">
        <w:rPr>
          <w:rFonts w:ascii=".applesystemui" w:hAnsi=".applesystemui"/>
        </w:rPr>
        <w:lastRenderedPageBreak/>
        <w:t xml:space="preserve">among different cancers and different patients, which creates a huge challenge for developing </w:t>
      </w:r>
      <w:r w:rsidRPr="005F6738" w:rsidR="00AC69E8">
        <w:rPr>
          <w:rFonts w:ascii=".applesystemui" w:hAnsi=".applesystemui"/>
          <w:color w:val="EE0000"/>
        </w:rPr>
        <w:t>cancer vaccines</w:t>
      </w:r>
      <w:r w:rsidRPr="005F6738">
        <w:rPr>
          <w:rFonts w:ascii=".applesystemui" w:hAnsi=".applesystemui"/>
        </w:rPr>
        <w:t>.</w:t>
      </w:r>
    </w:p>
    <w:p w:rsidRPr="005F6738" w:rsidR="00961F07" w:rsidP="00961F07" w:rsidRDefault="00AC69E8" w14:paraId="696C8C99" w14:textId="5BED4E3B">
      <w:pPr>
        <w:rPr>
          <w:rFonts w:ascii=".applesystemui" w:hAnsi=".applesystemui"/>
        </w:rPr>
      </w:pPr>
      <w:r w:rsidRPr="005F6738">
        <w:rPr>
          <w:rFonts w:ascii=".applesystemui" w:hAnsi=".applesystemui"/>
          <w:color w:val="EE0000"/>
        </w:rPr>
        <w:t>Artificial intelligence</w:t>
      </w:r>
      <w:r w:rsidRPr="005F6738" w:rsidR="00961F07">
        <w:rPr>
          <w:rFonts w:ascii=".applesystemui" w:hAnsi=".applesystemui"/>
        </w:rPr>
        <w:t xml:space="preserve"> can help scientists discover effective </w:t>
      </w:r>
      <w:r w:rsidRPr="005F6738">
        <w:rPr>
          <w:rFonts w:ascii=".applesystemui" w:hAnsi=".applesystemui"/>
          <w:color w:val="EE0000"/>
        </w:rPr>
        <w:t>neoantigens</w:t>
      </w:r>
      <w:r w:rsidRPr="005F6738" w:rsidR="00961F07">
        <w:rPr>
          <w:rFonts w:ascii=".applesystemui" w:hAnsi=".applesystemui"/>
        </w:rPr>
        <w:t xml:space="preserve">. For example, </w:t>
      </w:r>
      <w:proofErr w:type="spellStart"/>
      <w:r w:rsidRPr="005F6738">
        <w:rPr>
          <w:rFonts w:ascii=".applesystemui" w:hAnsi=".applesystemui"/>
          <w:color w:val="EE0000"/>
        </w:rPr>
        <w:t>DeepNovo</w:t>
      </w:r>
      <w:proofErr w:type="spellEnd"/>
      <w:r w:rsidRPr="005F6738" w:rsidR="00961F07">
        <w:rPr>
          <w:rFonts w:ascii=".applesystemui" w:hAnsi=".applesystemui"/>
        </w:rPr>
        <w:t xml:space="preserve"> is a model that uses AI to generate amino acid sequences from </w:t>
      </w:r>
      <w:r w:rsidRPr="005F6738">
        <w:rPr>
          <w:rFonts w:ascii=".applesystemui" w:hAnsi=".applesystemui"/>
          <w:color w:val="EE0000"/>
        </w:rPr>
        <w:t>mass spectrometry</w:t>
      </w:r>
      <w:r w:rsidRPr="005F6738" w:rsidR="00961F07">
        <w:rPr>
          <w:rFonts w:ascii=".applesystemui" w:hAnsi=".applesystemui"/>
        </w:rPr>
        <w:t xml:space="preserve"> data. For a patient's cancer cell proteins, if the </w:t>
      </w:r>
      <w:r w:rsidRPr="005F6738">
        <w:rPr>
          <w:rFonts w:ascii=".applesystemui" w:hAnsi=".applesystemui"/>
          <w:color w:val="EE0000"/>
        </w:rPr>
        <w:t>mass spectrometry</w:t>
      </w:r>
      <w:r w:rsidRPr="005F6738" w:rsidR="00961F07">
        <w:rPr>
          <w:rFonts w:ascii=".applesystemui" w:hAnsi=".applesystemui"/>
        </w:rPr>
        <w:t xml:space="preserve"> data can be predicted to contain unknown amino acid sequences, then these sequences are likely where the </w:t>
      </w:r>
      <w:r w:rsidRPr="005F6738">
        <w:rPr>
          <w:rFonts w:ascii=".applesystemui" w:hAnsi=".applesystemui"/>
          <w:color w:val="EE0000"/>
        </w:rPr>
        <w:t>neoantigens</w:t>
      </w:r>
      <w:r w:rsidRPr="005F6738" w:rsidR="00961F07">
        <w:rPr>
          <w:rFonts w:ascii=".applesystemui" w:hAnsi=".applesystemui"/>
        </w:rPr>
        <w:t xml:space="preserve"> are. This method greatly improves the efficiency and accuracy of </w:t>
      </w:r>
      <w:r w:rsidRPr="005F6738">
        <w:rPr>
          <w:rFonts w:ascii=".applesystemui" w:hAnsi=".applesystemui"/>
          <w:color w:val="EE0000"/>
        </w:rPr>
        <w:t>neoantigen</w:t>
      </w:r>
      <w:r w:rsidRPr="005F6738" w:rsidR="00961F07">
        <w:rPr>
          <w:rFonts w:ascii=".applesystemui" w:hAnsi=".applesystemui"/>
        </w:rPr>
        <w:t xml:space="preserve"> prediction, offering a new possibility for designing personalized </w:t>
      </w:r>
      <w:r w:rsidRPr="005F6738">
        <w:rPr>
          <w:rFonts w:ascii=".applesystemui" w:hAnsi=".applesystemui"/>
          <w:color w:val="EE0000"/>
        </w:rPr>
        <w:t>cancer vaccines</w:t>
      </w:r>
      <w:r w:rsidRPr="005F6738" w:rsidR="00961F07">
        <w:rPr>
          <w:rFonts w:ascii=".applesystemui" w:hAnsi=".applesystemui"/>
        </w:rPr>
        <w:t>.</w:t>
      </w:r>
    </w:p>
    <w:p w:rsidRPr="00365793" w:rsidR="00961F07" w:rsidP="00365793" w:rsidRDefault="00961F07" w14:paraId="045AB063" w14:textId="3DBC60DD">
      <w:pPr>
        <w:pStyle w:val="a9"/>
        <w:numPr>
          <w:ilvl w:val="0"/>
          <w:numId w:val="6"/>
        </w:numPr>
        <w:rPr>
          <w:rFonts w:ascii=".applesystemui" w:hAnsi=".applesystemui"/>
          <w:b/>
          <w:bCs/>
        </w:rPr>
      </w:pPr>
      <w:r w:rsidRPr="00365793">
        <w:rPr>
          <w:rFonts w:ascii=".applesystemui" w:hAnsi=".applesystemui"/>
          <w:b/>
          <w:bCs/>
        </w:rPr>
        <w:t>Artificial Intelligence-Assisted New Drug R&amp;D</w:t>
      </w:r>
    </w:p>
    <w:p w:rsidRPr="005F6738" w:rsidR="00961F07" w:rsidP="00961F07" w:rsidRDefault="00961F07" w14:paraId="262D8189" w14:textId="74F9FE3B">
      <w:pPr>
        <w:rPr>
          <w:rFonts w:ascii=".applesystemui" w:hAnsi=".applesystemui"/>
        </w:rPr>
      </w:pPr>
      <w:r w:rsidRPr="005F6738">
        <w:rPr>
          <w:rFonts w:ascii=".applesystemui" w:hAnsi=".applesystemui"/>
        </w:rPr>
        <w:t xml:space="preserve">The traditional process for </w:t>
      </w:r>
      <w:r w:rsidRPr="005F6738" w:rsidR="00AC69E8">
        <w:rPr>
          <w:rFonts w:ascii=".applesystemui" w:hAnsi=".applesystemui"/>
          <w:color w:val="EE0000"/>
        </w:rPr>
        <w:t>new drug R&amp;D</w:t>
      </w:r>
      <w:r w:rsidRPr="005F6738">
        <w:rPr>
          <w:rFonts w:ascii=".applesystemui" w:hAnsi=".applesystemui"/>
        </w:rPr>
        <w:t xml:space="preserve"> is time-consuming and expensive, often taking more than ten years and billions of dollars to successfully launch a new drug. By automating and optimizing various stages of research and development, AI effectively reduces time and financial costs and increases the success rate of R&amp;D.</w:t>
      </w:r>
    </w:p>
    <w:p w:rsidRPr="005F6738" w:rsidR="00961F07" w:rsidP="00961F07" w:rsidRDefault="00961F07" w14:paraId="3ACF27C2" w14:textId="03C1E8F0">
      <w:pPr>
        <w:rPr>
          <w:rFonts w:ascii=".applesystemui" w:hAnsi=".applesystemui"/>
        </w:rPr>
      </w:pPr>
      <w:r w:rsidRPr="005F6738">
        <w:rPr>
          <w:rFonts w:ascii=".applesystemui" w:hAnsi=".applesystemui"/>
        </w:rPr>
        <w:t xml:space="preserve">For example, a paper published in </w:t>
      </w:r>
      <w:r w:rsidRPr="005F6738">
        <w:rPr>
          <w:rFonts w:ascii=".applesystemui" w:hAnsi=".applesystemui"/>
          <w:i/>
          <w:iCs/>
        </w:rPr>
        <w:t>Nature Machine Intelligence</w:t>
      </w:r>
      <w:r w:rsidRPr="005F6738">
        <w:rPr>
          <w:rFonts w:ascii=".applesystemui" w:hAnsi=".applesystemui"/>
        </w:rPr>
        <w:t xml:space="preserve"> in May 2020 successfully synthesized molecules with specific target properties using a </w:t>
      </w:r>
      <w:r w:rsidRPr="005F6738" w:rsidR="00AC69E8">
        <w:rPr>
          <w:rFonts w:ascii=".applesystemui" w:hAnsi=".applesystemui"/>
          <w:color w:val="EE0000"/>
        </w:rPr>
        <w:t>recurrent neural network (RNN)</w:t>
      </w:r>
      <w:r w:rsidRPr="005F6738">
        <w:rPr>
          <w:rFonts w:ascii=".applesystemui" w:hAnsi=".applesystemui"/>
        </w:rPr>
        <w:t xml:space="preserve"> model. This method uses a structure called a </w:t>
      </w:r>
      <w:r w:rsidRPr="005F6738" w:rsidR="00AC69E8">
        <w:rPr>
          <w:rFonts w:ascii=".applesystemui" w:hAnsi=".applesystemui"/>
          <w:color w:val="EE0000"/>
        </w:rPr>
        <w:t>recurrent neural network</w:t>
      </w:r>
      <w:r w:rsidRPr="005F6738">
        <w:rPr>
          <w:rFonts w:ascii=".applesystemui" w:hAnsi=".applesystemui"/>
        </w:rPr>
        <w:t>, which can generate a character sequence based on the properties of a molecule, and then convert that character sequence into a molecular structure.</w:t>
      </w:r>
    </w:p>
    <w:p w:rsidRPr="00365793" w:rsidR="00961F07" w:rsidP="00365793" w:rsidRDefault="00961F07" w14:paraId="3834FFCA" w14:textId="0E72770A">
      <w:pPr>
        <w:pStyle w:val="a9"/>
        <w:numPr>
          <w:ilvl w:val="0"/>
          <w:numId w:val="6"/>
        </w:numPr>
        <w:rPr>
          <w:rFonts w:ascii=".applesystemui" w:hAnsi=".applesystemui"/>
          <w:b/>
          <w:bCs/>
        </w:rPr>
      </w:pPr>
      <w:r w:rsidRPr="00365793">
        <w:rPr>
          <w:rFonts w:ascii=".applesystemui" w:hAnsi=".applesystemui"/>
          <w:b/>
          <w:bCs/>
        </w:rPr>
        <w:t>Artificial Intelligence-Enhanced Microscopy</w:t>
      </w:r>
    </w:p>
    <w:p w:rsidRPr="005F6738" w:rsidR="00961F07" w:rsidP="00961F07" w:rsidRDefault="00961F07" w14:paraId="6445B8B4" w14:textId="53DEA55A">
      <w:pPr>
        <w:rPr>
          <w:rFonts w:ascii=".applesystemui" w:hAnsi=".applesystemui"/>
        </w:rPr>
      </w:pPr>
      <w:r w:rsidRPr="005F6738">
        <w:rPr>
          <w:rFonts w:ascii=".applesystemui" w:hAnsi=".applesystemui"/>
        </w:rPr>
        <w:t xml:space="preserve">The microscope is a powerful tool for biologists, but getting high-precision microscopic images is not easy. This is because high-precision imaging requires expensive hardware and is limited by experimental conditions, especially when imaging living cells and tissues. When imaging living subjects, the process must not affect the sample's biological characteristics and health. For instance, in live </w:t>
      </w:r>
      <w:r w:rsidRPr="005F6738" w:rsidR="00AC69E8">
        <w:rPr>
          <w:rFonts w:ascii=".applesystemui" w:hAnsi=".applesystemui"/>
          <w:color w:val="EE0000"/>
        </w:rPr>
        <w:t>fluorescence imaging</w:t>
      </w:r>
      <w:r w:rsidRPr="005F6738">
        <w:rPr>
          <w:rFonts w:ascii=".applesystemui" w:hAnsi=".applesystemui"/>
        </w:rPr>
        <w:t>, the effect of "</w:t>
      </w:r>
      <w:r w:rsidRPr="005F6738" w:rsidR="00AC69E8">
        <w:rPr>
          <w:rFonts w:ascii=".applesystemui" w:hAnsi=".applesystemui"/>
          <w:color w:val="EE0000"/>
        </w:rPr>
        <w:t>phototoxicity</w:t>
      </w:r>
      <w:r w:rsidRPr="005F6738">
        <w:rPr>
          <w:rFonts w:ascii=".applesystemui" w:hAnsi=".applesystemui"/>
        </w:rPr>
        <w:t>"—where biological tissue dies because it cannot tolerate light exposure—must be considered.</w:t>
      </w:r>
    </w:p>
    <w:p w:rsidRPr="005F6738" w:rsidR="00961F07" w:rsidP="00961F07" w:rsidRDefault="00961F07" w14:paraId="61CBC6CD" w14:textId="4713E659">
      <w:pPr>
        <w:rPr>
          <w:rFonts w:ascii=".applesystemui" w:hAnsi=".applesystemui"/>
        </w:rPr>
      </w:pPr>
      <w:r w:rsidRPr="005F6738">
        <w:rPr>
          <w:rFonts w:ascii=".applesystemui" w:hAnsi=".applesystemui"/>
        </w:rPr>
        <w:t xml:space="preserve">In January 2021, a paper from Texas A&amp;M University was published in </w:t>
      </w:r>
      <w:r w:rsidRPr="005F6738">
        <w:rPr>
          <w:rFonts w:ascii=".applesystemui" w:hAnsi=".applesystemui"/>
          <w:i/>
          <w:iCs/>
        </w:rPr>
        <w:t>Nature Machine Intelligence</w:t>
      </w:r>
      <w:r w:rsidRPr="005F6738">
        <w:rPr>
          <w:rFonts w:ascii=".applesystemui" w:hAnsi=".applesystemui"/>
        </w:rPr>
        <w:t xml:space="preserve">. In the article, they designed a </w:t>
      </w:r>
      <w:r w:rsidRPr="005F6738" w:rsidR="00AC69E8">
        <w:rPr>
          <w:rFonts w:ascii=".applesystemui" w:hAnsi=".applesystemui"/>
          <w:color w:val="EE0000"/>
        </w:rPr>
        <w:t>neural network</w:t>
      </w:r>
      <w:r w:rsidRPr="005F6738">
        <w:rPr>
          <w:rFonts w:ascii=".applesystemui" w:hAnsi=".applesystemui"/>
        </w:rPr>
        <w:t xml:space="preserve"> model called </w:t>
      </w:r>
      <w:proofErr w:type="spellStart"/>
      <w:r w:rsidRPr="005F6738" w:rsidR="00AC69E8">
        <w:rPr>
          <w:rFonts w:ascii=".applesystemui" w:hAnsi=".applesystemui"/>
          <w:color w:val="EE0000"/>
        </w:rPr>
        <w:t>GVTNet</w:t>
      </w:r>
      <w:proofErr w:type="spellEnd"/>
      <w:r w:rsidRPr="005F6738">
        <w:rPr>
          <w:rFonts w:ascii=".applesystemui" w:hAnsi=".applesystemui"/>
        </w:rPr>
        <w:t>, which can remove noise from low-quality microscope images to generate high-quality ones.</w:t>
      </w:r>
    </w:p>
    <w:p w:rsidRPr="005F6738" w:rsidR="00961F07" w:rsidP="00961F07" w:rsidRDefault="00AC69E8" w14:paraId="61969883" w14:textId="0C752E7E">
      <w:pPr>
        <w:rPr>
          <w:rFonts w:ascii=".applesystemui" w:hAnsi=".applesystemui"/>
        </w:rPr>
      </w:pPr>
      <w:proofErr w:type="spellStart"/>
      <w:r w:rsidRPr="005F6738">
        <w:rPr>
          <w:rFonts w:ascii=".applesystemui" w:hAnsi=".applesystemui"/>
          <w:color w:val="EE0000"/>
        </w:rPr>
        <w:t>GVTNet</w:t>
      </w:r>
      <w:proofErr w:type="spellEnd"/>
      <w:r w:rsidRPr="005F6738" w:rsidR="00961F07">
        <w:rPr>
          <w:rFonts w:ascii=".applesystemui" w:hAnsi=".applesystemui"/>
        </w:rPr>
        <w:t xml:space="preserve"> not only has a denoising function but can also convert images generated by a </w:t>
      </w:r>
      <w:r w:rsidRPr="005F6738">
        <w:rPr>
          <w:rFonts w:ascii=".applesystemui" w:hAnsi=".applesystemui"/>
          <w:color w:val="EE0000"/>
        </w:rPr>
        <w:t>transmission light microscope</w:t>
      </w:r>
      <w:r w:rsidRPr="005F6738" w:rsidR="00961F07">
        <w:rPr>
          <w:rFonts w:ascii=".applesystemui" w:hAnsi=".applesystemui"/>
        </w:rPr>
        <w:t xml:space="preserve"> into </w:t>
      </w:r>
      <w:r w:rsidRPr="005F6738">
        <w:rPr>
          <w:rFonts w:ascii=".applesystemui" w:hAnsi=".applesystemui"/>
          <w:color w:val="EE0000"/>
        </w:rPr>
        <w:t>fluorescence microscopy</w:t>
      </w:r>
      <w:r w:rsidRPr="005F6738" w:rsidR="00961F07">
        <w:rPr>
          <w:rFonts w:ascii=".applesystemui" w:hAnsi=".applesystemui"/>
        </w:rPr>
        <w:t xml:space="preserve"> images. This conversion is especially useful for samples that are not suitable for fluorescent staining.</w:t>
      </w:r>
    </w:p>
    <w:p w:rsidRPr="005F6738" w:rsidR="00961F07" w:rsidP="00961F07" w:rsidRDefault="00961F07" w14:paraId="6965C4F6" w14:textId="734444A7">
      <w:pPr>
        <w:rPr>
          <w:rFonts w:ascii=".applesystemui" w:hAnsi=".applesystemui"/>
        </w:rPr>
      </w:pPr>
      <w:r w:rsidRPr="005F6738">
        <w:rPr>
          <w:rFonts w:ascii=".applesystemui" w:hAnsi=".applesystemui"/>
        </w:rPr>
        <w:t xml:space="preserve">AI-enhanced </w:t>
      </w:r>
      <w:r w:rsidRPr="005F6738" w:rsidR="00AC69E8">
        <w:rPr>
          <w:rFonts w:ascii=".applesystemui" w:hAnsi=".applesystemui"/>
          <w:color w:val="EE0000"/>
        </w:rPr>
        <w:t>microscopy</w:t>
      </w:r>
      <w:r w:rsidRPr="005F6738">
        <w:rPr>
          <w:rFonts w:ascii=".applesystemui" w:hAnsi=".applesystemui"/>
        </w:rPr>
        <w:t xml:space="preserve"> can not only improve image quality but also perform intelligent </w:t>
      </w:r>
      <w:r w:rsidRPr="005F6738">
        <w:rPr>
          <w:rFonts w:ascii=".applesystemui" w:hAnsi=".applesystemui"/>
        </w:rPr>
        <w:lastRenderedPageBreak/>
        <w:t>recognition and analysis of microscopic images. For example, an AI-enhanced microscope developed by Google can locate cancer cells in real-time, providing powerful technical support for medical research and clinical diagnosis.</w:t>
      </w:r>
    </w:p>
    <w:p w:rsidRPr="00365793" w:rsidR="00961F07" w:rsidP="00365793" w:rsidRDefault="00961F07" w14:paraId="0041F660" w14:textId="27A19003">
      <w:pPr>
        <w:pStyle w:val="a9"/>
        <w:numPr>
          <w:ilvl w:val="0"/>
          <w:numId w:val="6"/>
        </w:numPr>
        <w:rPr>
          <w:rFonts w:ascii=".applesystemui" w:hAnsi=".applesystemui"/>
          <w:b/>
          <w:bCs/>
        </w:rPr>
      </w:pPr>
      <w:r w:rsidRPr="00365793">
        <w:rPr>
          <w:rFonts w:ascii=".applesystemui" w:hAnsi=".applesystemui"/>
          <w:b/>
          <w:bCs/>
        </w:rPr>
        <w:t>Other Applications of Artificial Intelligence in Medicine</w:t>
      </w:r>
    </w:p>
    <w:p w:rsidRPr="005F6738" w:rsidR="00961F07" w:rsidP="00961F07" w:rsidRDefault="00961F07" w14:paraId="7D956EA7" w14:textId="5EBB52EA">
      <w:pPr>
        <w:rPr>
          <w:rFonts w:ascii=".applesystemui" w:hAnsi=".applesystemui"/>
        </w:rPr>
      </w:pPr>
      <w:r w:rsidRPr="005F6738">
        <w:rPr>
          <w:rFonts w:ascii=".applesystemui" w:hAnsi=".applesystemui"/>
        </w:rPr>
        <w:t xml:space="preserve">Besides the examples mentioned earlier, </w:t>
      </w:r>
      <w:r w:rsidRPr="005F6738" w:rsidR="00AC69E8">
        <w:rPr>
          <w:rFonts w:ascii=".applesystemui" w:hAnsi=".applesystemui"/>
          <w:color w:val="EE0000"/>
        </w:rPr>
        <w:t>artificial intelligence</w:t>
      </w:r>
      <w:r w:rsidRPr="005F6738">
        <w:rPr>
          <w:rFonts w:ascii=".applesystemui" w:hAnsi=".applesystemui"/>
        </w:rPr>
        <w:t xml:space="preserve"> is showing its strength in all areas of the medical and health fields. Here are a few typical scenarios.</w:t>
      </w:r>
    </w:p>
    <w:p w:rsidRPr="005F6738" w:rsidR="00961F07" w:rsidP="00961F07" w:rsidRDefault="00961F07" w14:paraId="68C2FC32" w14:textId="77777777">
      <w:pPr>
        <w:rPr>
          <w:rFonts w:ascii=".applesystemui" w:hAnsi=".applesystemui"/>
        </w:rPr>
      </w:pPr>
      <w:r w:rsidRPr="005F6738">
        <w:rPr>
          <w:rFonts w:ascii=".applesystemui" w:hAnsi=".applesystemui"/>
        </w:rPr>
        <w:t xml:space="preserve">1) AI-Assisted </w:t>
      </w:r>
      <w:r w:rsidRPr="00365793">
        <w:rPr>
          <w:rFonts w:ascii=".applesystemui" w:hAnsi=".applesystemui"/>
          <w:color w:val="EE0000"/>
        </w:rPr>
        <w:t>Medical Imaging Analysis</w:t>
      </w:r>
    </w:p>
    <w:p w:rsidRPr="005F6738" w:rsidR="00961F07" w:rsidP="00961F07" w:rsidRDefault="00AC69E8" w14:paraId="1B51F83C" w14:textId="2221027C">
      <w:pPr>
        <w:rPr>
          <w:rFonts w:ascii=".applesystemui" w:hAnsi=".applesystemui"/>
        </w:rPr>
      </w:pPr>
      <w:r w:rsidRPr="005F6738">
        <w:rPr>
          <w:rFonts w:ascii=".applesystemui" w:hAnsi=".applesystemui"/>
          <w:color w:val="EE0000"/>
        </w:rPr>
        <w:t>Medical imaging analysis</w:t>
      </w:r>
      <w:r w:rsidRPr="005F6738" w:rsidR="00961F07">
        <w:rPr>
          <w:rFonts w:ascii=".applesystemui" w:hAnsi=".applesystemui"/>
        </w:rPr>
        <w:t xml:space="preserve"> is one of the most mature applications of AI in medicine. AI algorithms can automatically identify and mark abnormal areas in images, such as tumors or lesions, thereby assisting radiologists in making a diagnosis. Currently, AI systems are widely used in the analysis of X-rays, </w:t>
      </w:r>
      <w:r w:rsidRPr="005F6738">
        <w:rPr>
          <w:rFonts w:ascii=".applesystemui" w:hAnsi=".applesystemui"/>
          <w:color w:val="EE0000"/>
        </w:rPr>
        <w:t>CT scans</w:t>
      </w:r>
      <w:r w:rsidRPr="005F6738" w:rsidR="00961F07">
        <w:rPr>
          <w:rFonts w:ascii=".applesystemui" w:hAnsi=".applesystemui"/>
        </w:rPr>
        <w:t xml:space="preserve">, and </w:t>
      </w:r>
      <w:r w:rsidRPr="005F6738">
        <w:rPr>
          <w:rFonts w:ascii=".applesystemui" w:hAnsi=".applesystemui"/>
          <w:color w:val="EE0000"/>
        </w:rPr>
        <w:t>MRIs</w:t>
      </w:r>
      <w:r w:rsidRPr="005F6738" w:rsidR="00961F07">
        <w:rPr>
          <w:rFonts w:ascii=".applesystemui" w:hAnsi=".applesystemui"/>
        </w:rPr>
        <w:t>, and can effectively identify conditions like pulmonary nodules, breast cancer, and head tumors.</w:t>
      </w:r>
    </w:p>
    <w:p w:rsidRPr="005F6738" w:rsidR="00961F07" w:rsidP="00961F07" w:rsidRDefault="00961F07" w14:paraId="32ACE91E" w14:textId="77777777">
      <w:pPr>
        <w:rPr>
          <w:rFonts w:ascii=".applesystemui" w:hAnsi=".applesystemui"/>
        </w:rPr>
      </w:pPr>
      <w:r w:rsidRPr="005F6738">
        <w:rPr>
          <w:rFonts w:ascii=".applesystemui" w:hAnsi=".applesystemui"/>
        </w:rPr>
        <w:t>2) AI-Assisted Disease Prediction and Diagnosis</w:t>
      </w:r>
    </w:p>
    <w:p w:rsidRPr="005F6738" w:rsidR="00961F07" w:rsidP="00961F07" w:rsidRDefault="00961F07" w14:paraId="2E77FD24" w14:textId="191A8C8D">
      <w:pPr>
        <w:rPr>
          <w:rFonts w:ascii=".applesystemui" w:hAnsi=".applesystemui"/>
        </w:rPr>
      </w:pPr>
      <w:r w:rsidRPr="005F6738">
        <w:rPr>
          <w:rFonts w:ascii=".applesystemui" w:hAnsi=".applesystemui"/>
        </w:rPr>
        <w:t xml:space="preserve">AI technology plays an important role in disease prediction and early diagnosis. By analyzing large amounts of clinical data, genomic data, and patient history, AI can predict an individual's health risks and provide personalized health advice and preventive measures. For example, by analyzing electronic health records, AI can predict the risk of </w:t>
      </w:r>
      <w:r w:rsidRPr="005F6738" w:rsidR="00AC69E8">
        <w:rPr>
          <w:rFonts w:ascii=".applesystemui" w:hAnsi=".applesystemui"/>
          <w:color w:val="EE0000"/>
        </w:rPr>
        <w:t>cardiovascular diseases</w:t>
      </w:r>
      <w:r w:rsidRPr="005F6738">
        <w:rPr>
          <w:rFonts w:ascii=".applesystemui" w:hAnsi=".applesystemui"/>
        </w:rPr>
        <w:t>, diabetes, and other chronic illnesses and provide personalized prevention plans.</w:t>
      </w:r>
    </w:p>
    <w:p w:rsidRPr="005F6738" w:rsidR="00961F07" w:rsidP="00961F07" w:rsidRDefault="00961F07" w14:paraId="4C370E5E" w14:textId="77777777">
      <w:pPr>
        <w:rPr>
          <w:rFonts w:ascii=".applesystemui" w:hAnsi=".applesystemui"/>
        </w:rPr>
      </w:pPr>
      <w:r w:rsidRPr="005F6738">
        <w:rPr>
          <w:rFonts w:ascii=".applesystemui" w:hAnsi=".applesystemui"/>
        </w:rPr>
        <w:t>Furthermore, AI is also playing a key role in predicting infectious disease outbreaks. By analyzing epidemiological data and social media information, AI can monitor and predict disease transmission trends in real-time, thus providing support for public health decision-making.</w:t>
      </w:r>
    </w:p>
    <w:p w:rsidRPr="005F6738" w:rsidR="00961F07" w:rsidP="00961F07" w:rsidRDefault="00961F07" w14:paraId="772F0024" w14:textId="77777777">
      <w:pPr>
        <w:rPr>
          <w:rFonts w:ascii=".applesystemui" w:hAnsi=".applesystemui"/>
        </w:rPr>
      </w:pPr>
      <w:r w:rsidRPr="005F6738">
        <w:rPr>
          <w:rFonts w:ascii=".applesystemui" w:hAnsi=".applesystemui"/>
        </w:rPr>
        <w:t xml:space="preserve">3) AI-Assisted </w:t>
      </w:r>
      <w:r w:rsidRPr="00365793">
        <w:rPr>
          <w:rFonts w:ascii=".applesystemui" w:hAnsi=".applesystemui"/>
          <w:color w:val="EE0000"/>
        </w:rPr>
        <w:t>Optimization</w:t>
      </w:r>
      <w:r w:rsidRPr="005F6738">
        <w:rPr>
          <w:rFonts w:ascii=".applesystemui" w:hAnsi=".applesystemui"/>
        </w:rPr>
        <w:t xml:space="preserve"> of Diagnostic and Treatment Processes</w:t>
      </w:r>
    </w:p>
    <w:p w:rsidRPr="005F6738" w:rsidR="00961F07" w:rsidP="15C9AE77" w:rsidRDefault="00961F07" w14:paraId="612556AB" w14:textId="0068729D">
      <w:pPr>
        <w:pStyle w:val="a"/>
        <w:suppressLineNumbers w:val="0"/>
        <w:bidi w:val="0"/>
        <w:spacing w:before="0" w:beforeAutospacing="off" w:after="160" w:afterAutospacing="off" w:line="278" w:lineRule="auto"/>
        <w:ind w:left="0" w:right="0"/>
        <w:jc w:val="left"/>
        <w:rPr>
          <w:rFonts w:ascii=".applesystemui" w:hAnsi=".applesystemui"/>
        </w:rPr>
        <w:pPrChange w:author="Rachel St. John" w:date="2025-08-11T07:45:23.387Z">
          <w:pPr>
            <w:pStyle w:val="a"/>
            <w:bidi w:val="0"/>
            <w:spacing w:before="0" w:beforeAutospacing="off" w:after="160" w:afterAutospacing="off"/>
          </w:pPr>
        </w:pPrChange>
      </w:pPr>
      <w:r w:rsidRPr="15C9AE77" w:rsidR="00961F07">
        <w:rPr>
          <w:rFonts w:ascii=".applesystemui" w:hAnsi=".applesystemui"/>
        </w:rPr>
        <w:t xml:space="preserve">In hospital management, </w:t>
      </w:r>
      <w:r w:rsidRPr="15C9AE77" w:rsidR="00AC69E8">
        <w:rPr>
          <w:rFonts w:ascii=".applesystemui" w:hAnsi=".applesystemui"/>
          <w:color w:val="EE0000"/>
        </w:rPr>
        <w:t>artificial intelligence</w:t>
      </w:r>
      <w:r w:rsidRPr="15C9AE77" w:rsidR="00961F07">
        <w:rPr>
          <w:rFonts w:ascii=".applesystemui" w:hAnsi=".applesystemui"/>
        </w:rPr>
        <w:t xml:space="preserve"> can </w:t>
      </w:r>
      <w:r w:rsidRPr="15C9AE77" w:rsidR="00961F07">
        <w:rPr>
          <w:rFonts w:ascii=".applesystemui" w:hAnsi=".applesystemui"/>
        </w:rPr>
        <w:t>optimize</w:t>
      </w:r>
      <w:r w:rsidRPr="15C9AE77" w:rsidR="00961F07">
        <w:rPr>
          <w:rFonts w:ascii=".applesystemui" w:hAnsi=".applesystemui"/>
        </w:rPr>
        <w:t xml:space="preserve"> several key links, improving efficiency, reducing costs, and improving the patient experience. For example, in patient triage and appointment management, AI analyzes a patient's symptoms and medical history to assign them to the most </w:t>
      </w:r>
      <w:r w:rsidRPr="15C9AE77" w:rsidR="00961F07">
        <w:rPr>
          <w:rFonts w:ascii=".applesystemui" w:hAnsi=".applesystemui"/>
        </w:rPr>
        <w:t>appropriate department</w:t>
      </w:r>
      <w:r w:rsidRPr="15C9AE77" w:rsidR="00961F07">
        <w:rPr>
          <w:rFonts w:ascii=".applesystemui" w:hAnsi=".applesystemui"/>
        </w:rPr>
        <w:t xml:space="preserve"> and doctor, reducing wait times. </w:t>
      </w:r>
      <w:r w:rsidRPr="15C9AE77" w:rsidR="00AC69E8">
        <w:rPr>
          <w:rFonts w:ascii=".applesystemui" w:hAnsi=".applesystemui"/>
          <w:color w:val="7030A0"/>
        </w:rPr>
        <w:t>Intelligent chatbots can help patients with online appointments and inquiries, simplifying the process</w:t>
      </w:r>
      <w:r w:rsidRPr="15C9AE77" w:rsidR="00961F07">
        <w:rPr>
          <w:rFonts w:ascii=".applesystemui" w:hAnsi=".applesystemui"/>
        </w:rPr>
        <w:t xml:space="preserve">. AI can </w:t>
      </w:r>
      <w:r w:rsidRPr="15C9AE77" w:rsidR="00961F07">
        <w:rPr>
          <w:rFonts w:ascii=".applesystemui" w:hAnsi=".applesystemui"/>
        </w:rPr>
        <w:t>optimize</w:t>
      </w:r>
      <w:r w:rsidRPr="15C9AE77" w:rsidR="00961F07">
        <w:rPr>
          <w:rFonts w:ascii=".applesystemui" w:hAnsi=".applesystemui"/>
        </w:rPr>
        <w:t xml:space="preserve"> a hospital's inventory management, especially for pharmaceuticals and medical equipment. </w:t>
      </w:r>
      <w:del w:author="Rachel St. John" w:date="2025-08-11T07:44:36.813Z" w:id="826117103">
        <w:r w:rsidRPr="15C9AE77" w:rsidDel="00AC69E8">
          <w:rPr>
            <w:rFonts w:ascii=".applesystemui" w:hAnsi=".applesystemui"/>
            <w:color w:val="7030A0"/>
          </w:rPr>
          <w:delText>AI</w:delText>
        </w:r>
      </w:del>
      <w:ins w:author="Rachel St. John" w:date="2025-08-11T07:44:37.263Z" w:id="234735339">
        <w:r w:rsidRPr="15C9AE77" w:rsidR="16B8C836">
          <w:rPr>
            <w:rFonts w:ascii=".applesystemui" w:hAnsi=".applesystemui"/>
          </w:rPr>
          <w:t>It</w:t>
        </w:r>
      </w:ins>
      <w:r w:rsidRPr="15C9AE77" w:rsidR="00AC69E8">
        <w:rPr>
          <w:rFonts w:ascii=".applesystemui" w:hAnsi=".applesystemui"/>
          <w:color w:val="7030A0"/>
        </w:rPr>
        <w:t xml:space="preserve"> can </w:t>
      </w:r>
      <w:ins w:author="Rachel St. John" w:date="2025-08-11T07:44:43.601Z" w:id="428003323">
        <w:r w:rsidRPr="15C9AE77" w:rsidR="071AE739">
          <w:rPr>
            <w:rFonts w:ascii=".applesystemui" w:hAnsi=".applesystemui"/>
            <w:color w:val="7030A0"/>
          </w:rPr>
          <w:t xml:space="preserve">also </w:t>
        </w:r>
      </w:ins>
      <w:del w:author="Rachel St. John" w:date="2025-08-11T07:45:10.512Z" w:id="540429523">
        <w:r w:rsidRPr="15C9AE77" w:rsidDel="00AC69E8">
          <w:rPr>
            <w:rFonts w:ascii=".applesystemui" w:hAnsi=".applesystemui"/>
            <w:color w:val="7030A0"/>
          </w:rPr>
          <w:delText xml:space="preserve">optimize </w:delText>
        </w:r>
      </w:del>
      <w:ins w:author="Rachel St. John" w:date="2025-08-11T07:45:13.846Z" w:id="1795109903">
        <w:r w:rsidRPr="15C9AE77" w:rsidR="793074BA">
          <w:rPr>
            <w:rFonts w:ascii=".applesystemui" w:hAnsi=".applesystemui"/>
          </w:rPr>
          <w:t>assist with</w:t>
        </w:r>
      </w:ins>
      <w:del w:author="Rachel St. John" w:date="2025-08-11T07:45:17.13Z" w:id="1962208183">
        <w:r w:rsidRPr="15C9AE77" w:rsidDel="00AC69E8">
          <w:rPr>
            <w:rFonts w:ascii=".applesystemui" w:hAnsi=".applesystemui"/>
            <w:color w:val="7030A0"/>
          </w:rPr>
          <w:delText>the</w:delText>
        </w:r>
      </w:del>
      <w:r w:rsidRPr="15C9AE77" w:rsidR="00AC69E8">
        <w:rPr>
          <w:rFonts w:ascii=".applesystemui" w:hAnsi=".applesystemui"/>
          <w:color w:val="7030A0"/>
        </w:rPr>
        <w:t xml:space="preserve"> scheduling and deployment of medical staff</w:t>
      </w:r>
      <w:del w:author="Rachel St. John" w:date="2025-08-11T07:45:23.292Z" w:id="215758009">
        <w:r w:rsidRPr="15C9AE77" w:rsidDel="00961F07">
          <w:rPr>
            <w:rFonts w:ascii=".applesystemui" w:hAnsi=".applesystemui"/>
          </w:rPr>
          <w:delText>. B</w:delText>
        </w:r>
      </w:del>
      <w:ins w:author="Rachel St. John" w:date="2025-08-11T07:45:24.707Z" w:id="298384160">
        <w:r w:rsidRPr="15C9AE77" w:rsidR="462BA76D">
          <w:rPr>
            <w:rFonts w:ascii=".applesystemui" w:hAnsi=".applesystemui"/>
          </w:rPr>
          <w:t>: b</w:t>
        </w:r>
      </w:ins>
      <w:r w:rsidRPr="15C9AE77" w:rsidR="00961F07">
        <w:rPr>
          <w:rFonts w:ascii=".applesystemui" w:hAnsi=".applesystemui"/>
        </w:rPr>
        <w:t xml:space="preserve">ased on workload, doctors' specialties, and patient needs, AI can </w:t>
      </w:r>
      <w:r w:rsidRPr="15C9AE77" w:rsidR="00961F07">
        <w:rPr>
          <w:rFonts w:ascii=".applesystemui" w:hAnsi=".applesystemui"/>
        </w:rPr>
        <w:t>optimize</w:t>
      </w:r>
      <w:r w:rsidRPr="15C9AE77" w:rsidR="00961F07">
        <w:rPr>
          <w:rFonts w:ascii=".applesystemui" w:hAnsi=".applesystemui"/>
        </w:rPr>
        <w:t xml:space="preserve"> staff scheduling and deployment, automatically arranging the most suitable medical personnel to reduce wasted human resources while preventing staff </w:t>
      </w:r>
      <w:r w:rsidRPr="15C9AE77" w:rsidR="00961F07">
        <w:rPr>
          <w:rFonts w:ascii=".applesystemui" w:hAnsi=".applesystemui"/>
        </w:rPr>
        <w:t xml:space="preserve">from being overworked. By analyzing patient feedback and behavioral data, AI technology can provide hospitals with suggestions for improving the patient experience, such as </w:t>
      </w:r>
      <w:r w:rsidRPr="15C9AE77" w:rsidR="00961F07">
        <w:rPr>
          <w:rFonts w:ascii=".applesystemui" w:hAnsi=".applesystemui"/>
        </w:rPr>
        <w:t>optimizing</w:t>
      </w:r>
      <w:r w:rsidRPr="15C9AE77" w:rsidR="00961F07">
        <w:rPr>
          <w:rFonts w:ascii=".applesystemui" w:hAnsi=".applesystemui"/>
        </w:rPr>
        <w:t xml:space="preserve"> the clinic visit process and improving service quality, thereby increasing patient satisfaction.</w:t>
      </w:r>
    </w:p>
    <w:p w:rsidRPr="00365793" w:rsidR="00961F07" w:rsidP="00365793" w:rsidRDefault="00961F07" w14:paraId="707AC60B" w14:textId="46DAB435">
      <w:pPr>
        <w:pStyle w:val="a9"/>
        <w:numPr>
          <w:ilvl w:val="0"/>
          <w:numId w:val="6"/>
        </w:numPr>
        <w:rPr>
          <w:rFonts w:ascii=".applesystemui" w:hAnsi=".applesystemui"/>
          <w:b/>
          <w:bCs/>
        </w:rPr>
      </w:pPr>
      <w:r w:rsidRPr="00365793">
        <w:rPr>
          <w:rFonts w:ascii=".applesystemui" w:hAnsi=".applesystemui"/>
          <w:b/>
          <w:bCs/>
        </w:rPr>
        <w:t>Summary</w:t>
      </w:r>
    </w:p>
    <w:p w:rsidRPr="005F6738" w:rsidR="00961F07" w:rsidP="00961F07" w:rsidRDefault="00AC69E8" w14:paraId="310C91BA" w14:textId="6150B3E0">
      <w:pPr>
        <w:rPr>
          <w:rFonts w:ascii=".applesystemui" w:hAnsi=".applesystemui"/>
        </w:rPr>
      </w:pPr>
      <w:r w:rsidRPr="005F6738">
        <w:rPr>
          <w:rFonts w:ascii=".applesystemui" w:hAnsi=".applesystemui"/>
          <w:color w:val="EE0000"/>
        </w:rPr>
        <w:t>Artificial intelligence</w:t>
      </w:r>
      <w:r w:rsidRPr="005F6738" w:rsidR="00961F07">
        <w:rPr>
          <w:rFonts w:ascii=".applesystemui" w:hAnsi=".applesystemui"/>
        </w:rPr>
        <w:t xml:space="preserve"> is playing an important role in the field of medicine and health. From the personalized development of </w:t>
      </w:r>
      <w:r w:rsidRPr="005F6738">
        <w:rPr>
          <w:rFonts w:ascii=".applesystemui" w:hAnsi=".applesystemui"/>
          <w:color w:val="EE0000"/>
        </w:rPr>
        <w:t>cancer vaccines</w:t>
      </w:r>
      <w:r w:rsidRPr="005F6738" w:rsidR="00961F07">
        <w:rPr>
          <w:rFonts w:ascii=".applesystemui" w:hAnsi=".applesystemui"/>
        </w:rPr>
        <w:t xml:space="preserve"> to accelerating </w:t>
      </w:r>
      <w:r w:rsidRPr="005F6738">
        <w:rPr>
          <w:rFonts w:ascii=".applesystemui" w:hAnsi=".applesystemui"/>
          <w:color w:val="EE0000"/>
        </w:rPr>
        <w:t>new drug R&amp;D</w:t>
      </w:r>
      <w:r w:rsidRPr="005F6738" w:rsidR="00961F07">
        <w:rPr>
          <w:rFonts w:ascii=".applesystemui" w:hAnsi=".applesystemui"/>
        </w:rPr>
        <w:t xml:space="preserve">, and from improving the precision of </w:t>
      </w:r>
      <w:r w:rsidRPr="005F6738">
        <w:rPr>
          <w:rFonts w:ascii=".applesystemui" w:hAnsi=".applesystemui"/>
          <w:color w:val="EE0000"/>
        </w:rPr>
        <w:t>medical imaging analysis</w:t>
      </w:r>
      <w:r w:rsidRPr="005F6738" w:rsidR="00961F07">
        <w:rPr>
          <w:rFonts w:ascii=".applesystemui" w:hAnsi=".applesystemui"/>
        </w:rPr>
        <w:t xml:space="preserve"> to assisting in diagnostic and treatment decisions and optimizing the medical visit process, AI is driving medicine toward a more preventive, precise, and personalized future. Through AI technology, future medical processes will become more intelligent and humane, bringing greater improvements to human health.</w:t>
      </w:r>
    </w:p>
    <w:p w:rsidRPr="005F6738" w:rsidR="00961F07" w:rsidP="00961F07" w:rsidRDefault="00CC722D" w14:paraId="4A3F5E9E" w14:textId="77777777">
      <w:pPr>
        <w:rPr>
          <w:rFonts w:ascii=".applesystemui" w:hAnsi=".applesystemui"/>
        </w:rPr>
      </w:pPr>
      <w:r w:rsidRPr="005F6738">
        <w:rPr>
          <w:rFonts w:ascii=".applesystemui" w:hAnsi=".applesystemui"/>
        </w:rPr>
        <w:pict w14:anchorId="01DA3966">
          <v:rect id="_x0000_i1026" style="width:0;height:1.5pt" o:hr="t" o:hrstd="t" o:hrnoshade="t" o:hralign="center" fillcolor="#1b1c1d" stroked="f"/>
        </w:pict>
      </w:r>
    </w:p>
    <w:p w:rsidRPr="005F6738" w:rsidR="00961F07" w:rsidP="00961F07" w:rsidRDefault="00961F07" w14:paraId="7C1DA943" w14:textId="77777777">
      <w:pPr>
        <w:rPr>
          <w:rFonts w:ascii=".applesystemui" w:hAnsi=".applesystemui"/>
          <w:b/>
          <w:bCs/>
        </w:rPr>
      </w:pPr>
      <w:r w:rsidRPr="005F6738">
        <w:rPr>
          <w:rFonts w:ascii=".applesystemui" w:hAnsi=".applesystemui"/>
          <w:b/>
          <w:bCs/>
        </w:rPr>
        <w:t>3. Reflection and Discussion</w:t>
      </w:r>
    </w:p>
    <w:p w:rsidRPr="005F6738" w:rsidR="00961F07" w:rsidP="00961F07" w:rsidRDefault="00961F07" w14:paraId="68968AEA" w14:textId="357DAA23">
      <w:pPr>
        <w:rPr>
          <w:rFonts w:ascii=".applesystemui" w:hAnsi=".applesystemui"/>
        </w:rPr>
      </w:pPr>
      <w:r w:rsidRPr="005F6738">
        <w:rPr>
          <w:rFonts w:ascii=".applesystemui" w:hAnsi=".applesystemui"/>
        </w:rPr>
        <w:t>(</w:t>
      </w:r>
      <w:r w:rsidR="0048147F">
        <w:rPr>
          <w:rFonts w:hint="eastAsia" w:ascii=".applesystemui" w:hAnsi=".applesystemui"/>
        </w:rPr>
        <w:t>1</w:t>
      </w:r>
      <w:r w:rsidRPr="005F6738">
        <w:rPr>
          <w:rFonts w:ascii=".applesystemui" w:hAnsi=".applesystemui"/>
        </w:rPr>
        <w:t xml:space="preserve">) The AI-enhanced microscope can improve the quality of microscopic images (turning noisy pictures into high-definition ones) and can also convert transmitted light images into </w:t>
      </w:r>
      <w:r w:rsidRPr="005F6738" w:rsidR="00AC69E8">
        <w:rPr>
          <w:rFonts w:ascii=".applesystemui" w:hAnsi=".applesystemui"/>
          <w:color w:val="EE0000"/>
        </w:rPr>
        <w:t>fluorescence microscopy</w:t>
      </w:r>
      <w:r w:rsidRPr="005F6738">
        <w:rPr>
          <w:rFonts w:ascii=".applesystemui" w:hAnsi=".applesystemui"/>
        </w:rPr>
        <w:t xml:space="preserve"> images. However, images processed by algorithms may be "distorted" in their details. Do you think this problem will affect its application in the medical field?</w:t>
      </w:r>
    </w:p>
    <w:p w:rsidRPr="005F6738" w:rsidR="00961F07" w:rsidP="00961F07" w:rsidRDefault="00961F07" w14:paraId="725C1BD4" w14:textId="3B8B559B">
      <w:pPr>
        <w:rPr>
          <w:rFonts w:ascii=".applesystemui" w:hAnsi=".applesystemui"/>
        </w:rPr>
      </w:pPr>
      <w:r w:rsidRPr="005F6738">
        <w:rPr>
          <w:rFonts w:ascii=".applesystemui" w:hAnsi=".applesystemui"/>
        </w:rPr>
        <w:t>(</w:t>
      </w:r>
      <w:r w:rsidR="0048147F">
        <w:rPr>
          <w:rFonts w:hint="eastAsia" w:ascii=".applesystemui" w:hAnsi=".applesystemui"/>
        </w:rPr>
        <w:t>2</w:t>
      </w:r>
      <w:r w:rsidRPr="005F6738">
        <w:rPr>
          <w:rFonts w:ascii=".applesystemui" w:hAnsi=".applesystemui"/>
        </w:rPr>
        <w:t>) The accuracy of AI-assisted diagnosis cannot reach 100%. Who should be responsible for cases of misdiagnosis and missed diagnosis? Do you think this will limit the application of this technology?</w:t>
      </w:r>
    </w:p>
    <w:p w:rsidRPr="005F6738" w:rsidR="00961F07" w:rsidP="00961F07" w:rsidRDefault="00CC722D" w14:paraId="52A498A3" w14:textId="77777777">
      <w:pPr>
        <w:rPr>
          <w:rFonts w:ascii=".applesystemui" w:hAnsi=".applesystemui"/>
        </w:rPr>
      </w:pPr>
      <w:r w:rsidRPr="005F6738">
        <w:rPr>
          <w:rFonts w:ascii=".applesystemui" w:hAnsi=".applesystemui"/>
        </w:rPr>
        <w:pict w14:anchorId="2BD8A9F7">
          <v:rect id="_x0000_i1027" style="width:0;height:1.5pt" o:hr="t" o:hrstd="t" o:hrnoshade="t" o:hralign="center" fillcolor="#1b1c1d" stroked="f"/>
        </w:pict>
      </w:r>
    </w:p>
    <w:p w:rsidRPr="005F6738" w:rsidR="00961F07" w:rsidP="00961F07" w:rsidRDefault="00961F07" w14:paraId="0F80928A" w14:textId="77777777">
      <w:pPr>
        <w:rPr>
          <w:rFonts w:ascii=".applesystemui" w:hAnsi=".applesystemui"/>
          <w:b/>
          <w:bCs/>
        </w:rPr>
      </w:pPr>
      <w:r w:rsidRPr="005F6738">
        <w:rPr>
          <w:rFonts w:ascii=".applesystemui" w:hAnsi=".applesystemui"/>
          <w:b/>
          <w:bCs/>
        </w:rPr>
        <w:t>4. Hands-on Exploration</w:t>
      </w:r>
    </w:p>
    <w:p w:rsidRPr="005F6738" w:rsidR="00961F07" w:rsidP="00961F07" w:rsidRDefault="00AC69E8" w14:paraId="6F756710" w14:textId="6AE6DB74">
      <w:pPr>
        <w:rPr>
          <w:rFonts w:ascii=".applesystemui" w:hAnsi=".applesystemui"/>
        </w:rPr>
      </w:pPr>
      <w:r w:rsidRPr="005F6738">
        <w:rPr>
          <w:rFonts w:ascii=".applesystemui" w:hAnsi=".applesystemui"/>
          <w:color w:val="EE0000"/>
        </w:rPr>
        <w:t>CAR-T</w:t>
      </w:r>
      <w:r w:rsidRPr="005F6738" w:rsidR="00961F07">
        <w:rPr>
          <w:rFonts w:ascii=".applesystemui" w:hAnsi=".applesystemui"/>
        </w:rPr>
        <w:t xml:space="preserve"> is a typical </w:t>
      </w:r>
      <w:r w:rsidRPr="005F6738">
        <w:rPr>
          <w:rFonts w:ascii=".applesystemui" w:hAnsi=".applesystemui"/>
          <w:color w:val="EE0000"/>
        </w:rPr>
        <w:t>immunotherapy</w:t>
      </w:r>
      <w:r w:rsidRPr="005F6738" w:rsidR="00961F07">
        <w:rPr>
          <w:rFonts w:ascii=".applesystemui" w:hAnsi=".applesystemui"/>
        </w:rPr>
        <w:t xml:space="preserve"> that has brought hope for curing cancer. Working in groups, choose a suitable format to introduce </w:t>
      </w:r>
      <w:r w:rsidRPr="005F6738">
        <w:rPr>
          <w:rFonts w:ascii=".applesystemui" w:hAnsi=".applesystemui"/>
          <w:color w:val="EE0000"/>
        </w:rPr>
        <w:t>CAR-T</w:t>
      </w:r>
      <w:r w:rsidRPr="005F6738" w:rsidR="00961F07">
        <w:rPr>
          <w:rFonts w:ascii=".applesystemui" w:hAnsi=".applesystemui"/>
        </w:rPr>
        <w:t xml:space="preserve"> technology, such as a stage play, a poster, or a talk show. Be sure to include the application of </w:t>
      </w:r>
      <w:r w:rsidRPr="005F6738">
        <w:rPr>
          <w:rFonts w:ascii=".applesystemui" w:hAnsi=".applesystemui"/>
          <w:color w:val="EE0000"/>
        </w:rPr>
        <w:t>artificial intelligence</w:t>
      </w:r>
      <w:r w:rsidRPr="005F6738" w:rsidR="00961F07">
        <w:rPr>
          <w:rFonts w:ascii=".applesystemui" w:hAnsi=".applesystemui"/>
        </w:rPr>
        <w:t xml:space="preserve"> in </w:t>
      </w:r>
      <w:r w:rsidRPr="005F6738">
        <w:rPr>
          <w:rFonts w:ascii=".applesystemui" w:hAnsi=".applesystemui"/>
          <w:color w:val="EE0000"/>
        </w:rPr>
        <w:t>CAR-T</w:t>
      </w:r>
      <w:r w:rsidRPr="005F6738" w:rsidR="00961F07">
        <w:rPr>
          <w:rFonts w:ascii=".applesystemui" w:hAnsi=".applesystemui"/>
        </w:rPr>
        <w:t>.</w:t>
      </w:r>
    </w:p>
    <w:p w:rsidRPr="005F6738" w:rsidR="00961F07" w:rsidP="00961F07" w:rsidRDefault="00CC722D" w14:paraId="05FFD0A5" w14:textId="77777777">
      <w:pPr>
        <w:rPr>
          <w:rFonts w:ascii=".applesystemui" w:hAnsi=".applesystemui"/>
        </w:rPr>
      </w:pPr>
      <w:r w:rsidRPr="005F6738">
        <w:rPr>
          <w:rFonts w:ascii=".applesystemui" w:hAnsi=".applesystemui"/>
        </w:rPr>
        <w:pict w14:anchorId="31FD2D25">
          <v:rect id="_x0000_i1028" style="width:0;height:1.5pt" o:hr="t" o:hrstd="t" o:hrnoshade="t" o:hralign="center" fillcolor="#1b1c1d" stroked="f"/>
        </w:pict>
      </w:r>
    </w:p>
    <w:p w:rsidRPr="005F6738" w:rsidR="00961F07" w:rsidP="00961F07" w:rsidRDefault="00961F07" w14:paraId="41F3F8EC" w14:textId="6D83F0B2">
      <w:pPr>
        <w:rPr>
          <w:rFonts w:ascii=".applesystemui" w:hAnsi=".applesystemui"/>
          <w:b/>
          <w:bCs/>
        </w:rPr>
      </w:pPr>
      <w:r w:rsidRPr="005F6738">
        <w:rPr>
          <w:rFonts w:ascii=".applesystemui" w:hAnsi=".applesystemui"/>
          <w:b/>
          <w:bCs/>
        </w:rPr>
        <w:t>Figure Captions</w:t>
      </w:r>
    </w:p>
    <w:p w:rsidRPr="005F6738" w:rsidR="00961F07" w:rsidP="007F0D54" w:rsidRDefault="00961F07" w14:paraId="47A14B4D" w14:textId="42EF0A5E">
      <w:pPr>
        <w:ind w:firstLine="360"/>
        <w:rPr>
          <w:rFonts w:ascii=".applesystemui" w:hAnsi=".applesystemui"/>
        </w:rPr>
      </w:pPr>
      <w:r w:rsidRPr="005F6738">
        <w:rPr>
          <w:rFonts w:ascii=".applesystemui" w:hAnsi=".applesystemui"/>
          <w:b/>
          <w:bCs/>
        </w:rPr>
        <w:t>Figure 4-27:</w:t>
      </w:r>
      <w:r w:rsidRPr="005F6738">
        <w:rPr>
          <w:rFonts w:ascii=".applesystemui" w:hAnsi=".applesystemui"/>
        </w:rPr>
        <w:t xml:space="preserve"> </w:t>
      </w:r>
      <w:r w:rsidR="00573190">
        <w:rPr>
          <w:rFonts w:hint="eastAsia" w:ascii=".applesystemui" w:hAnsi=".applesystemui"/>
        </w:rPr>
        <w:t>T</w:t>
      </w:r>
      <w:r w:rsidRPr="005F6738">
        <w:rPr>
          <w:rFonts w:ascii=".applesystemui" w:hAnsi=".applesystemui"/>
        </w:rPr>
        <w:t>he process of cellular immunity</w:t>
      </w:r>
      <w:r w:rsidR="00BE5A0E">
        <w:rPr>
          <w:rFonts w:hint="eastAsia" w:ascii=".applesystemui" w:hAnsi=".applesystemui"/>
        </w:rPr>
        <w:t>.</w:t>
      </w:r>
    </w:p>
    <w:p w:rsidRPr="005F6738" w:rsidR="00961F07" w:rsidP="00573190" w:rsidRDefault="00961F07" w14:paraId="11D2B373" w14:textId="5B62EC75">
      <w:pPr>
        <w:ind w:left="360"/>
        <w:rPr>
          <w:rFonts w:ascii=".applesystemui" w:hAnsi=".applesystemui"/>
        </w:rPr>
      </w:pPr>
      <w:r w:rsidRPr="005F6738">
        <w:rPr>
          <w:rFonts w:ascii=".applesystemui" w:hAnsi=".applesystemui"/>
          <w:b/>
          <w:bCs/>
        </w:rPr>
        <w:t>Figure 4-28:</w:t>
      </w:r>
      <w:r w:rsidRPr="005F6738">
        <w:rPr>
          <w:rFonts w:ascii=".applesystemui" w:hAnsi=".applesystemui"/>
        </w:rPr>
        <w:t xml:space="preserve"> </w:t>
      </w:r>
      <w:r w:rsidR="00D75329">
        <w:rPr>
          <w:rFonts w:hint="eastAsia" w:ascii=".applesystemui" w:hAnsi=".applesystemui"/>
        </w:rPr>
        <w:t>Using</w:t>
      </w:r>
      <w:r w:rsidRPr="005F6738">
        <w:rPr>
          <w:rFonts w:ascii=".applesystemui" w:hAnsi=".applesystemui"/>
        </w:rPr>
        <w:t xml:space="preserve"> a </w:t>
      </w:r>
      <w:r w:rsidRPr="005F6738" w:rsidR="00AC69E8">
        <w:rPr>
          <w:rFonts w:ascii=".applesystemui" w:hAnsi=".applesystemui"/>
          <w:color w:val="EE0000"/>
        </w:rPr>
        <w:t>Recurrent Neural Network (RNN)</w:t>
      </w:r>
      <w:r w:rsidRPr="005F6738">
        <w:rPr>
          <w:rFonts w:ascii=".applesystemui" w:hAnsi=".applesystemui"/>
        </w:rPr>
        <w:t xml:space="preserve"> model </w:t>
      </w:r>
      <w:r w:rsidR="00D75329">
        <w:rPr>
          <w:rFonts w:hint="eastAsia" w:ascii=".applesystemui" w:hAnsi=".applesystemui"/>
        </w:rPr>
        <w:t xml:space="preserve">to synthesize </w:t>
      </w:r>
      <w:r w:rsidR="00573190">
        <w:rPr>
          <w:rFonts w:hint="eastAsia" w:ascii=".applesystemui" w:hAnsi=".applesystemui"/>
        </w:rPr>
        <w:t xml:space="preserve">molecules with </w:t>
      </w:r>
      <w:r w:rsidRPr="005F6738">
        <w:rPr>
          <w:rFonts w:ascii=".applesystemui" w:hAnsi=".applesystemui"/>
        </w:rPr>
        <w:t>desired properties.</w:t>
      </w:r>
    </w:p>
    <w:p w:rsidRPr="005F6738" w:rsidR="00961F07" w:rsidP="00D75329" w:rsidRDefault="00961F07" w14:paraId="5B3AFA86" w14:textId="285485CD">
      <w:pPr>
        <w:ind w:left="360"/>
        <w:rPr>
          <w:rFonts w:ascii=".applesystemui" w:hAnsi=".applesystemui"/>
        </w:rPr>
      </w:pPr>
      <w:r w:rsidRPr="005F6738">
        <w:rPr>
          <w:rFonts w:ascii=".applesystemui" w:hAnsi=".applesystemui"/>
          <w:b/>
          <w:bCs/>
        </w:rPr>
        <w:lastRenderedPageBreak/>
        <w:t>Figure 4-29:</w:t>
      </w:r>
      <w:r w:rsidRPr="005F6738">
        <w:rPr>
          <w:rFonts w:ascii=".applesystemui" w:hAnsi=".applesystemui"/>
        </w:rPr>
        <w:t xml:space="preserve"> </w:t>
      </w:r>
      <w:r w:rsidR="00D75329">
        <w:rPr>
          <w:rFonts w:hint="eastAsia" w:ascii=".applesystemui" w:hAnsi=".applesystemui"/>
        </w:rPr>
        <w:t>A</w:t>
      </w:r>
      <w:r w:rsidRPr="005F6738">
        <w:rPr>
          <w:rFonts w:ascii=".applesystemui" w:hAnsi=".applesystemui"/>
        </w:rPr>
        <w:t xml:space="preserve"> noisy, low-quality image of cells processed by the </w:t>
      </w:r>
      <w:proofErr w:type="spellStart"/>
      <w:r w:rsidRPr="005F6738" w:rsidR="00AC69E8">
        <w:rPr>
          <w:rFonts w:ascii=".applesystemui" w:hAnsi=".applesystemui"/>
          <w:color w:val="EE0000"/>
        </w:rPr>
        <w:t>GVTNet</w:t>
      </w:r>
      <w:proofErr w:type="spellEnd"/>
      <w:r w:rsidRPr="005F6738">
        <w:rPr>
          <w:rFonts w:ascii=".applesystemui" w:hAnsi=".applesystemui"/>
        </w:rPr>
        <w:t xml:space="preserve"> model to produce a clear, high-definition output image.</w:t>
      </w:r>
    </w:p>
    <w:p w:rsidRPr="005F6738" w:rsidR="00961F07" w:rsidP="00D75329" w:rsidRDefault="00961F07" w14:paraId="00A9C5EB" w14:textId="2FC62CD3">
      <w:pPr>
        <w:ind w:left="360"/>
        <w:rPr>
          <w:rFonts w:ascii=".applesystemui" w:hAnsi=".applesystemui"/>
        </w:rPr>
      </w:pPr>
      <w:r w:rsidRPr="005F6738">
        <w:rPr>
          <w:rFonts w:ascii=".applesystemui" w:hAnsi=".applesystemui"/>
          <w:b/>
          <w:bCs/>
        </w:rPr>
        <w:t>Figure 4-30:</w:t>
      </w:r>
      <w:r w:rsidRPr="005F6738">
        <w:rPr>
          <w:rFonts w:ascii=".applesystemui" w:hAnsi=".applesystemui"/>
        </w:rPr>
        <w:t xml:space="preserve"> </w:t>
      </w:r>
      <w:r w:rsidR="00D75329">
        <w:rPr>
          <w:rFonts w:hint="eastAsia" w:ascii=".applesystemui" w:hAnsi=".applesystemui"/>
        </w:rPr>
        <w:t>A</w:t>
      </w:r>
      <w:r w:rsidRPr="005F6738">
        <w:rPr>
          <w:rFonts w:ascii=".applesystemui" w:hAnsi=".applesystemui"/>
        </w:rPr>
        <w:t xml:space="preserve">n image from a </w:t>
      </w:r>
      <w:r w:rsidRPr="005F6738" w:rsidR="00AC69E8">
        <w:rPr>
          <w:rFonts w:ascii=".applesystemui" w:hAnsi=".applesystemui"/>
          <w:color w:val="EE0000"/>
        </w:rPr>
        <w:t>transmission light microscope</w:t>
      </w:r>
      <w:r w:rsidRPr="005F6738">
        <w:rPr>
          <w:rFonts w:ascii=".applesystemui" w:hAnsi=".applesystemui"/>
        </w:rPr>
        <w:t xml:space="preserve"> converted by the </w:t>
      </w:r>
      <w:proofErr w:type="spellStart"/>
      <w:r w:rsidRPr="005F6738" w:rsidR="00AC69E8">
        <w:rPr>
          <w:rFonts w:ascii=".applesystemui" w:hAnsi=".applesystemui"/>
          <w:color w:val="EE0000"/>
        </w:rPr>
        <w:t>GVTNet</w:t>
      </w:r>
      <w:proofErr w:type="spellEnd"/>
      <w:r w:rsidRPr="005F6738">
        <w:rPr>
          <w:rFonts w:ascii=".applesystemui" w:hAnsi=".applesystemui"/>
        </w:rPr>
        <w:t xml:space="preserve"> model into a colorful </w:t>
      </w:r>
      <w:r w:rsidRPr="005F6738" w:rsidR="00AC69E8">
        <w:rPr>
          <w:rFonts w:ascii=".applesystemui" w:hAnsi=".applesystemui"/>
          <w:color w:val="EE0000"/>
        </w:rPr>
        <w:t>fluorescence microscopy</w:t>
      </w:r>
      <w:r w:rsidRPr="005F6738">
        <w:rPr>
          <w:rFonts w:ascii=".applesystemui" w:hAnsi=".applesystemui"/>
        </w:rPr>
        <w:t xml:space="preserve"> image.</w:t>
      </w:r>
    </w:p>
    <w:p w:rsidRPr="005F6738" w:rsidR="004F4B44" w:rsidP="00D83265" w:rsidRDefault="00961F07" w14:paraId="424ED64F" w14:textId="6F211DEA">
      <w:pPr>
        <w:ind w:left="360"/>
        <w:rPr>
          <w:rFonts w:hint="eastAsia" w:ascii=".applesystemui" w:hAnsi=".applesystemui"/>
        </w:rPr>
      </w:pPr>
      <w:r w:rsidRPr="005F6738">
        <w:rPr>
          <w:rFonts w:ascii=".applesystemui" w:hAnsi=".applesystemui"/>
          <w:b/>
          <w:bCs/>
        </w:rPr>
        <w:t>Figure 4-31:</w:t>
      </w:r>
      <w:r w:rsidRPr="005F6738">
        <w:rPr>
          <w:rFonts w:ascii=".applesystemui" w:hAnsi=".applesystemui"/>
        </w:rPr>
        <w:t xml:space="preserve"> </w:t>
      </w:r>
      <w:r w:rsidR="00D83265">
        <w:rPr>
          <w:rFonts w:hint="eastAsia" w:ascii=".applesystemui" w:hAnsi=".applesystemui"/>
        </w:rPr>
        <w:t>U</w:t>
      </w:r>
      <w:r w:rsidRPr="005F6738">
        <w:rPr>
          <w:rFonts w:ascii=".applesystemui" w:hAnsi=".applesystemui"/>
        </w:rPr>
        <w:t xml:space="preserve">sing a </w:t>
      </w:r>
      <w:r w:rsidRPr="005F6738" w:rsidR="00AC69E8">
        <w:rPr>
          <w:rFonts w:ascii=".applesystemui" w:hAnsi=".applesystemui"/>
          <w:color w:val="EE0000"/>
        </w:rPr>
        <w:t>deep convolutional neural network</w:t>
      </w:r>
      <w:r w:rsidR="00D83265">
        <w:rPr>
          <w:rFonts w:hint="eastAsia" w:ascii=".applesystemui" w:hAnsi=".applesystemui"/>
        </w:rPr>
        <w:t xml:space="preserve"> </w:t>
      </w:r>
      <w:r w:rsidR="00D75329">
        <w:rPr>
          <w:rFonts w:hint="eastAsia" w:ascii=".applesystemui" w:hAnsi=".applesystemui"/>
        </w:rPr>
        <w:t>t</w:t>
      </w:r>
      <w:r w:rsidR="00D83265">
        <w:rPr>
          <w:rFonts w:hint="eastAsia" w:ascii=".applesystemui" w:hAnsi=".applesystemui"/>
        </w:rPr>
        <w:t xml:space="preserve">o locate </w:t>
      </w:r>
      <w:r w:rsidR="00D75329">
        <w:rPr>
          <w:rFonts w:hint="eastAsia" w:ascii=".applesystemui" w:hAnsi=".applesystemui"/>
        </w:rPr>
        <w:t xml:space="preserve">cancer cells. </w:t>
      </w:r>
    </w:p>
    <w:sectPr w:rsidRPr="005F6738" w:rsidR="004F4B44">
      <w:pgSz w:w="11906" w:h="16838" w:orient="portrait"/>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69E8" w:rsidP="00AC69E8" w:rsidRDefault="00AC69E8" w14:paraId="7B69362B" w14:textId="77777777">
      <w:pPr>
        <w:spacing w:after="0" w:line="240" w:lineRule="auto"/>
      </w:pPr>
      <w:r>
        <w:separator/>
      </w:r>
    </w:p>
  </w:endnote>
  <w:endnote w:type="continuationSeparator" w:id="0">
    <w:p w:rsidR="00AC69E8" w:rsidP="00AC69E8" w:rsidRDefault="00AC69E8" w14:paraId="762C03B0"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pplesystemu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69E8" w:rsidP="00AC69E8" w:rsidRDefault="00AC69E8" w14:paraId="0351D414" w14:textId="77777777">
      <w:pPr>
        <w:spacing w:after="0" w:line="240" w:lineRule="auto"/>
      </w:pPr>
      <w:r>
        <w:separator/>
      </w:r>
    </w:p>
  </w:footnote>
  <w:footnote w:type="continuationSeparator" w:id="0">
    <w:p w:rsidR="00AC69E8" w:rsidP="00AC69E8" w:rsidRDefault="00AC69E8" w14:paraId="11EF7F5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D03007"/>
    <w:multiLevelType w:val="multilevel"/>
    <w:tmpl w:val="940E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F544CD"/>
    <w:multiLevelType w:val="multilevel"/>
    <w:tmpl w:val="3A38C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457098"/>
    <w:multiLevelType w:val="hybridMultilevel"/>
    <w:tmpl w:val="D3D8804A"/>
    <w:lvl w:ilvl="0" w:tplc="603C3E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295B52A2"/>
    <w:multiLevelType w:val="multilevel"/>
    <w:tmpl w:val="A7224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80313"/>
    <w:multiLevelType w:val="multilevel"/>
    <w:tmpl w:val="445CD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939BD"/>
    <w:multiLevelType w:val="multilevel"/>
    <w:tmpl w:val="919699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788623632">
    <w:abstractNumId w:val="1"/>
  </w:num>
  <w:num w:numId="2" w16cid:durableId="2006664933">
    <w:abstractNumId w:val="4"/>
  </w:num>
  <w:num w:numId="3" w16cid:durableId="1230114879">
    <w:abstractNumId w:val="0"/>
  </w:num>
  <w:num w:numId="4" w16cid:durableId="619805159">
    <w:abstractNumId w:val="3"/>
  </w:num>
  <w:num w:numId="5" w16cid:durableId="815950840">
    <w:abstractNumId w:val="5"/>
  </w:num>
  <w:num w:numId="6" w16cid:durableId="24353578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val="true"/>
  <w:defaultTabStop w:val="420"/>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B2"/>
    <w:rsid w:val="00197E7D"/>
    <w:rsid w:val="00235EB2"/>
    <w:rsid w:val="00353290"/>
    <w:rsid w:val="00365793"/>
    <w:rsid w:val="003B3B2B"/>
    <w:rsid w:val="0048147F"/>
    <w:rsid w:val="004F4B44"/>
    <w:rsid w:val="00573190"/>
    <w:rsid w:val="005F6738"/>
    <w:rsid w:val="00704642"/>
    <w:rsid w:val="007A5440"/>
    <w:rsid w:val="007F0D54"/>
    <w:rsid w:val="00961F07"/>
    <w:rsid w:val="009E6E0F"/>
    <w:rsid w:val="00AC69E8"/>
    <w:rsid w:val="00AC6E0B"/>
    <w:rsid w:val="00BE5A0E"/>
    <w:rsid w:val="00CC722D"/>
    <w:rsid w:val="00D75329"/>
    <w:rsid w:val="00D83265"/>
    <w:rsid w:val="00F36D6E"/>
    <w:rsid w:val="071AE739"/>
    <w:rsid w:val="15C9AE77"/>
    <w:rsid w:val="16B8C836"/>
    <w:rsid w:val="2D8C4FF3"/>
    <w:rsid w:val="462BA76D"/>
    <w:rsid w:val="5FD5F68C"/>
    <w:rsid w:val="74292DA6"/>
    <w:rsid w:val="793074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197FC6"/>
  <w15:chartTrackingRefBased/>
  <w15:docId w15:val="{F308EE74-0978-4965-BC12-DC26CA218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widowControl w:val="0"/>
    </w:pPr>
  </w:style>
  <w:style w:type="paragraph" w:styleId="1">
    <w:name w:val="heading 1"/>
    <w:basedOn w:val="a"/>
    <w:next w:val="a"/>
    <w:link w:val="10"/>
    <w:uiPriority w:val="9"/>
    <w:qFormat/>
    <w:rsid w:val="00235EB2"/>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2">
    <w:name w:val="heading 2"/>
    <w:basedOn w:val="a"/>
    <w:next w:val="a"/>
    <w:link w:val="20"/>
    <w:uiPriority w:val="9"/>
    <w:semiHidden/>
    <w:unhideWhenUsed/>
    <w:qFormat/>
    <w:rsid w:val="00235EB2"/>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paragraph" w:styleId="3">
    <w:name w:val="heading 3"/>
    <w:basedOn w:val="a"/>
    <w:next w:val="a"/>
    <w:link w:val="30"/>
    <w:uiPriority w:val="9"/>
    <w:semiHidden/>
    <w:unhideWhenUsed/>
    <w:qFormat/>
    <w:rsid w:val="00235EB2"/>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35EB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35EB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35EB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35EB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35EB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35EB2"/>
    <w:pPr>
      <w:keepNext/>
      <w:keepLines/>
      <w:spacing w:after="0"/>
      <w:outlineLvl w:val="8"/>
    </w:pPr>
    <w:rPr>
      <w:rFonts w:eastAsiaTheme="majorEastAsia" w:cstheme="majorBidi"/>
      <w:color w:val="595959" w:themeColor="text1" w:themeTint="A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标题 1 字符"/>
    <w:basedOn w:val="a0"/>
    <w:link w:val="1"/>
    <w:uiPriority w:val="9"/>
    <w:rsid w:val="00235EB2"/>
    <w:rPr>
      <w:rFonts w:asciiTheme="majorHAnsi" w:hAnsiTheme="majorHAnsi" w:eastAsiaTheme="majorEastAsia" w:cstheme="majorBidi"/>
      <w:color w:val="0F4761" w:themeColor="accent1" w:themeShade="BF"/>
      <w:sz w:val="48"/>
      <w:szCs w:val="48"/>
    </w:rPr>
  </w:style>
  <w:style w:type="character" w:styleId="20" w:customStyle="1">
    <w:name w:val="标题 2 字符"/>
    <w:basedOn w:val="a0"/>
    <w:link w:val="2"/>
    <w:uiPriority w:val="9"/>
    <w:semiHidden/>
    <w:rsid w:val="00235EB2"/>
    <w:rPr>
      <w:rFonts w:asciiTheme="majorHAnsi" w:hAnsiTheme="majorHAnsi" w:eastAsiaTheme="majorEastAsia" w:cstheme="majorBidi"/>
      <w:color w:val="0F4761" w:themeColor="accent1" w:themeShade="BF"/>
      <w:sz w:val="40"/>
      <w:szCs w:val="40"/>
    </w:rPr>
  </w:style>
  <w:style w:type="character" w:styleId="30" w:customStyle="1">
    <w:name w:val="标题 3 字符"/>
    <w:basedOn w:val="a0"/>
    <w:link w:val="3"/>
    <w:uiPriority w:val="9"/>
    <w:semiHidden/>
    <w:rsid w:val="00235EB2"/>
    <w:rPr>
      <w:rFonts w:asciiTheme="majorHAnsi" w:hAnsiTheme="majorHAnsi" w:eastAsiaTheme="majorEastAsia" w:cstheme="majorBidi"/>
      <w:color w:val="0F4761" w:themeColor="accent1" w:themeShade="BF"/>
      <w:sz w:val="32"/>
      <w:szCs w:val="32"/>
    </w:rPr>
  </w:style>
  <w:style w:type="character" w:styleId="40" w:customStyle="1">
    <w:name w:val="标题 4 字符"/>
    <w:basedOn w:val="a0"/>
    <w:link w:val="4"/>
    <w:uiPriority w:val="9"/>
    <w:semiHidden/>
    <w:rsid w:val="00235EB2"/>
    <w:rPr>
      <w:rFonts w:cstheme="majorBidi"/>
      <w:color w:val="0F4761" w:themeColor="accent1" w:themeShade="BF"/>
      <w:sz w:val="28"/>
      <w:szCs w:val="28"/>
    </w:rPr>
  </w:style>
  <w:style w:type="character" w:styleId="50" w:customStyle="1">
    <w:name w:val="标题 5 字符"/>
    <w:basedOn w:val="a0"/>
    <w:link w:val="5"/>
    <w:uiPriority w:val="9"/>
    <w:semiHidden/>
    <w:rsid w:val="00235EB2"/>
    <w:rPr>
      <w:rFonts w:cstheme="majorBidi"/>
      <w:color w:val="0F4761" w:themeColor="accent1" w:themeShade="BF"/>
      <w:sz w:val="24"/>
    </w:rPr>
  </w:style>
  <w:style w:type="character" w:styleId="60" w:customStyle="1">
    <w:name w:val="标题 6 字符"/>
    <w:basedOn w:val="a0"/>
    <w:link w:val="6"/>
    <w:uiPriority w:val="9"/>
    <w:semiHidden/>
    <w:rsid w:val="00235EB2"/>
    <w:rPr>
      <w:rFonts w:cstheme="majorBidi"/>
      <w:b/>
      <w:bCs/>
      <w:color w:val="0F4761" w:themeColor="accent1" w:themeShade="BF"/>
    </w:rPr>
  </w:style>
  <w:style w:type="character" w:styleId="70" w:customStyle="1">
    <w:name w:val="标题 7 字符"/>
    <w:basedOn w:val="a0"/>
    <w:link w:val="7"/>
    <w:uiPriority w:val="9"/>
    <w:semiHidden/>
    <w:rsid w:val="00235EB2"/>
    <w:rPr>
      <w:rFonts w:cstheme="majorBidi"/>
      <w:b/>
      <w:bCs/>
      <w:color w:val="595959" w:themeColor="text1" w:themeTint="A6"/>
    </w:rPr>
  </w:style>
  <w:style w:type="character" w:styleId="80" w:customStyle="1">
    <w:name w:val="标题 8 字符"/>
    <w:basedOn w:val="a0"/>
    <w:link w:val="8"/>
    <w:uiPriority w:val="9"/>
    <w:semiHidden/>
    <w:rsid w:val="00235EB2"/>
    <w:rPr>
      <w:rFonts w:cstheme="majorBidi"/>
      <w:color w:val="595959" w:themeColor="text1" w:themeTint="A6"/>
    </w:rPr>
  </w:style>
  <w:style w:type="character" w:styleId="90" w:customStyle="1">
    <w:name w:val="标题 9 字符"/>
    <w:basedOn w:val="a0"/>
    <w:link w:val="9"/>
    <w:uiPriority w:val="9"/>
    <w:semiHidden/>
    <w:rsid w:val="00235EB2"/>
    <w:rPr>
      <w:rFonts w:eastAsiaTheme="majorEastAsia" w:cstheme="majorBidi"/>
      <w:color w:val="595959" w:themeColor="text1" w:themeTint="A6"/>
    </w:rPr>
  </w:style>
  <w:style w:type="paragraph" w:styleId="a3">
    <w:name w:val="Title"/>
    <w:basedOn w:val="a"/>
    <w:next w:val="a"/>
    <w:link w:val="a4"/>
    <w:uiPriority w:val="10"/>
    <w:qFormat/>
    <w:rsid w:val="00235EB2"/>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a4" w:customStyle="1">
    <w:name w:val="标题 字符"/>
    <w:basedOn w:val="a0"/>
    <w:link w:val="a3"/>
    <w:uiPriority w:val="10"/>
    <w:rsid w:val="00235EB2"/>
    <w:rPr>
      <w:rFonts w:asciiTheme="majorHAnsi" w:hAnsiTheme="majorHAnsi" w:eastAsiaTheme="majorEastAsia" w:cstheme="majorBidi"/>
      <w:spacing w:val="-10"/>
      <w:kern w:val="28"/>
      <w:sz w:val="56"/>
      <w:szCs w:val="56"/>
    </w:rPr>
  </w:style>
  <w:style w:type="paragraph" w:styleId="a5">
    <w:name w:val="Subtitle"/>
    <w:basedOn w:val="a"/>
    <w:next w:val="a"/>
    <w:link w:val="a6"/>
    <w:uiPriority w:val="11"/>
    <w:qFormat/>
    <w:rsid w:val="00235EB2"/>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a6" w:customStyle="1">
    <w:name w:val="副标题 字符"/>
    <w:basedOn w:val="a0"/>
    <w:link w:val="a5"/>
    <w:uiPriority w:val="11"/>
    <w:rsid w:val="00235EB2"/>
    <w:rPr>
      <w:rFonts w:asciiTheme="majorHAnsi" w:hAnsiTheme="majorHAnsi" w:eastAsiaTheme="majorEastAsia" w:cstheme="majorBidi"/>
      <w:color w:val="595959" w:themeColor="text1" w:themeTint="A6"/>
      <w:spacing w:val="15"/>
      <w:sz w:val="28"/>
      <w:szCs w:val="28"/>
    </w:rPr>
  </w:style>
  <w:style w:type="paragraph" w:styleId="a7">
    <w:name w:val="Quote"/>
    <w:basedOn w:val="a"/>
    <w:next w:val="a"/>
    <w:link w:val="a8"/>
    <w:uiPriority w:val="29"/>
    <w:qFormat/>
    <w:rsid w:val="00235EB2"/>
    <w:pPr>
      <w:spacing w:before="160"/>
      <w:jc w:val="center"/>
    </w:pPr>
    <w:rPr>
      <w:i/>
      <w:iCs/>
      <w:color w:val="404040" w:themeColor="text1" w:themeTint="BF"/>
    </w:rPr>
  </w:style>
  <w:style w:type="character" w:styleId="a8" w:customStyle="1">
    <w:name w:val="引用 字符"/>
    <w:basedOn w:val="a0"/>
    <w:link w:val="a7"/>
    <w:uiPriority w:val="29"/>
    <w:rsid w:val="00235EB2"/>
    <w:rPr>
      <w:i/>
      <w:iCs/>
      <w:color w:val="404040" w:themeColor="text1" w:themeTint="BF"/>
    </w:rPr>
  </w:style>
  <w:style w:type="paragraph" w:styleId="a9">
    <w:name w:val="List Paragraph"/>
    <w:basedOn w:val="a"/>
    <w:uiPriority w:val="34"/>
    <w:qFormat/>
    <w:rsid w:val="00235EB2"/>
    <w:pPr>
      <w:ind w:left="720"/>
      <w:contextualSpacing/>
    </w:pPr>
  </w:style>
  <w:style w:type="character" w:styleId="aa">
    <w:name w:val="Intense Emphasis"/>
    <w:basedOn w:val="a0"/>
    <w:uiPriority w:val="21"/>
    <w:qFormat/>
    <w:rsid w:val="00235EB2"/>
    <w:rPr>
      <w:i/>
      <w:iCs/>
      <w:color w:val="0F4761" w:themeColor="accent1" w:themeShade="BF"/>
    </w:rPr>
  </w:style>
  <w:style w:type="paragraph" w:styleId="ab">
    <w:name w:val="Intense Quote"/>
    <w:basedOn w:val="a"/>
    <w:next w:val="a"/>
    <w:link w:val="ac"/>
    <w:uiPriority w:val="30"/>
    <w:qFormat/>
    <w:rsid w:val="00235EB2"/>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ac" w:customStyle="1">
    <w:name w:val="明显引用 字符"/>
    <w:basedOn w:val="a0"/>
    <w:link w:val="ab"/>
    <w:uiPriority w:val="30"/>
    <w:rsid w:val="00235EB2"/>
    <w:rPr>
      <w:i/>
      <w:iCs/>
      <w:color w:val="0F4761" w:themeColor="accent1" w:themeShade="BF"/>
    </w:rPr>
  </w:style>
  <w:style w:type="character" w:styleId="ad">
    <w:name w:val="Intense Reference"/>
    <w:basedOn w:val="a0"/>
    <w:uiPriority w:val="32"/>
    <w:qFormat/>
    <w:rsid w:val="00235EB2"/>
    <w:rPr>
      <w:b/>
      <w:bCs/>
      <w:smallCaps/>
      <w:color w:val="0F4761" w:themeColor="accent1" w:themeShade="BF"/>
      <w:spacing w:val="5"/>
    </w:rPr>
  </w:style>
  <w:style w:type="paragraph" w:styleId="ae">
    <w:name w:val="header"/>
    <w:basedOn w:val="a"/>
    <w:link w:val="af"/>
    <w:uiPriority w:val="99"/>
    <w:unhideWhenUsed/>
    <w:rsid w:val="00AC69E8"/>
    <w:pPr>
      <w:tabs>
        <w:tab w:val="center" w:pos="4153"/>
        <w:tab w:val="right" w:pos="8306"/>
      </w:tabs>
      <w:snapToGrid w:val="0"/>
      <w:spacing w:line="240" w:lineRule="auto"/>
      <w:jc w:val="center"/>
    </w:pPr>
    <w:rPr>
      <w:sz w:val="18"/>
      <w:szCs w:val="18"/>
    </w:rPr>
  </w:style>
  <w:style w:type="character" w:styleId="af" w:customStyle="1">
    <w:name w:val="页眉 字符"/>
    <w:basedOn w:val="a0"/>
    <w:link w:val="ae"/>
    <w:uiPriority w:val="99"/>
    <w:rsid w:val="00AC69E8"/>
    <w:rPr>
      <w:sz w:val="18"/>
      <w:szCs w:val="18"/>
    </w:rPr>
  </w:style>
  <w:style w:type="paragraph" w:styleId="af0">
    <w:name w:val="footer"/>
    <w:basedOn w:val="a"/>
    <w:link w:val="af1"/>
    <w:uiPriority w:val="99"/>
    <w:unhideWhenUsed/>
    <w:rsid w:val="00AC69E8"/>
    <w:pPr>
      <w:tabs>
        <w:tab w:val="center" w:pos="4153"/>
        <w:tab w:val="right" w:pos="8306"/>
      </w:tabs>
      <w:snapToGrid w:val="0"/>
      <w:spacing w:line="240" w:lineRule="auto"/>
    </w:pPr>
    <w:rPr>
      <w:sz w:val="18"/>
      <w:szCs w:val="18"/>
    </w:rPr>
  </w:style>
  <w:style w:type="character" w:styleId="af1" w:customStyle="1">
    <w:name w:val="页脚 字符"/>
    <w:basedOn w:val="a0"/>
    <w:link w:val="af0"/>
    <w:uiPriority w:val="99"/>
    <w:rsid w:val="00AC69E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Yuqing Long</dc:creator>
  <keywords/>
  <dc:description/>
  <lastModifiedBy>Rachel St. John</lastModifiedBy>
  <revision>13</revision>
  <dcterms:created xsi:type="dcterms:W3CDTF">2025-08-10T02:56:00.0000000Z</dcterms:created>
  <dcterms:modified xsi:type="dcterms:W3CDTF">2025-08-11T07:45:58.8014134Z</dcterms:modified>
</coreProperties>
</file>