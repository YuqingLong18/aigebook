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47165" w:rsidR="00F9677D" w:rsidP="00F9677D" w:rsidRDefault="00F9677D" w14:paraId="7690FACE" w14:textId="00F12E33">
      <w:pPr>
        <w:rPr>
          <w:rFonts w:ascii=".applesystemui" w:hAnsi=".applesystemui"/>
          <w:b/>
          <w:bCs/>
        </w:rPr>
      </w:pPr>
      <w:r w:rsidRPr="00E47165">
        <w:rPr>
          <w:rFonts w:ascii=".applesystemui" w:hAnsi=".applesystemui"/>
          <w:b/>
          <w:bCs/>
        </w:rPr>
        <w:t xml:space="preserve">6.4 </w:t>
      </w:r>
      <w:r w:rsidRPr="00E47165" w:rsidR="005C3FE0">
        <w:rPr>
          <w:rFonts w:ascii=".applesystemui" w:hAnsi=".applesystemui"/>
          <w:b/>
          <w:bCs/>
          <w:color w:val="EE0000"/>
        </w:rPr>
        <w:t>Reinforcement Learning</w:t>
      </w:r>
    </w:p>
    <w:p w:rsidRPr="00E47165" w:rsidR="00F9677D" w:rsidP="00F9677D" w:rsidRDefault="00F9677D" w14:paraId="32F2A8DF" w14:textId="77777777">
      <w:pPr>
        <w:rPr>
          <w:rFonts w:ascii=".applesystemui" w:hAnsi=".applesystemui"/>
          <w:b/>
          <w:bCs/>
        </w:rPr>
      </w:pPr>
      <w:r w:rsidRPr="00E47165">
        <w:rPr>
          <w:rFonts w:ascii=".applesystemui" w:hAnsi=".applesystemui"/>
          <w:b/>
          <w:bCs/>
        </w:rPr>
        <w:t>1. Learning Objectives</w:t>
      </w:r>
    </w:p>
    <w:p w:rsidRPr="00E47165" w:rsidR="00F9677D" w:rsidP="00F9677D" w:rsidRDefault="00F9677D" w14:paraId="22454C8E" w14:textId="6CF1982D">
      <w:pPr>
        <w:rPr>
          <w:rFonts w:ascii=".applesystemui" w:hAnsi=".applesystemui"/>
        </w:rPr>
      </w:pPr>
      <w:r w:rsidRPr="00E47165">
        <w:rPr>
          <w:rFonts w:ascii=".applesystemui" w:hAnsi=".applesystemui"/>
        </w:rPr>
        <w:t xml:space="preserve">(1) Understand the basic concept of </w:t>
      </w:r>
      <w:r w:rsidRPr="00E47165" w:rsidR="005C3FE0">
        <w:rPr>
          <w:rFonts w:ascii=".applesystemui" w:hAnsi=".applesystemui"/>
          <w:color w:val="EE0000"/>
        </w:rPr>
        <w:t>reinforcement learning</w:t>
      </w:r>
      <w:r w:rsidRPr="00E47165">
        <w:rPr>
          <w:rFonts w:ascii=".applesystemui" w:hAnsi=".applesystemui"/>
        </w:rPr>
        <w:t xml:space="preserve"> and its differences from </w:t>
      </w:r>
      <w:r w:rsidRPr="00E47165" w:rsidR="005C3FE0">
        <w:rPr>
          <w:rFonts w:ascii=".applesystemui" w:hAnsi=".applesystemui"/>
          <w:color w:val="EE0000"/>
        </w:rPr>
        <w:t>supervised learning</w:t>
      </w:r>
      <w:r w:rsidRPr="00E47165">
        <w:rPr>
          <w:rFonts w:ascii=".applesystemui" w:hAnsi=".applesystemui"/>
        </w:rPr>
        <w:t xml:space="preserve"> and </w:t>
      </w:r>
      <w:r w:rsidRPr="00E47165" w:rsidR="005C3FE0">
        <w:rPr>
          <w:rFonts w:ascii=".applesystemui" w:hAnsi=".applesystemui"/>
          <w:color w:val="EE0000"/>
        </w:rPr>
        <w:t>unsupervised learning</w:t>
      </w:r>
      <w:r w:rsidRPr="00E47165">
        <w:rPr>
          <w:rFonts w:ascii=".applesystemui" w:hAnsi=".applesystemui"/>
        </w:rPr>
        <w:t>.</w:t>
      </w:r>
    </w:p>
    <w:p w:rsidRPr="00E47165" w:rsidR="00F9677D" w:rsidP="00F9677D" w:rsidRDefault="00F9677D" w14:paraId="57969962" w14:textId="4DAD28DB">
      <w:pPr>
        <w:rPr>
          <w:rFonts w:ascii=".applesystemui" w:hAnsi=".applesystemui"/>
        </w:rPr>
      </w:pPr>
      <w:r w:rsidRPr="00E47165">
        <w:rPr>
          <w:rFonts w:ascii=".applesystemui" w:hAnsi=".applesystemui"/>
        </w:rPr>
        <w:t xml:space="preserve">(2) Understand the core process of </w:t>
      </w:r>
      <w:r w:rsidRPr="00E47165" w:rsidR="005C3FE0">
        <w:rPr>
          <w:rFonts w:ascii=".applesystemui" w:hAnsi=".applesystemui"/>
          <w:color w:val="EE0000"/>
        </w:rPr>
        <w:t>reinforcement learning</w:t>
      </w:r>
      <w:r w:rsidRPr="00E47165">
        <w:rPr>
          <w:rFonts w:ascii=".applesystemui" w:hAnsi=".applesystemui"/>
        </w:rPr>
        <w:t xml:space="preserve">, including concepts like the reward mechanism and </w:t>
      </w:r>
      <w:r w:rsidRPr="00F54B5F" w:rsidR="00F54B5F">
        <w:rPr>
          <w:rFonts w:ascii=".applesystemui" w:hAnsi=".applesystemui"/>
          <w:color w:val="EE0000"/>
        </w:rPr>
        <w:t>policy optimization</w:t>
      </w:r>
      <w:r w:rsidRPr="00E47165">
        <w:rPr>
          <w:rFonts w:ascii=".applesystemui" w:hAnsi=".applesystemui"/>
        </w:rPr>
        <w:t>.</w:t>
      </w:r>
    </w:p>
    <w:p w:rsidRPr="00E47165" w:rsidR="00F9677D" w:rsidP="00F9677D" w:rsidRDefault="00F9677D" w14:paraId="47872E7A" w14:textId="0EA33344">
      <w:pPr>
        <w:rPr>
          <w:rFonts w:ascii=".applesystemui" w:hAnsi=".applesystemui"/>
        </w:rPr>
      </w:pPr>
      <w:r w:rsidRPr="00E47165">
        <w:rPr>
          <w:rFonts w:ascii=".applesystemui" w:hAnsi=".applesystemui"/>
        </w:rPr>
        <w:t xml:space="preserve">(3) Recognize typical applications and future potential of </w:t>
      </w:r>
      <w:r w:rsidRPr="00E47165" w:rsidR="005C3FE0">
        <w:rPr>
          <w:rFonts w:ascii=".applesystemui" w:hAnsi=".applesystemui"/>
          <w:color w:val="EE0000"/>
        </w:rPr>
        <w:t>reinforcement learning</w:t>
      </w:r>
      <w:r w:rsidRPr="00E47165">
        <w:rPr>
          <w:rFonts w:ascii=".applesystemui" w:hAnsi=".applesystemui"/>
        </w:rPr>
        <w:t xml:space="preserve"> in fields like robot training and AI gaming.</w:t>
      </w:r>
    </w:p>
    <w:p w:rsidR="001F122C" w:rsidP="00F9677D" w:rsidRDefault="001F122C" w14:paraId="3D96E15A" w14:textId="77777777">
      <w:pPr>
        <w:rPr>
          <w:rFonts w:ascii=".applesystemui" w:hAnsi=".applesystemui"/>
          <w:b/>
          <w:bCs/>
        </w:rPr>
      </w:pPr>
    </w:p>
    <w:p w:rsidRPr="00E47165" w:rsidR="00F9677D" w:rsidP="00F9677D" w:rsidRDefault="00F9677D" w14:paraId="5A906532" w14:textId="1F3B3617">
      <w:pPr>
        <w:rPr>
          <w:rFonts w:ascii=".applesystemui" w:hAnsi=".applesystemui"/>
        </w:rPr>
      </w:pPr>
      <w:r w:rsidRPr="00E47165">
        <w:rPr>
          <w:rFonts w:ascii=".applesystemui" w:hAnsi=".applesystemui"/>
        </w:rPr>
        <w:t xml:space="preserve">Section 6.3 discussed </w:t>
      </w:r>
      <w:r w:rsidRPr="00E47165" w:rsidR="005C3FE0">
        <w:rPr>
          <w:rFonts w:ascii=".applesystemui" w:hAnsi=".applesystemui"/>
          <w:color w:val="EE0000"/>
        </w:rPr>
        <w:t>supervised learning</w:t>
      </w:r>
      <w:r w:rsidRPr="00E47165">
        <w:rPr>
          <w:rFonts w:ascii=".applesystemui" w:hAnsi=".applesystemui"/>
        </w:rPr>
        <w:t xml:space="preserve"> and </w:t>
      </w:r>
      <w:r w:rsidRPr="00E47165" w:rsidR="005C3FE0">
        <w:rPr>
          <w:rFonts w:ascii=".applesystemui" w:hAnsi=".applesystemui"/>
          <w:color w:val="EE0000"/>
        </w:rPr>
        <w:t>unsupervised learning</w:t>
      </w:r>
      <w:r w:rsidRPr="00E47165">
        <w:rPr>
          <w:rFonts w:ascii=".applesystemui" w:hAnsi=".applesystemui"/>
        </w:rPr>
        <w:t xml:space="preserve">, which train </w:t>
      </w:r>
      <w:r w:rsidRPr="00E47165" w:rsidR="005C3FE0">
        <w:rPr>
          <w:rFonts w:ascii=".applesystemui" w:hAnsi=".applesystemui"/>
          <w:color w:val="EE0000"/>
        </w:rPr>
        <w:t>models</w:t>
      </w:r>
      <w:r w:rsidRPr="00E47165">
        <w:rPr>
          <w:rFonts w:ascii=".applesystemui" w:hAnsi=".applesystemui"/>
        </w:rPr>
        <w:t xml:space="preserve"> using labeled and unlabeled data, respectively. In this section, we will discuss another common learning method—</w:t>
      </w:r>
      <w:r w:rsidRPr="00E47165" w:rsidR="005C3FE0">
        <w:rPr>
          <w:rFonts w:ascii=".applesystemui" w:hAnsi=".applesystemui"/>
          <w:color w:val="EE0000"/>
        </w:rPr>
        <w:t>reinforcement learning</w:t>
      </w:r>
      <w:r w:rsidRPr="00E47165">
        <w:rPr>
          <w:rFonts w:ascii=".applesystemui" w:hAnsi=".applesystemui"/>
        </w:rPr>
        <w:t>. In this learning approach, there is no pre-existing data. Instead, the machine must learn how to make the best decisions through continuous trial and error. For example, this method is used to train a robot to complete a task in an unknown environment or to train an AI system to master a game and become an expert player.</w:t>
      </w:r>
    </w:p>
    <w:p w:rsidRPr="00E47165" w:rsidR="00F9677D" w:rsidP="00F9677D" w:rsidRDefault="00F9677D" w14:paraId="70872732" w14:textId="77777777">
      <w:pPr>
        <w:rPr>
          <w:rFonts w:ascii=".applesystemui" w:hAnsi=".applesystemui"/>
        </w:rPr>
      </w:pPr>
      <w:r w:rsidRPr="00E47165">
        <w:rPr>
          <w:rFonts w:ascii=".applesystemui" w:hAnsi=".applesystemui"/>
        </w:rPr>
        <w:t>These scenarios share the following characteristics:</w:t>
      </w:r>
    </w:p>
    <w:p w:rsidRPr="00E47165" w:rsidR="00F9677D" w:rsidP="00F9677D" w:rsidRDefault="00F9677D" w14:paraId="0BF7A8EC" w14:textId="77777777">
      <w:pPr>
        <w:rPr>
          <w:rFonts w:ascii=".applesystemui" w:hAnsi=".applesystemui"/>
        </w:rPr>
      </w:pPr>
      <w:r w:rsidRPr="00E47165">
        <w:rPr>
          <w:rFonts w:ascii=".applesystemui" w:hAnsi=".applesystemui"/>
        </w:rPr>
        <w:t>(1) The machine must interact with the environment to receive training signals.</w:t>
      </w:r>
    </w:p>
    <w:p w:rsidRPr="00E47165" w:rsidR="00F9677D" w:rsidP="00F9677D" w:rsidRDefault="00F9677D" w14:paraId="37180DAC" w14:textId="77777777">
      <w:pPr>
        <w:rPr>
          <w:rFonts w:ascii=".applesystemui" w:hAnsi=".applesystemui"/>
        </w:rPr>
      </w:pPr>
      <w:r w:rsidRPr="00E47165">
        <w:rPr>
          <w:rFonts w:ascii=".applesystemui" w:hAnsi=".applesystemui"/>
        </w:rPr>
        <w:t>(2) The training signals are not always immediate; they may only be obtained after a series of interactions and actions.</w:t>
      </w:r>
    </w:p>
    <w:p w:rsidRPr="00E47165" w:rsidR="00F9677D" w:rsidP="00F9677D" w:rsidRDefault="00F9677D" w14:paraId="30D15235" w14:textId="26953E0A">
      <w:pPr>
        <w:rPr>
          <w:rFonts w:ascii=".applesystemui" w:hAnsi=".applesystemui"/>
        </w:rPr>
      </w:pPr>
      <w:r w:rsidRPr="00E47165">
        <w:rPr>
          <w:rFonts w:ascii=".applesystemui" w:hAnsi=".applesystemui"/>
        </w:rPr>
        <w:t xml:space="preserve">For instance, when training a robot, it needs to constantly explore its environment to gain experience. This experience might come from failed attempts, like falling over, or from achieving a milestone. This method of learning through interaction with an environment and based on feedback is called </w:t>
      </w:r>
      <w:r w:rsidRPr="00E47165" w:rsidR="005C3FE0">
        <w:rPr>
          <w:rFonts w:ascii=".applesystemui" w:hAnsi=".applesystemui"/>
          <w:color w:val="EE0000"/>
        </w:rPr>
        <w:t>reinforcement learning</w:t>
      </w:r>
      <w:r w:rsidRPr="00E47165">
        <w:rPr>
          <w:rFonts w:ascii=".applesystemui" w:hAnsi=".applesystemui"/>
        </w:rPr>
        <w:t>.</w:t>
      </w:r>
    </w:p>
    <w:p w:rsidR="00F54B5F" w:rsidP="00F9677D" w:rsidRDefault="00F54B5F" w14:paraId="70FB7A69" w14:textId="77777777">
      <w:pPr>
        <w:rPr>
          <w:rFonts w:ascii=".applesystemui" w:hAnsi=".applesystemui"/>
          <w:b/>
          <w:bCs/>
        </w:rPr>
      </w:pPr>
    </w:p>
    <w:p w:rsidRPr="00F54B5F" w:rsidR="00F9677D" w:rsidP="00F54B5F" w:rsidRDefault="00F9677D" w14:paraId="694B831C" w14:textId="6BF82FC0">
      <w:pPr>
        <w:pStyle w:val="a9"/>
        <w:numPr>
          <w:ilvl w:val="0"/>
          <w:numId w:val="4"/>
        </w:numPr>
        <w:rPr>
          <w:rFonts w:ascii=".applesystemui" w:hAnsi=".applesystemui"/>
        </w:rPr>
      </w:pPr>
      <w:r w:rsidRPr="00F54B5F">
        <w:rPr>
          <w:rFonts w:ascii=".applesystemui" w:hAnsi=".applesystemui"/>
          <w:b/>
          <w:bCs/>
        </w:rPr>
        <w:t xml:space="preserve">Human </w:t>
      </w:r>
      <w:r w:rsidRPr="00F54B5F" w:rsidR="005C3FE0">
        <w:rPr>
          <w:rFonts w:ascii=".applesystemui" w:hAnsi=".applesystemui"/>
          <w:b/>
          <w:bCs/>
          <w:color w:val="EE0000"/>
        </w:rPr>
        <w:t>Reinforcement Learning</w:t>
      </w:r>
    </w:p>
    <w:p w:rsidRPr="00E47165" w:rsidR="00F9677D" w:rsidP="00F9677D" w:rsidRDefault="005C3FE0" w14:paraId="10F1AA6F" w14:textId="20788459">
      <w:pPr>
        <w:rPr>
          <w:rFonts w:ascii=".applesystemui" w:hAnsi=".applesystemui"/>
        </w:rPr>
      </w:pPr>
      <w:r w:rsidRPr="00E47165">
        <w:rPr>
          <w:rFonts w:ascii=".applesystemui" w:hAnsi=".applesystemui"/>
          <w:color w:val="EE0000"/>
        </w:rPr>
        <w:t>Reinforcement learning</w:t>
      </w:r>
      <w:r w:rsidRPr="00E47165" w:rsidR="00F9677D">
        <w:rPr>
          <w:rFonts w:ascii=".applesystemui" w:hAnsi=".applesystemui"/>
        </w:rPr>
        <w:t xml:space="preserve"> is a </w:t>
      </w:r>
      <w:r w:rsidRPr="00E47165">
        <w:rPr>
          <w:rFonts w:ascii=".applesystemui" w:hAnsi=".applesystemui"/>
          <w:color w:val="EE0000"/>
        </w:rPr>
        <w:t>machine learning</w:t>
      </w:r>
      <w:r w:rsidRPr="00E47165" w:rsidR="00F9677D">
        <w:rPr>
          <w:rFonts w:ascii=".applesystemui" w:hAnsi=".applesystemui"/>
        </w:rPr>
        <w:t xml:space="preserve"> method that involves learning through "trial and error." The main subject of </w:t>
      </w:r>
      <w:r w:rsidRPr="00E47165">
        <w:rPr>
          <w:rFonts w:ascii=".applesystemui" w:hAnsi=".applesystemui"/>
          <w:color w:val="EE0000"/>
        </w:rPr>
        <w:t>reinforcement learning</w:t>
      </w:r>
      <w:r w:rsidRPr="00E47165" w:rsidR="00F9677D">
        <w:rPr>
          <w:rFonts w:ascii=".applesystemui" w:hAnsi=".applesystemui"/>
        </w:rPr>
        <w:t xml:space="preserve"> (usually an </w:t>
      </w:r>
      <w:r w:rsidRPr="00E47165">
        <w:rPr>
          <w:rFonts w:ascii=".applesystemui" w:hAnsi=".applesystemui"/>
          <w:color w:val="EE0000"/>
        </w:rPr>
        <w:t>agent</w:t>
      </w:r>
      <w:r w:rsidRPr="00E47165" w:rsidR="00F9677D">
        <w:rPr>
          <w:rFonts w:ascii=".applesystemui" w:hAnsi=".applesystemui"/>
        </w:rPr>
        <w:t xml:space="preserve">) receives feedback by interacting with its environment. This feedback can be a reward (positive feedback) or a punishment (negative feedback). The </w:t>
      </w:r>
      <w:r w:rsidRPr="00E47165">
        <w:rPr>
          <w:rFonts w:ascii=".applesystemui" w:hAnsi=".applesystemui"/>
          <w:color w:val="EE0000"/>
        </w:rPr>
        <w:t>agent</w:t>
      </w:r>
      <w:r w:rsidRPr="00E47165" w:rsidR="00F9677D">
        <w:rPr>
          <w:rFonts w:ascii=".applesystemui" w:hAnsi=".applesystemui"/>
        </w:rPr>
        <w:t xml:space="preserve"> adjusts its behavior </w:t>
      </w:r>
      <w:r w:rsidRPr="00E47165">
        <w:rPr>
          <w:rFonts w:ascii=".applesystemui" w:hAnsi=".applesystemui"/>
          <w:color w:val="EE0000"/>
        </w:rPr>
        <w:t>strategy</w:t>
      </w:r>
      <w:r w:rsidRPr="00E47165" w:rsidR="00F9677D">
        <w:rPr>
          <w:rFonts w:ascii=".applesystemui" w:hAnsi=".applesystemui"/>
        </w:rPr>
        <w:t xml:space="preserve"> based on this feedback, aiming to maximize its long-term cumulative reward.</w:t>
      </w:r>
    </w:p>
    <w:p w:rsidRPr="00E47165" w:rsidR="00F9677D" w:rsidP="00F9677D" w:rsidRDefault="00F9677D" w14:paraId="22240EF6" w14:textId="209BE73F">
      <w:pPr>
        <w:rPr>
          <w:rFonts w:ascii=".applesystemui" w:hAnsi=".applesystemui"/>
        </w:rPr>
      </w:pPr>
      <w:r w:rsidRPr="00E47165">
        <w:rPr>
          <w:rFonts w:ascii=".applesystemui" w:hAnsi=".applesystemui"/>
        </w:rPr>
        <w:t>This process is similar to how a human learns to walk</w:t>
      </w:r>
      <w:r w:rsidR="00F54B5F">
        <w:rPr>
          <w:rFonts w:hint="eastAsia" w:ascii=".applesystemui" w:hAnsi=".applesystemui"/>
        </w:rPr>
        <w:t xml:space="preserve"> (Figure 6-19)</w:t>
      </w:r>
      <w:r w:rsidRPr="00E47165">
        <w:rPr>
          <w:rFonts w:ascii=".applesystemui" w:hAnsi=".applesystemui"/>
        </w:rPr>
        <w:t xml:space="preserve">. When we try to take </w:t>
      </w:r>
      <w:r w:rsidRPr="00E47165">
        <w:rPr>
          <w:rFonts w:ascii=".applesystemui" w:hAnsi=".applesystemui"/>
        </w:rPr>
        <w:lastRenderedPageBreak/>
        <w:t xml:space="preserve">our first step, we might fall. The pain we feel is a form of negative feedback. But when we successfully take a small step and stay balanced, we might receive praise from our parents, which is positive feedback. Through constant trial and adjustment, we eventually learn to walk. In this process, our parents don’t directly tell us how to take each step. Instead, they guide our behavior with encouragement and praise. We don't consciously adjust every single step; we only reflect and change our movements when we fall or receive encouragement. These are all typical features of </w:t>
      </w:r>
      <w:r w:rsidRPr="00E47165" w:rsidR="005C3FE0">
        <w:rPr>
          <w:rFonts w:ascii=".applesystemui" w:hAnsi=".applesystemui"/>
          <w:color w:val="EE0000"/>
        </w:rPr>
        <w:t>reinforcement learning</w:t>
      </w:r>
      <w:r w:rsidRPr="00E47165">
        <w:rPr>
          <w:rFonts w:ascii=".applesystemui" w:hAnsi=".applesystemui"/>
        </w:rPr>
        <w:t>.</w:t>
      </w:r>
    </w:p>
    <w:p w:rsidRPr="0067642B" w:rsidR="00F9677D" w:rsidP="0067642B" w:rsidRDefault="005C3FE0" w14:paraId="5C5EB467" w14:textId="51B1A974">
      <w:pPr>
        <w:pStyle w:val="a9"/>
        <w:numPr>
          <w:ilvl w:val="0"/>
          <w:numId w:val="4"/>
        </w:numPr>
        <w:rPr>
          <w:rFonts w:ascii=".applesystemui" w:hAnsi=".applesystemui"/>
        </w:rPr>
      </w:pPr>
      <w:r w:rsidRPr="0067642B">
        <w:rPr>
          <w:rFonts w:ascii=".applesystemui" w:hAnsi=".applesystemui"/>
          <w:b/>
          <w:bCs/>
          <w:color w:val="EE0000"/>
        </w:rPr>
        <w:t>Reinforcement Learning</w:t>
      </w:r>
      <w:r w:rsidRPr="0067642B" w:rsidR="00F9677D">
        <w:rPr>
          <w:rFonts w:ascii=".applesystemui" w:hAnsi=".applesystemui"/>
          <w:b/>
          <w:bCs/>
        </w:rPr>
        <w:t xml:space="preserve"> Methods</w:t>
      </w:r>
    </w:p>
    <w:p w:rsidRPr="00E47165" w:rsidR="00F9677D" w:rsidP="00F9677D" w:rsidRDefault="00F9677D" w14:paraId="383BC6BC" w14:textId="354BED27">
      <w:pPr>
        <w:rPr>
          <w:rFonts w:ascii=".applesystemui" w:hAnsi=".applesystemui"/>
        </w:rPr>
      </w:pPr>
      <w:r w:rsidRPr="00E47165">
        <w:rPr>
          <w:rFonts w:ascii=".applesystemui" w:hAnsi=".applesystemui"/>
        </w:rPr>
        <w:t xml:space="preserve">For machines, </w:t>
      </w:r>
      <w:r w:rsidRPr="00E47165" w:rsidR="005C3FE0">
        <w:rPr>
          <w:rFonts w:ascii=".applesystemui" w:hAnsi=".applesystemui"/>
          <w:color w:val="EE0000"/>
        </w:rPr>
        <w:t>reinforcement learning</w:t>
      </w:r>
      <w:r w:rsidRPr="00E47165">
        <w:rPr>
          <w:rFonts w:ascii=".applesystemui" w:hAnsi=".applesystemui"/>
        </w:rPr>
        <w:t xml:space="preserve"> is a process where the machine learns by interacting with an environment, constantly trying different strategies, and optimizing them. Let's use the example of a machine playing a video game to explain this</w:t>
      </w:r>
      <w:r w:rsidR="0067642B">
        <w:rPr>
          <w:rFonts w:hint="eastAsia" w:ascii=".applesystemui" w:hAnsi=".applesystemui"/>
        </w:rPr>
        <w:t xml:space="preserve"> (Figure 6-20)</w:t>
      </w:r>
      <w:r w:rsidRPr="00E47165">
        <w:rPr>
          <w:rFonts w:ascii=".applesystemui" w:hAnsi=".applesystemui"/>
        </w:rPr>
        <w:t>. In the game, the machine controls a paddle with a joystick to catch a falling ball. If it successfully catches the ball, the ball bounces up and might hit the rainbow-colored bricks at the top, which earns points. If the paddle misses the ball, points are lost. Both gaining and losing points are displayed on the screen. At the beginning, the machine doesn't know how to play and can only try moving the paddle randomly. When the paddle misses the ball, the screen shows a loss of points, which is a negative reward. When the paddle catches the ball, the screen shows a gain in points, which is a positive reward.</w:t>
      </w:r>
    </w:p>
    <w:p w:rsidRPr="00E47165" w:rsidR="00F9677D" w:rsidP="00F9677D" w:rsidRDefault="00F9677D" w14:paraId="6843E2AD" w14:textId="45105848">
      <w:pPr>
        <w:rPr>
          <w:rFonts w:ascii=".applesystemui" w:hAnsi=".applesystemui"/>
        </w:rPr>
      </w:pPr>
      <w:r w:rsidRPr="00E47165">
        <w:rPr>
          <w:rFonts w:ascii=".applesystemui" w:hAnsi=".applesystemui"/>
        </w:rPr>
        <w:t xml:space="preserve">The goal of the system (the </w:t>
      </w:r>
      <w:r w:rsidRPr="00E47165" w:rsidR="005C3FE0">
        <w:rPr>
          <w:rFonts w:ascii=".applesystemui" w:hAnsi=".applesystemui"/>
          <w:color w:val="EE0000"/>
        </w:rPr>
        <w:t>agent</w:t>
      </w:r>
      <w:r w:rsidRPr="00E47165">
        <w:rPr>
          <w:rFonts w:ascii=".applesystemui" w:hAnsi=".applesystemui"/>
        </w:rPr>
        <w:t xml:space="preserve">) is to find a behavior </w:t>
      </w:r>
      <w:r w:rsidRPr="00E47165" w:rsidR="005C3FE0">
        <w:rPr>
          <w:rFonts w:ascii=".applesystemui" w:hAnsi=".applesystemui"/>
          <w:color w:val="EE0000"/>
        </w:rPr>
        <w:t>strategy</w:t>
      </w:r>
      <w:r w:rsidRPr="00E47165">
        <w:rPr>
          <w:rFonts w:ascii=".applesystemui" w:hAnsi=".applesystemui"/>
        </w:rPr>
        <w:t xml:space="preserve"> that maximizes the long-term cumulative reward. Here, a behavior </w:t>
      </w:r>
      <w:r w:rsidRPr="00E47165" w:rsidR="005C3FE0">
        <w:rPr>
          <w:rFonts w:ascii=".applesystemui" w:hAnsi=".applesystemui"/>
          <w:color w:val="EE0000"/>
        </w:rPr>
        <w:t>strategy</w:t>
      </w:r>
      <w:r w:rsidRPr="00E47165">
        <w:rPr>
          <w:rFonts w:ascii=".applesystemui" w:hAnsi=".applesystemui"/>
        </w:rPr>
        <w:t xml:space="preserve"> refers to the action that should be taken (like pressing the left or right button) in a certain state (such as the current position of the ball, the paddle, and the appearance of the rainbow bricks). The long-term cumulative reward refers to the total earnings over a period of time. This means the machine must not only focus on the immediate reward but also consider the total future benefits.</w:t>
      </w:r>
    </w:p>
    <w:p w:rsidRPr="00E47165" w:rsidR="00F9677D" w:rsidP="00F9677D" w:rsidRDefault="00F9677D" w14:paraId="0F5BF286" w14:textId="444264BF">
      <w:pPr>
        <w:rPr>
          <w:rFonts w:ascii=".applesystemui" w:hAnsi=".applesystemui"/>
        </w:rPr>
      </w:pPr>
      <w:r w:rsidRPr="61BC332F" w:rsidR="00F9677D">
        <w:rPr>
          <w:rFonts w:ascii=".applesystemui" w:hAnsi=".applesystemui"/>
        </w:rPr>
        <w:t xml:space="preserve">For a game like catching the ball, the system adjusts its action </w:t>
      </w:r>
      <w:r w:rsidRPr="61BC332F" w:rsidR="005C3FE0">
        <w:rPr>
          <w:rFonts w:ascii=".applesystemui" w:hAnsi=".applesystemui"/>
          <w:color w:val="EE0000"/>
        </w:rPr>
        <w:t>strategy</w:t>
      </w:r>
      <w:r w:rsidRPr="61BC332F" w:rsidR="00F9677D">
        <w:rPr>
          <w:rFonts w:ascii=".applesystemui" w:hAnsi=".applesystemui"/>
        </w:rPr>
        <w:t xml:space="preserve"> based on the rewards received after each round. After many rounds of learning, the machine will become an expert player. If we are training a robot, its interaction with the environment is continuous, so the learning is also ongoing. In this case, the </w:t>
      </w:r>
      <w:r w:rsidRPr="61BC332F" w:rsidR="005C3FE0">
        <w:rPr>
          <w:rFonts w:ascii=".applesystemui" w:hAnsi=".applesystemui"/>
          <w:color w:val="EE0000"/>
        </w:rPr>
        <w:t>strategy</w:t>
      </w:r>
      <w:r w:rsidRPr="61BC332F" w:rsidR="00F9677D">
        <w:rPr>
          <w:rFonts w:ascii=".applesystemui" w:hAnsi=".applesystemui"/>
        </w:rPr>
        <w:t xml:space="preserve"> is adjusted every time a reward is received, making the machine</w:t>
      </w:r>
      <w:del w:author="Rachel St. John" w:date="2025-08-21T06:35:26.047Z" w:id="891366359">
        <w:r w:rsidRPr="61BC332F" w:rsidDel="00F9677D">
          <w:rPr>
            <w:rFonts w:ascii=".applesystemui" w:hAnsi=".applesystemui"/>
          </w:rPr>
          <w:delText xml:space="preserve"> </w:delText>
        </w:r>
        <w:r w:rsidRPr="61BC332F" w:rsidDel="00F9677D">
          <w:rPr>
            <w:rFonts w:ascii=".applesystemui" w:hAnsi=".applesystemui"/>
          </w:rPr>
          <w:delText>smarter and</w:delText>
        </w:r>
      </w:del>
      <w:r w:rsidRPr="61BC332F" w:rsidR="00F9677D">
        <w:rPr>
          <w:rFonts w:ascii=".applesystemui" w:hAnsi=".applesystemui"/>
        </w:rPr>
        <w:t xml:space="preserve"> </w:t>
      </w:r>
      <w:r w:rsidRPr="61BC332F" w:rsidR="00F9677D">
        <w:rPr>
          <w:rFonts w:ascii=".applesystemui" w:hAnsi=".applesystemui"/>
        </w:rPr>
        <w:t>smarter</w:t>
      </w:r>
      <w:r w:rsidRPr="61BC332F" w:rsidR="00F9677D">
        <w:rPr>
          <w:rFonts w:ascii=".applesystemui" w:hAnsi=".applesystemui"/>
        </w:rPr>
        <w:t xml:space="preserve"> over time.</w:t>
      </w:r>
    </w:p>
    <w:p w:rsidRPr="005A2661" w:rsidR="00F9677D" w:rsidP="005A2661" w:rsidRDefault="00F9677D" w14:paraId="5573B2D4" w14:textId="281B1EEC">
      <w:pPr>
        <w:pStyle w:val="a9"/>
        <w:numPr>
          <w:ilvl w:val="0"/>
          <w:numId w:val="4"/>
        </w:numPr>
        <w:rPr>
          <w:rFonts w:ascii=".applesystemui" w:hAnsi=".applesystemui"/>
        </w:rPr>
      </w:pPr>
      <w:r w:rsidRPr="005A2661">
        <w:rPr>
          <w:rFonts w:ascii=".applesystemui" w:hAnsi=".applesystemui"/>
          <w:b/>
          <w:bCs/>
        </w:rPr>
        <w:t xml:space="preserve">Application of </w:t>
      </w:r>
      <w:r w:rsidRPr="005A2661" w:rsidR="005C3FE0">
        <w:rPr>
          <w:rFonts w:ascii=".applesystemui" w:hAnsi=".applesystemui"/>
          <w:b/>
          <w:bCs/>
          <w:color w:val="EE0000"/>
        </w:rPr>
        <w:t>Reinforcement Learning</w:t>
      </w:r>
    </w:p>
    <w:p w:rsidRPr="00CD6DCA" w:rsidR="00F9677D" w:rsidP="00CD6DCA" w:rsidRDefault="00F9677D" w14:paraId="52A0590A" w14:textId="0A7A2906">
      <w:pPr>
        <w:pStyle w:val="a9"/>
        <w:numPr>
          <w:ilvl w:val="0"/>
          <w:numId w:val="5"/>
        </w:numPr>
        <w:rPr>
          <w:rFonts w:ascii=".applesystemui" w:hAnsi=".applesystemui"/>
        </w:rPr>
      </w:pPr>
      <w:r w:rsidRPr="00CD6DCA">
        <w:rPr>
          <w:rFonts w:ascii=".applesystemui" w:hAnsi=".applesystemui"/>
        </w:rPr>
        <w:t>Robot Training</w:t>
      </w:r>
    </w:p>
    <w:p w:rsidRPr="00E47165" w:rsidR="00F9677D" w:rsidP="00F9677D" w:rsidRDefault="005C3FE0" w14:paraId="6C84AF4B" w14:textId="0325C625">
      <w:pPr>
        <w:rPr>
          <w:rFonts w:ascii=".applesystemui" w:hAnsi=".applesystemui"/>
        </w:rPr>
      </w:pPr>
      <w:r w:rsidRPr="00E47165">
        <w:rPr>
          <w:rFonts w:ascii=".applesystemui" w:hAnsi=".applesystemui"/>
          <w:color w:val="EE0000"/>
        </w:rPr>
        <w:t>Reinforcement learning</w:t>
      </w:r>
      <w:r w:rsidRPr="00E47165" w:rsidR="00F9677D">
        <w:rPr>
          <w:rFonts w:ascii=".applesystemui" w:hAnsi=".applesystemui"/>
        </w:rPr>
        <w:t xml:space="preserve"> is widely used in training robots, such as teaching them to walk or grasp objects. By designing a suitable reward mechanism, robots can learn the skills </w:t>
      </w:r>
      <w:r w:rsidRPr="00E47165" w:rsidR="00F9677D">
        <w:rPr>
          <w:rFonts w:ascii=".applesystemui" w:hAnsi=".applesystemui"/>
        </w:rPr>
        <w:lastRenderedPageBreak/>
        <w:t xml:space="preserve">needed to perform various complex tasks. For example, researchers at the University of California, Berkeley, developed a </w:t>
      </w:r>
      <w:r w:rsidRPr="00E47165">
        <w:rPr>
          <w:rFonts w:ascii=".applesystemui" w:hAnsi=".applesystemui"/>
          <w:color w:val="EE0000"/>
        </w:rPr>
        <w:t>reinforcement learning</w:t>
      </w:r>
      <w:r w:rsidRPr="00E47165" w:rsidR="00F9677D">
        <w:rPr>
          <w:rFonts w:ascii=".applesystemui" w:hAnsi=".applesystemui"/>
        </w:rPr>
        <w:t xml:space="preserve"> </w:t>
      </w:r>
      <w:r w:rsidRPr="00E47165">
        <w:rPr>
          <w:rFonts w:ascii=".applesystemui" w:hAnsi=".applesystemui"/>
          <w:color w:val="EE0000"/>
        </w:rPr>
        <w:t>algorithm</w:t>
      </w:r>
      <w:r w:rsidRPr="00E47165" w:rsidR="00F9677D">
        <w:rPr>
          <w:rFonts w:ascii=".applesystemui" w:hAnsi=".applesystemui"/>
        </w:rPr>
        <w:t xml:space="preserve"> to train a robotic dog to walk</w:t>
      </w:r>
      <w:r w:rsidR="00CD6DCA">
        <w:rPr>
          <w:rFonts w:hint="eastAsia" w:ascii=".applesystemui" w:hAnsi=".applesystemui"/>
        </w:rPr>
        <w:t xml:space="preserve"> (Figure 6-21)</w:t>
      </w:r>
      <w:r w:rsidRPr="00E47165" w:rsidR="00F9677D">
        <w:rPr>
          <w:rFonts w:ascii=".applesystemui" w:hAnsi=".applesystemui"/>
        </w:rPr>
        <w:t xml:space="preserve">. In the beginning, the robotic dog could only move randomly. As it learned, it gradually figured out how to walk steadily, avoid obstacles, and even perform complex actions like jumping and spinning. The entire learning process took only one hour, demonstrating the huge potential of </w:t>
      </w:r>
      <w:r w:rsidRPr="00E47165">
        <w:rPr>
          <w:rFonts w:ascii=".applesystemui" w:hAnsi=".applesystemui"/>
          <w:color w:val="EE0000"/>
        </w:rPr>
        <w:t>reinforcement learning</w:t>
      </w:r>
      <w:r w:rsidRPr="00E47165" w:rsidR="00F9677D">
        <w:rPr>
          <w:rFonts w:ascii=".applesystemui" w:hAnsi=".applesystemui"/>
        </w:rPr>
        <w:t xml:space="preserve"> in robot control.</w:t>
      </w:r>
    </w:p>
    <w:p w:rsidRPr="00E47165" w:rsidR="00F9677D" w:rsidP="00F9677D" w:rsidRDefault="00F9677D" w14:paraId="3945C835" w14:textId="13B41745">
      <w:pPr>
        <w:rPr>
          <w:rFonts w:ascii=".applesystemui" w:hAnsi=".applesystemui"/>
        </w:rPr>
      </w:pPr>
      <w:r w:rsidRPr="00E47165">
        <w:rPr>
          <w:rFonts w:ascii=".applesystemui" w:hAnsi=".applesystemui"/>
        </w:rPr>
        <w:t xml:space="preserve">A similar approach can be used to train a robot to perform grasping actions. Traditional methods often require manual programming based on complex rules and mechanical </w:t>
      </w:r>
      <w:r w:rsidRPr="00E47165" w:rsidR="005C3FE0">
        <w:rPr>
          <w:rFonts w:ascii=".applesystemui" w:hAnsi=".applesystemui"/>
          <w:color w:val="EE0000"/>
        </w:rPr>
        <w:t>models</w:t>
      </w:r>
      <w:r w:rsidRPr="00E47165">
        <w:rPr>
          <w:rFonts w:ascii=".applesystemui" w:hAnsi=".applesystemui"/>
        </w:rPr>
        <w:t xml:space="preserve"> to determine the angle and force of the fingers. With </w:t>
      </w:r>
      <w:r w:rsidRPr="00E47165" w:rsidR="005C3FE0">
        <w:rPr>
          <w:rFonts w:ascii=".applesystemui" w:hAnsi=".applesystemui"/>
          <w:color w:val="EE0000"/>
        </w:rPr>
        <w:t>reinforcement learning</w:t>
      </w:r>
      <w:r w:rsidRPr="00E47165">
        <w:rPr>
          <w:rFonts w:ascii=".applesystemui" w:hAnsi=".applesystemui"/>
        </w:rPr>
        <w:t>, a robot can learn to adjust its grip strength and angle by repeatedly trying to pick up different objects, eventually achieving a stable grasp. For example, a research team at Google developed such a learning system that allows robots to learn how to grasp objects they have never seen before</w:t>
      </w:r>
      <w:r w:rsidR="002264C7">
        <w:rPr>
          <w:rFonts w:hint="eastAsia" w:ascii=".applesystemui" w:hAnsi=".applesystemui"/>
        </w:rPr>
        <w:t xml:space="preserve"> (Figure 6-22)</w:t>
      </w:r>
      <w:r w:rsidRPr="00E47165">
        <w:rPr>
          <w:rFonts w:ascii=".applesystemui" w:hAnsi=".applesystemui"/>
        </w:rPr>
        <w:t>, with a success rate higher than that of traditional methods.</w:t>
      </w:r>
    </w:p>
    <w:p w:rsidRPr="00A736A7" w:rsidR="00F9677D" w:rsidP="00A736A7" w:rsidRDefault="00F9677D" w14:paraId="451E6BC0" w14:textId="79085411">
      <w:pPr>
        <w:pStyle w:val="a9"/>
        <w:numPr>
          <w:ilvl w:val="0"/>
          <w:numId w:val="5"/>
        </w:numPr>
        <w:rPr>
          <w:rFonts w:ascii=".applesystemui" w:hAnsi=".applesystemui"/>
        </w:rPr>
      </w:pPr>
      <w:r w:rsidRPr="00A736A7">
        <w:rPr>
          <w:rFonts w:ascii=".applesystemui" w:hAnsi=".applesystemui"/>
        </w:rPr>
        <w:t>AI Gaming</w:t>
      </w:r>
    </w:p>
    <w:p w:rsidRPr="00E47165" w:rsidR="00F9677D" w:rsidP="00F9677D" w:rsidRDefault="005C3FE0" w14:paraId="3B187E11" w14:textId="1EB167D2">
      <w:pPr>
        <w:rPr>
          <w:rFonts w:ascii=".applesystemui" w:hAnsi=".applesystemui"/>
        </w:rPr>
      </w:pPr>
      <w:r w:rsidRPr="00E47165">
        <w:rPr>
          <w:rFonts w:ascii=".applesystemui" w:hAnsi=".applesystemui"/>
          <w:color w:val="EE0000"/>
        </w:rPr>
        <w:t>Reinforcement learning</w:t>
      </w:r>
      <w:r w:rsidRPr="00E47165" w:rsidR="00F9677D">
        <w:rPr>
          <w:rFonts w:ascii=".applesystemui" w:hAnsi=".applesystemui"/>
        </w:rPr>
        <w:t xml:space="preserve"> has also shown powerful capabilities in board and card games. Take Go, for example. AlphaGo defeated the world's top human Go players using </w:t>
      </w:r>
      <w:r w:rsidRPr="00E47165">
        <w:rPr>
          <w:rFonts w:ascii=".applesystemui" w:hAnsi=".applesystemui"/>
          <w:color w:val="EE0000"/>
        </w:rPr>
        <w:t>reinforcement learning</w:t>
      </w:r>
      <w:r w:rsidRPr="00E47165" w:rsidR="00F9677D">
        <w:rPr>
          <w:rFonts w:ascii=".applesystemui" w:hAnsi=".applesystemui"/>
        </w:rPr>
        <w:t xml:space="preserve"> methods. Specifically, one of the reasons for AlphaGo's success was that it played millions of games against itself, constantly adjusting its strategies and improving its skills. In each game, AlphaGo would choose an action based on the current state of the board and then receive a reward or punishment based on the outcome. If it won the game or gained an advantage, it received a reward. If it lost the game or was at a disadvantage, it received a punishment. By continuously accumulating experience and adjusting its strategies, AlphaGo eventually learned how to gain an advantage in different game situations.</w:t>
      </w:r>
    </w:p>
    <w:p w:rsidRPr="00E47165" w:rsidR="00F9677D" w:rsidP="00F9677D" w:rsidRDefault="00F9677D" w14:paraId="35A9196F" w14:textId="6EA8B50C">
      <w:pPr>
        <w:rPr>
          <w:rFonts w:ascii=".applesystemui" w:hAnsi=".applesystemui"/>
        </w:rPr>
      </w:pPr>
      <w:proofErr w:type="spellStart"/>
      <w:r w:rsidRPr="00E47165">
        <w:rPr>
          <w:rFonts w:ascii=".applesystemui" w:hAnsi=".applesystemui"/>
        </w:rPr>
        <w:t>AlphaStar</w:t>
      </w:r>
      <w:proofErr w:type="spellEnd"/>
      <w:r w:rsidRPr="00E47165">
        <w:rPr>
          <w:rFonts w:ascii=".applesystemui" w:hAnsi=".applesystemui"/>
        </w:rPr>
        <w:t xml:space="preserve"> is another AI program developed by DeepMind that has surpassed most human players in the game </w:t>
      </w:r>
      <w:r w:rsidRPr="00E47165">
        <w:rPr>
          <w:rFonts w:ascii=".applesystemui" w:hAnsi=".applesystemui"/>
          <w:i/>
          <w:iCs/>
        </w:rPr>
        <w:t>StarCraft II</w:t>
      </w:r>
      <w:r w:rsidRPr="00E47165">
        <w:rPr>
          <w:rFonts w:ascii=".applesystemui" w:hAnsi=".applesystemui"/>
        </w:rPr>
        <w:t xml:space="preserve">. Unlike Go, </w:t>
      </w:r>
      <w:r w:rsidRPr="00E47165">
        <w:rPr>
          <w:rFonts w:ascii=".applesystemui" w:hAnsi=".applesystemui"/>
          <w:i/>
          <w:iCs/>
        </w:rPr>
        <w:t>StarCraft II</w:t>
      </w:r>
      <w:r w:rsidRPr="00E47165">
        <w:rPr>
          <w:rFonts w:ascii=".applesystemui" w:hAnsi=".applesystemui"/>
        </w:rPr>
        <w:t xml:space="preserve"> </w:t>
      </w:r>
      <w:r w:rsidR="00A736A7">
        <w:rPr>
          <w:rFonts w:hint="eastAsia" w:ascii=".applesystemui" w:hAnsi=".applesystemui"/>
        </w:rPr>
        <w:t xml:space="preserve">(Figure 6-23) </w:t>
      </w:r>
      <w:r w:rsidRPr="00E47165">
        <w:rPr>
          <w:rFonts w:ascii=".applesystemui" w:hAnsi=".applesystemui"/>
        </w:rPr>
        <w:t xml:space="preserve">is a </w:t>
      </w:r>
      <w:r w:rsidRPr="00716155" w:rsidR="00716155">
        <w:rPr>
          <w:rFonts w:ascii=".applesystemui" w:hAnsi=".applesystemui"/>
          <w:color w:val="EE0000"/>
        </w:rPr>
        <w:t xml:space="preserve">real-time strategy game </w:t>
      </w:r>
      <w:r w:rsidRPr="00E47165">
        <w:rPr>
          <w:rFonts w:ascii=".applesystemui" w:hAnsi=".applesystemui"/>
        </w:rPr>
        <w:t xml:space="preserve">where players need to make decisions and manage resources and armies in a very short amount of time. </w:t>
      </w:r>
      <w:proofErr w:type="spellStart"/>
      <w:r w:rsidRPr="00E47165">
        <w:rPr>
          <w:rFonts w:ascii=".applesystemui" w:hAnsi=".applesystemui"/>
        </w:rPr>
        <w:t>AlphaStar</w:t>
      </w:r>
      <w:proofErr w:type="spellEnd"/>
      <w:r w:rsidRPr="00E47165">
        <w:rPr>
          <w:rFonts w:ascii=".applesystemui" w:hAnsi=".applesystemui"/>
        </w:rPr>
        <w:t xml:space="preserve"> used </w:t>
      </w:r>
      <w:r w:rsidRPr="00E47165" w:rsidR="005C3FE0">
        <w:rPr>
          <w:rFonts w:ascii=".applesystemui" w:hAnsi=".applesystemui"/>
          <w:color w:val="EE0000"/>
        </w:rPr>
        <w:t>reinforcement learning</w:t>
      </w:r>
      <w:r w:rsidRPr="00E47165">
        <w:rPr>
          <w:rFonts w:ascii=".applesystemui" w:hAnsi=".applesystemui"/>
        </w:rPr>
        <w:t xml:space="preserve">, playing against both human players and itself, to continuously optimize its behavior strategies, eventually reaching the level of top human players. By the end of August 2019, </w:t>
      </w:r>
      <w:proofErr w:type="spellStart"/>
      <w:r w:rsidRPr="00E47165">
        <w:rPr>
          <w:rFonts w:ascii=".applesystemui" w:hAnsi=".applesystemui"/>
        </w:rPr>
        <w:t>AlphaStar</w:t>
      </w:r>
      <w:proofErr w:type="spellEnd"/>
      <w:r w:rsidRPr="00E47165">
        <w:rPr>
          <w:rFonts w:ascii=".applesystemui" w:hAnsi=".applesystemui"/>
        </w:rPr>
        <w:t xml:space="preserve"> was ranked among the top 0.2% of human players, achieving the grandmaster level.</w:t>
      </w:r>
    </w:p>
    <w:p w:rsidRPr="00E47165" w:rsidR="00F9677D" w:rsidP="00F9677D" w:rsidRDefault="00F9677D" w14:paraId="33418733" w14:textId="13BC42BB">
      <w:pPr>
        <w:rPr>
          <w:rFonts w:ascii=".applesystemui" w:hAnsi=".applesystemui"/>
        </w:rPr>
      </w:pPr>
      <w:r w:rsidRPr="00E47165">
        <w:rPr>
          <w:rFonts w:ascii=".applesystemui" w:hAnsi=".applesystemui"/>
        </w:rPr>
        <w:t xml:space="preserve">Besides robot training and gaming, </w:t>
      </w:r>
      <w:r w:rsidRPr="00E47165" w:rsidR="005C3FE0">
        <w:rPr>
          <w:rFonts w:ascii=".applesystemui" w:hAnsi=".applesystemui"/>
          <w:color w:val="EE0000"/>
        </w:rPr>
        <w:t>reinforcement learning</w:t>
      </w:r>
      <w:r w:rsidRPr="00E47165">
        <w:rPr>
          <w:rFonts w:ascii=".applesystemui" w:hAnsi=".applesystemui"/>
        </w:rPr>
        <w:t xml:space="preserve"> is also widely used in many other fields. For example, in autonomous driving, it can help vehicles learn how to drive in different road conditions, avoid collisions, and choose the best routes. In financial trading, a trading system can use </w:t>
      </w:r>
      <w:r w:rsidRPr="00E47165" w:rsidR="005C3FE0">
        <w:rPr>
          <w:rFonts w:ascii=".applesystemui" w:hAnsi=".applesystemui"/>
          <w:color w:val="EE0000"/>
        </w:rPr>
        <w:t>reinforcement learning</w:t>
      </w:r>
      <w:r w:rsidRPr="00E47165">
        <w:rPr>
          <w:rFonts w:ascii=".applesystemui" w:hAnsi=".applesystemui"/>
        </w:rPr>
        <w:t xml:space="preserve"> to make buy-and-sell decisions </w:t>
      </w:r>
      <w:r w:rsidRPr="00E47165">
        <w:rPr>
          <w:rFonts w:ascii=".applesystemui" w:hAnsi=".applesystemui"/>
        </w:rPr>
        <w:lastRenderedPageBreak/>
        <w:t>based on market conditions, aiming to maximize profits and reduce risks.</w:t>
      </w:r>
    </w:p>
    <w:p w:rsidRPr="005A2661" w:rsidR="00F9677D" w:rsidP="005A2661" w:rsidRDefault="005A2661" w14:paraId="73EC7B21" w14:textId="1ABE615E">
      <w:pPr>
        <w:rPr>
          <w:rFonts w:ascii=".applesystemui" w:hAnsi=".applesystemui"/>
          <w:b/>
          <w:bCs/>
        </w:rPr>
      </w:pPr>
      <w:r>
        <w:rPr>
          <w:rFonts w:hint="eastAsia" w:ascii=".applesystemui" w:hAnsi=".applesystemui"/>
          <w:b/>
          <w:bCs/>
        </w:rPr>
        <w:t>4.</w:t>
      </w:r>
      <w:r w:rsidRPr="005A2661" w:rsidR="00F9677D">
        <w:rPr>
          <w:rFonts w:ascii=".applesystemui" w:hAnsi=".applesystemui"/>
          <w:b/>
          <w:bCs/>
        </w:rPr>
        <w:t xml:space="preserve"> Summary</w:t>
      </w:r>
    </w:p>
    <w:p w:rsidRPr="00E47165" w:rsidR="00F9677D" w:rsidP="00F9677D" w:rsidRDefault="00F9677D" w14:paraId="523C8564" w14:textId="69E31691">
      <w:pPr>
        <w:rPr>
          <w:rFonts w:ascii=".applesystemui" w:hAnsi=".applesystemui"/>
        </w:rPr>
      </w:pPr>
      <w:r w:rsidRPr="00E47165">
        <w:rPr>
          <w:rFonts w:ascii=".applesystemui" w:hAnsi=".applesystemui"/>
        </w:rPr>
        <w:t xml:space="preserve">This section discussed </w:t>
      </w:r>
      <w:r w:rsidRPr="00E47165" w:rsidR="005C3FE0">
        <w:rPr>
          <w:rFonts w:ascii=".applesystemui" w:hAnsi=".applesystemui"/>
          <w:color w:val="EE0000"/>
        </w:rPr>
        <w:t>reinforcement learning</w:t>
      </w:r>
      <w:r w:rsidRPr="00E47165">
        <w:rPr>
          <w:rFonts w:ascii=".applesystemui" w:hAnsi=".applesystemui"/>
        </w:rPr>
        <w:t xml:space="preserve">. Compared to </w:t>
      </w:r>
      <w:r w:rsidRPr="00E47165" w:rsidR="005C3FE0">
        <w:rPr>
          <w:rFonts w:ascii=".applesystemui" w:hAnsi=".applesystemui"/>
          <w:color w:val="EE0000"/>
        </w:rPr>
        <w:t>supervised learning</w:t>
      </w:r>
      <w:r w:rsidRPr="00E47165">
        <w:rPr>
          <w:rFonts w:ascii=".applesystemui" w:hAnsi=".applesystemui"/>
        </w:rPr>
        <w:t xml:space="preserve"> and </w:t>
      </w:r>
      <w:r w:rsidRPr="00E47165" w:rsidR="005C3FE0">
        <w:rPr>
          <w:rFonts w:ascii=".applesystemui" w:hAnsi=".applesystemui"/>
          <w:color w:val="EE0000"/>
        </w:rPr>
        <w:t>unsupervised learning</w:t>
      </w:r>
      <w:r w:rsidRPr="00E47165">
        <w:rPr>
          <w:rFonts w:ascii=".applesystemui" w:hAnsi=".applesystemui"/>
        </w:rPr>
        <w:t xml:space="preserve">, </w:t>
      </w:r>
      <w:r w:rsidRPr="00E47165" w:rsidR="005C3FE0">
        <w:rPr>
          <w:rFonts w:ascii=".applesystemui" w:hAnsi=".applesystemui"/>
          <w:color w:val="EE0000"/>
        </w:rPr>
        <w:t>reinforcement learning</w:t>
      </w:r>
      <w:r w:rsidRPr="00E47165">
        <w:rPr>
          <w:rFonts w:ascii=".applesystemui" w:hAnsi=".applesystemui"/>
        </w:rPr>
        <w:t xml:space="preserve"> requires interaction with an environment, accumulating experience through constant trial and error to gradually improve. </w:t>
      </w:r>
      <w:r w:rsidRPr="00E47165" w:rsidR="005C3FE0">
        <w:rPr>
          <w:rFonts w:ascii=".applesystemui" w:hAnsi=".applesystemui"/>
          <w:color w:val="EE0000"/>
        </w:rPr>
        <w:t>Reinforcement learning</w:t>
      </w:r>
      <w:r w:rsidRPr="00E47165">
        <w:rPr>
          <w:rFonts w:ascii=".applesystemui" w:hAnsi=".applesystemui"/>
        </w:rPr>
        <w:t xml:space="preserve"> is not only an important way for humans to learn but is also very important for </w:t>
      </w:r>
      <w:r w:rsidRPr="00E47165" w:rsidR="005C3FE0">
        <w:rPr>
          <w:rFonts w:ascii=".applesystemui" w:hAnsi=".applesystemui"/>
          <w:color w:val="EE0000"/>
        </w:rPr>
        <w:t>artificial intelligence</w:t>
      </w:r>
      <w:r w:rsidRPr="00E47165">
        <w:rPr>
          <w:rFonts w:ascii=".applesystemui" w:hAnsi=".applesystemui"/>
        </w:rPr>
        <w:t xml:space="preserve">, because in many real-world applications, there are no clear supervisory signals, and the machine has to explore on its own. Currently, </w:t>
      </w:r>
      <w:r w:rsidRPr="00E47165" w:rsidR="005C3FE0">
        <w:rPr>
          <w:rFonts w:ascii=".applesystemui" w:hAnsi=".applesystemui"/>
          <w:color w:val="EE0000"/>
        </w:rPr>
        <w:t>reinforcement learning</w:t>
      </w:r>
      <w:r w:rsidRPr="00E47165">
        <w:rPr>
          <w:rFonts w:ascii=".applesystemui" w:hAnsi=".applesystemui"/>
        </w:rPr>
        <w:t xml:space="preserve"> has been widely applied in areas like board games, robot training, and adaptive </w:t>
      </w:r>
      <w:r w:rsidRPr="00E47165" w:rsidR="005C3FE0">
        <w:rPr>
          <w:rFonts w:ascii=".applesystemui" w:hAnsi=".applesystemui"/>
          <w:color w:val="EE0000"/>
        </w:rPr>
        <w:t>agents</w:t>
      </w:r>
      <w:r w:rsidRPr="00E47165">
        <w:rPr>
          <w:rFonts w:ascii=".applesystemui" w:hAnsi=".applesystemui"/>
        </w:rPr>
        <w:t xml:space="preserve">. In the future, </w:t>
      </w:r>
      <w:r w:rsidRPr="00E47165" w:rsidR="005C3FE0">
        <w:rPr>
          <w:rFonts w:ascii=".applesystemui" w:hAnsi=".applesystemui"/>
          <w:color w:val="EE0000"/>
        </w:rPr>
        <w:t>reinforcement learning</w:t>
      </w:r>
      <w:r w:rsidRPr="00E47165">
        <w:rPr>
          <w:rFonts w:ascii=".applesystemui" w:hAnsi=".applesystemui"/>
        </w:rPr>
        <w:t xml:space="preserve"> will play an important role in a broader range of scenarios. Especially when large </w:t>
      </w:r>
      <w:r w:rsidRPr="00E47165" w:rsidR="005C3FE0">
        <w:rPr>
          <w:rFonts w:ascii=".applesystemui" w:hAnsi=".applesystemui"/>
          <w:color w:val="EE0000"/>
        </w:rPr>
        <w:t>model</w:t>
      </w:r>
      <w:r w:rsidRPr="00E47165">
        <w:rPr>
          <w:rFonts w:ascii=".applesystemui" w:hAnsi=".applesystemui"/>
        </w:rPr>
        <w:t xml:space="preserve"> technologies like ChatGPT are combined with physical robots, </w:t>
      </w:r>
      <w:r w:rsidRPr="00E47165" w:rsidR="005C3FE0">
        <w:rPr>
          <w:rFonts w:ascii=".applesystemui" w:hAnsi=".applesystemui"/>
          <w:color w:val="EE0000"/>
        </w:rPr>
        <w:t>reinforcement learning</w:t>
      </w:r>
      <w:r w:rsidRPr="00E47165">
        <w:rPr>
          <w:rFonts w:ascii=".applesystemui" w:hAnsi=".applesystemui"/>
        </w:rPr>
        <w:t xml:space="preserve"> may lead to some key breakthroughs. This is because ChatGPT can receive real-world feedback through the robot's interactions with the outside world, and </w:t>
      </w:r>
      <w:r w:rsidRPr="00E47165" w:rsidR="005C3FE0">
        <w:rPr>
          <w:rFonts w:ascii=".applesystemui" w:hAnsi=".applesystemui"/>
          <w:color w:val="EE0000"/>
        </w:rPr>
        <w:t>reinforcement learning</w:t>
      </w:r>
      <w:r w:rsidRPr="00E47165">
        <w:rPr>
          <w:rFonts w:ascii=".applesystemui" w:hAnsi=".applesystemui"/>
        </w:rPr>
        <w:t xml:space="preserve"> can use this feedback to enhance ChatGPT's intelligence, thereby giving </w:t>
      </w:r>
      <w:r w:rsidRPr="00E47165" w:rsidR="005C3FE0">
        <w:rPr>
          <w:rFonts w:ascii=".applesystemui" w:hAnsi=".applesystemui"/>
          <w:color w:val="EE0000"/>
        </w:rPr>
        <w:t>artificial intelligence</w:t>
      </w:r>
      <w:r w:rsidRPr="00E47165">
        <w:rPr>
          <w:rFonts w:ascii=".applesystemui" w:hAnsi=".applesystemui"/>
        </w:rPr>
        <w:t xml:space="preserve"> the ability to explore the world.</w:t>
      </w:r>
    </w:p>
    <w:p w:rsidRPr="00E47165" w:rsidR="00F9677D" w:rsidP="00F9677D" w:rsidRDefault="00061546" w14:paraId="76D63673" w14:textId="77777777">
      <w:pPr>
        <w:rPr>
          <w:rFonts w:ascii=".applesystemui" w:hAnsi=".applesystemui"/>
        </w:rPr>
      </w:pPr>
      <w:r w:rsidRPr="00E47165">
        <w:rPr>
          <w:rFonts w:ascii=".applesystemui" w:hAnsi=".applesystemui"/>
        </w:rPr>
        <w:pict w14:anchorId="07E1A559">
          <v:rect id="_x0000_i1025" style="width:0;height:1.5pt" o:hr="t" o:hrstd="t" o:hrnoshade="t" o:hralign="center" fillcolor="#1b1c1d" stroked="f"/>
        </w:pict>
      </w:r>
    </w:p>
    <w:p w:rsidRPr="00E47165" w:rsidR="00F9677D" w:rsidP="00F9677D" w:rsidRDefault="00F9677D" w14:paraId="12F3D3EA" w14:textId="77777777">
      <w:pPr>
        <w:rPr>
          <w:rFonts w:ascii=".applesystemui" w:hAnsi=".applesystemui"/>
          <w:b/>
          <w:bCs/>
        </w:rPr>
      </w:pPr>
      <w:r w:rsidRPr="00E47165">
        <w:rPr>
          <w:rFonts w:ascii=".applesystemui" w:hAnsi=".applesystemui"/>
          <w:b/>
          <w:bCs/>
        </w:rPr>
        <w:t>Figure Caption Summary</w:t>
      </w:r>
    </w:p>
    <w:p w:rsidRPr="00E47165" w:rsidR="00F9677D" w:rsidP="00061546" w:rsidRDefault="00F9677D" w14:paraId="2F156E7B" w14:textId="77777777">
      <w:pPr>
        <w:rPr>
          <w:rFonts w:ascii=".applesystemui" w:hAnsi=".applesystemui"/>
        </w:rPr>
      </w:pPr>
      <w:r w:rsidRPr="00E47165">
        <w:rPr>
          <w:rFonts w:ascii=".applesystemui" w:hAnsi=".applesystemui"/>
          <w:b/>
          <w:bCs/>
        </w:rPr>
        <w:t>Figure 6-19:</w:t>
      </w:r>
      <w:r w:rsidRPr="00E47165">
        <w:rPr>
          <w:rFonts w:ascii=".applesystemui" w:hAnsi=".applesystemui"/>
        </w:rPr>
        <w:t xml:space="preserve"> Humans learn to walk through a process of reinforcement learning.</w:t>
      </w:r>
    </w:p>
    <w:p w:rsidRPr="00E47165" w:rsidR="00F9677D" w:rsidP="00061546" w:rsidRDefault="00F9677D" w14:paraId="643C408B" w14:textId="77777777">
      <w:pPr>
        <w:rPr>
          <w:rFonts w:ascii=".applesystemui" w:hAnsi=".applesystemui"/>
        </w:rPr>
      </w:pPr>
      <w:r w:rsidRPr="00E47165">
        <w:rPr>
          <w:rFonts w:ascii=".applesystemui" w:hAnsi=".applesystemui"/>
          <w:b/>
          <w:bCs/>
        </w:rPr>
        <w:t>Figure 6-20:</w:t>
      </w:r>
      <w:r w:rsidRPr="00E47165">
        <w:rPr>
          <w:rFonts w:ascii=".applesystemui" w:hAnsi=".applesystemui"/>
        </w:rPr>
        <w:t xml:space="preserve"> In reinforcement learning for gaming, the machine observes the game state on the screen to receive reward information.</w:t>
      </w:r>
    </w:p>
    <w:p w:rsidRPr="00E47165" w:rsidR="00F9677D" w:rsidP="00061546" w:rsidRDefault="00F9677D" w14:paraId="768508DB" w14:textId="77777777">
      <w:pPr>
        <w:rPr>
          <w:rFonts w:ascii=".applesystemui" w:hAnsi=".applesystemui"/>
        </w:rPr>
      </w:pPr>
      <w:r w:rsidRPr="00E47165">
        <w:rPr>
          <w:rFonts w:ascii=".applesystemui" w:hAnsi=".applesystemui"/>
          <w:b/>
          <w:bCs/>
        </w:rPr>
        <w:t>Figure 6-21:</w:t>
      </w:r>
      <w:r w:rsidRPr="00E47165">
        <w:rPr>
          <w:rFonts w:ascii=".applesystemui" w:hAnsi=".applesystemui"/>
        </w:rPr>
        <w:t xml:space="preserve"> Researchers at the University of California, Berkeley, use reinforcement learning to train a robotic dog to walk.</w:t>
      </w:r>
    </w:p>
    <w:p w:rsidRPr="00E47165" w:rsidR="00F9677D" w:rsidP="00061546" w:rsidRDefault="00F9677D" w14:paraId="68B1BD21" w14:textId="77777777">
      <w:pPr>
        <w:rPr>
          <w:rFonts w:ascii=".applesystemui" w:hAnsi=".applesystemui"/>
        </w:rPr>
      </w:pPr>
      <w:r w:rsidRPr="00E47165">
        <w:rPr>
          <w:rFonts w:ascii=".applesystemui" w:hAnsi=".applesystemui"/>
          <w:b/>
          <w:bCs/>
        </w:rPr>
        <w:t>Figure 6-22:</w:t>
      </w:r>
      <w:r w:rsidRPr="00E47165">
        <w:rPr>
          <w:rFonts w:ascii=".applesystemui" w:hAnsi=".applesystemui"/>
        </w:rPr>
        <w:t xml:space="preserve"> A Google research team set up seven grasping robots to conduct grasp training simultaneously.</w:t>
      </w:r>
    </w:p>
    <w:p w:rsidRPr="00E47165" w:rsidR="00F9677D" w:rsidP="00061546" w:rsidRDefault="00F9677D" w14:paraId="05B199B2" w14:textId="77777777">
      <w:pPr>
        <w:rPr>
          <w:rFonts w:ascii=".applesystemui" w:hAnsi=".applesystemui"/>
        </w:rPr>
      </w:pPr>
      <w:r w:rsidRPr="00E47165">
        <w:rPr>
          <w:rFonts w:ascii=".applesystemui" w:hAnsi=".applesystemui"/>
          <w:b/>
          <w:bCs/>
        </w:rPr>
        <w:t>Figure 6-23:</w:t>
      </w:r>
      <w:r w:rsidRPr="00E47165">
        <w:rPr>
          <w:rFonts w:ascii=".applesystemui" w:hAnsi=".applesystemui"/>
        </w:rPr>
        <w:t xml:space="preserve"> A screenshot of the game </w:t>
      </w:r>
      <w:r w:rsidRPr="00E47165">
        <w:rPr>
          <w:rFonts w:ascii=".applesystemui" w:hAnsi=".applesystemui"/>
          <w:i/>
          <w:iCs/>
        </w:rPr>
        <w:t>StarCraft II</w:t>
      </w:r>
      <w:r w:rsidRPr="00E47165">
        <w:rPr>
          <w:rFonts w:ascii=".applesystemui" w:hAnsi=".applesystemui"/>
        </w:rPr>
        <w:t>.</w:t>
      </w:r>
    </w:p>
    <w:p w:rsidRPr="00E47165" w:rsidR="008E4B31" w:rsidRDefault="008E4B31" w14:paraId="4AD640D5" w14:textId="77777777">
      <w:pPr>
        <w:rPr>
          <w:rFonts w:ascii=".applesystemui" w:hAnsi=".applesystemui"/>
        </w:rPr>
      </w:pPr>
    </w:p>
    <w:sectPr w:rsidRPr="00E47165" w:rsidR="008E4B31">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7290" w:rsidP="00814E84" w:rsidRDefault="00367290" w14:paraId="4DFDECFD" w14:textId="77777777">
      <w:pPr>
        <w:spacing w:after="0" w:line="240" w:lineRule="auto"/>
      </w:pPr>
      <w:r>
        <w:separator/>
      </w:r>
    </w:p>
  </w:endnote>
  <w:endnote w:type="continuationSeparator" w:id="0">
    <w:p w:rsidR="00367290" w:rsidP="00814E84" w:rsidRDefault="00367290" w14:paraId="4B27117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7290" w:rsidP="00814E84" w:rsidRDefault="00367290" w14:paraId="542726D9" w14:textId="77777777">
      <w:pPr>
        <w:spacing w:after="0" w:line="240" w:lineRule="auto"/>
      </w:pPr>
      <w:r>
        <w:separator/>
      </w:r>
    </w:p>
  </w:footnote>
  <w:footnote w:type="continuationSeparator" w:id="0">
    <w:p w:rsidR="00367290" w:rsidP="00814E84" w:rsidRDefault="00367290" w14:paraId="0D29741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7DE"/>
    <w:multiLevelType w:val="hybridMultilevel"/>
    <w:tmpl w:val="5874C9D6"/>
    <w:lvl w:ilvl="0" w:tplc="8984F8E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8D32EF"/>
    <w:multiLevelType w:val="multilevel"/>
    <w:tmpl w:val="7E389C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2E60909"/>
    <w:multiLevelType w:val="multilevel"/>
    <w:tmpl w:val="9DE4C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30EAE"/>
    <w:multiLevelType w:val="multilevel"/>
    <w:tmpl w:val="BFA01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52982"/>
    <w:multiLevelType w:val="hybridMultilevel"/>
    <w:tmpl w:val="7C1487E0"/>
    <w:lvl w:ilvl="0" w:tplc="802803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31891726">
    <w:abstractNumId w:val="3"/>
  </w:num>
  <w:num w:numId="2" w16cid:durableId="1183055961">
    <w:abstractNumId w:val="2"/>
  </w:num>
  <w:num w:numId="3" w16cid:durableId="414976975">
    <w:abstractNumId w:val="1"/>
  </w:num>
  <w:num w:numId="4" w16cid:durableId="1292637513">
    <w:abstractNumId w:val="0"/>
  </w:num>
  <w:num w:numId="5" w16cid:durableId="8057042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31"/>
    <w:rsid w:val="00061546"/>
    <w:rsid w:val="001F122C"/>
    <w:rsid w:val="002264C7"/>
    <w:rsid w:val="00367290"/>
    <w:rsid w:val="004A0046"/>
    <w:rsid w:val="005A2661"/>
    <w:rsid w:val="005C3FE0"/>
    <w:rsid w:val="0067642B"/>
    <w:rsid w:val="006D7F6C"/>
    <w:rsid w:val="00716155"/>
    <w:rsid w:val="00786E63"/>
    <w:rsid w:val="00814E84"/>
    <w:rsid w:val="008E4B31"/>
    <w:rsid w:val="009670CE"/>
    <w:rsid w:val="00A736A7"/>
    <w:rsid w:val="00B51E45"/>
    <w:rsid w:val="00BF2DD3"/>
    <w:rsid w:val="00CD6DCA"/>
    <w:rsid w:val="00D2172C"/>
    <w:rsid w:val="00E47165"/>
    <w:rsid w:val="00F54B5F"/>
    <w:rsid w:val="00F9677D"/>
    <w:rsid w:val="104D4698"/>
    <w:rsid w:val="1224076C"/>
    <w:rsid w:val="509B119E"/>
    <w:rsid w:val="61BC3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1592317"/>
  <w15:chartTrackingRefBased/>
  <w15:docId w15:val="{9D6C5AE8-ADB4-478A-AB2C-E9D5130B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8E4B31"/>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8E4B31"/>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8E4B31"/>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E4B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E4B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E4B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E4B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4B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4B31"/>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8E4B31"/>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8E4B31"/>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8E4B31"/>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8E4B31"/>
    <w:rPr>
      <w:rFonts w:cstheme="majorBidi"/>
      <w:color w:val="0F4761" w:themeColor="accent1" w:themeShade="BF"/>
      <w:sz w:val="28"/>
      <w:szCs w:val="28"/>
    </w:rPr>
  </w:style>
  <w:style w:type="character" w:styleId="50" w:customStyle="1">
    <w:name w:val="标题 5 字符"/>
    <w:basedOn w:val="a0"/>
    <w:link w:val="5"/>
    <w:uiPriority w:val="9"/>
    <w:semiHidden/>
    <w:rsid w:val="008E4B31"/>
    <w:rPr>
      <w:rFonts w:cstheme="majorBidi"/>
      <w:color w:val="0F4761" w:themeColor="accent1" w:themeShade="BF"/>
      <w:sz w:val="24"/>
    </w:rPr>
  </w:style>
  <w:style w:type="character" w:styleId="60" w:customStyle="1">
    <w:name w:val="标题 6 字符"/>
    <w:basedOn w:val="a0"/>
    <w:link w:val="6"/>
    <w:uiPriority w:val="9"/>
    <w:semiHidden/>
    <w:rsid w:val="008E4B31"/>
    <w:rPr>
      <w:rFonts w:cstheme="majorBidi"/>
      <w:b/>
      <w:bCs/>
      <w:color w:val="0F4761" w:themeColor="accent1" w:themeShade="BF"/>
    </w:rPr>
  </w:style>
  <w:style w:type="character" w:styleId="70" w:customStyle="1">
    <w:name w:val="标题 7 字符"/>
    <w:basedOn w:val="a0"/>
    <w:link w:val="7"/>
    <w:uiPriority w:val="9"/>
    <w:semiHidden/>
    <w:rsid w:val="008E4B31"/>
    <w:rPr>
      <w:rFonts w:cstheme="majorBidi"/>
      <w:b/>
      <w:bCs/>
      <w:color w:val="595959" w:themeColor="text1" w:themeTint="A6"/>
    </w:rPr>
  </w:style>
  <w:style w:type="character" w:styleId="80" w:customStyle="1">
    <w:name w:val="标题 8 字符"/>
    <w:basedOn w:val="a0"/>
    <w:link w:val="8"/>
    <w:uiPriority w:val="9"/>
    <w:semiHidden/>
    <w:rsid w:val="008E4B31"/>
    <w:rPr>
      <w:rFonts w:cstheme="majorBidi"/>
      <w:color w:val="595959" w:themeColor="text1" w:themeTint="A6"/>
    </w:rPr>
  </w:style>
  <w:style w:type="character" w:styleId="90" w:customStyle="1">
    <w:name w:val="标题 9 字符"/>
    <w:basedOn w:val="a0"/>
    <w:link w:val="9"/>
    <w:uiPriority w:val="9"/>
    <w:semiHidden/>
    <w:rsid w:val="008E4B31"/>
    <w:rPr>
      <w:rFonts w:eastAsiaTheme="majorEastAsia" w:cstheme="majorBidi"/>
      <w:color w:val="595959" w:themeColor="text1" w:themeTint="A6"/>
    </w:rPr>
  </w:style>
  <w:style w:type="paragraph" w:styleId="a3">
    <w:name w:val="Title"/>
    <w:basedOn w:val="a"/>
    <w:next w:val="a"/>
    <w:link w:val="a4"/>
    <w:uiPriority w:val="10"/>
    <w:qFormat/>
    <w:rsid w:val="008E4B31"/>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8E4B31"/>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8E4B31"/>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8E4B31"/>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8E4B31"/>
    <w:pPr>
      <w:spacing w:before="160"/>
      <w:jc w:val="center"/>
    </w:pPr>
    <w:rPr>
      <w:i/>
      <w:iCs/>
      <w:color w:val="404040" w:themeColor="text1" w:themeTint="BF"/>
    </w:rPr>
  </w:style>
  <w:style w:type="character" w:styleId="a8" w:customStyle="1">
    <w:name w:val="引用 字符"/>
    <w:basedOn w:val="a0"/>
    <w:link w:val="a7"/>
    <w:uiPriority w:val="29"/>
    <w:rsid w:val="008E4B31"/>
    <w:rPr>
      <w:i/>
      <w:iCs/>
      <w:color w:val="404040" w:themeColor="text1" w:themeTint="BF"/>
    </w:rPr>
  </w:style>
  <w:style w:type="paragraph" w:styleId="a9">
    <w:name w:val="List Paragraph"/>
    <w:basedOn w:val="a"/>
    <w:uiPriority w:val="34"/>
    <w:qFormat/>
    <w:rsid w:val="008E4B31"/>
    <w:pPr>
      <w:ind w:left="720"/>
      <w:contextualSpacing/>
    </w:pPr>
  </w:style>
  <w:style w:type="character" w:styleId="aa">
    <w:name w:val="Intense Emphasis"/>
    <w:basedOn w:val="a0"/>
    <w:uiPriority w:val="21"/>
    <w:qFormat/>
    <w:rsid w:val="008E4B31"/>
    <w:rPr>
      <w:i/>
      <w:iCs/>
      <w:color w:val="0F4761" w:themeColor="accent1" w:themeShade="BF"/>
    </w:rPr>
  </w:style>
  <w:style w:type="paragraph" w:styleId="ab">
    <w:name w:val="Intense Quote"/>
    <w:basedOn w:val="a"/>
    <w:next w:val="a"/>
    <w:link w:val="ac"/>
    <w:uiPriority w:val="30"/>
    <w:qFormat/>
    <w:rsid w:val="008E4B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8E4B31"/>
    <w:rPr>
      <w:i/>
      <w:iCs/>
      <w:color w:val="0F4761" w:themeColor="accent1" w:themeShade="BF"/>
    </w:rPr>
  </w:style>
  <w:style w:type="character" w:styleId="ad">
    <w:name w:val="Intense Reference"/>
    <w:basedOn w:val="a0"/>
    <w:uiPriority w:val="32"/>
    <w:qFormat/>
    <w:rsid w:val="008E4B31"/>
    <w:rPr>
      <w:b/>
      <w:bCs/>
      <w:smallCaps/>
      <w:color w:val="0F4761" w:themeColor="accent1" w:themeShade="BF"/>
      <w:spacing w:val="5"/>
    </w:rPr>
  </w:style>
  <w:style w:type="paragraph" w:styleId="ae">
    <w:name w:val="header"/>
    <w:basedOn w:val="a"/>
    <w:link w:val="af"/>
    <w:uiPriority w:val="99"/>
    <w:unhideWhenUsed/>
    <w:rsid w:val="00814E84"/>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814E84"/>
    <w:rPr>
      <w:sz w:val="18"/>
      <w:szCs w:val="18"/>
    </w:rPr>
  </w:style>
  <w:style w:type="paragraph" w:styleId="af0">
    <w:name w:val="footer"/>
    <w:basedOn w:val="a"/>
    <w:link w:val="af1"/>
    <w:uiPriority w:val="99"/>
    <w:unhideWhenUsed/>
    <w:rsid w:val="00814E84"/>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814E8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20</revision>
  <dcterms:created xsi:type="dcterms:W3CDTF">2025-08-15T09:31:00.0000000Z</dcterms:created>
  <dcterms:modified xsi:type="dcterms:W3CDTF">2025-08-21T06:35:41.3707391Z</dcterms:modified>
</coreProperties>
</file>