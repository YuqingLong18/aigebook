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E7E50" w:rsidR="00BA2AEB" w:rsidP="00BA2AEB" w:rsidRDefault="00BA2AEB" w14:paraId="15E331E3" w14:textId="77777777">
      <w:pPr>
        <w:rPr>
          <w:rFonts w:ascii=".applesystemui" w:hAnsi=".applesystemui"/>
          <w:b/>
          <w:bCs/>
        </w:rPr>
      </w:pPr>
      <w:r w:rsidRPr="001E7E50">
        <w:rPr>
          <w:rFonts w:ascii=".applesystemui" w:hAnsi=".applesystemui"/>
          <w:b/>
          <w:bCs/>
        </w:rPr>
        <w:t>7.1 The Human Nervous System</w:t>
      </w:r>
    </w:p>
    <w:p w:rsidRPr="001E7E50" w:rsidR="00BA2AEB" w:rsidP="00BA2AEB" w:rsidRDefault="00BA2AEB" w14:paraId="47FD8670" w14:textId="77777777">
      <w:pPr>
        <w:rPr>
          <w:rFonts w:ascii=".applesystemui" w:hAnsi=".applesystemui"/>
          <w:b/>
          <w:bCs/>
        </w:rPr>
      </w:pPr>
      <w:r w:rsidRPr="001E7E50">
        <w:rPr>
          <w:rFonts w:ascii=".applesystemui" w:hAnsi=".applesystemui"/>
          <w:b/>
          <w:bCs/>
        </w:rPr>
        <w:t>1. Learning objectives</w:t>
      </w:r>
    </w:p>
    <w:p w:rsidRPr="001E7E50" w:rsidR="00BA2AEB" w:rsidP="00BA2AEB" w:rsidRDefault="00BA2AEB" w14:paraId="641B60A2" w14:textId="77777777">
      <w:pPr>
        <w:rPr>
          <w:rFonts w:ascii=".applesystemui" w:hAnsi=".applesystemui"/>
        </w:rPr>
      </w:pPr>
      <w:r w:rsidRPr="001E7E50">
        <w:rPr>
          <w:rFonts w:ascii=".applesystemui" w:hAnsi=".applesystemui"/>
        </w:rPr>
        <w:t>(1) Understand the composition, characteristics, and developmental process of the human nervous system.</w:t>
      </w:r>
    </w:p>
    <w:p w:rsidRPr="001E7E50" w:rsidR="00BA2AEB" w:rsidP="00BA2AEB" w:rsidRDefault="00BA2AEB" w14:paraId="095720EA" w14:textId="307B378C">
      <w:pPr>
        <w:rPr>
          <w:rFonts w:ascii=".applesystemui" w:hAnsi=".applesystemui"/>
        </w:rPr>
      </w:pPr>
      <w:r w:rsidRPr="001E7E50">
        <w:rPr>
          <w:rFonts w:ascii=".applesystemui" w:hAnsi=".applesystemui"/>
        </w:rPr>
        <w:t xml:space="preserve">(2) Understand the transmission process of </w:t>
      </w:r>
      <w:r w:rsidRPr="001E7E50" w:rsidR="00C07436">
        <w:rPr>
          <w:rFonts w:ascii=".applesystemui" w:hAnsi=".applesystemui"/>
          <w:color w:val="EE0000"/>
        </w:rPr>
        <w:t>bioelectrical signals</w:t>
      </w:r>
      <w:r w:rsidRPr="001E7E50">
        <w:rPr>
          <w:rFonts w:ascii=".applesystemui" w:hAnsi=".applesystemui"/>
        </w:rPr>
        <w:t xml:space="preserve"> and their core role in the nervous system.</w:t>
      </w:r>
    </w:p>
    <w:p w:rsidR="001E7E50" w:rsidP="00BA2AEB" w:rsidRDefault="001E7E50" w14:paraId="5D4E28DA" w14:textId="77777777">
      <w:pPr>
        <w:rPr>
          <w:rFonts w:ascii=".applesystemui" w:hAnsi=".applesystemui"/>
          <w:b/>
          <w:bCs/>
        </w:rPr>
      </w:pPr>
    </w:p>
    <w:p w:rsidRPr="001E7E50" w:rsidR="00BA2AEB" w:rsidP="00BA2AEB" w:rsidRDefault="00BA2AEB" w14:paraId="19FBA1D6" w14:textId="0A750D3F">
      <w:pPr>
        <w:rPr>
          <w:rFonts w:ascii=".applesystemui" w:hAnsi=".applesystemui"/>
        </w:rPr>
      </w:pPr>
      <w:r w:rsidRPr="357D9B00" w:rsidR="00BA2AEB">
        <w:rPr>
          <w:rFonts w:ascii=".applesystemui" w:hAnsi=".applesystemui"/>
        </w:rPr>
        <w:t xml:space="preserve">When you accidentally touch freshly </w:t>
      </w:r>
      <w:del w:author="Rachel St. John" w:date="2025-08-22T03:36:01.263Z" w:id="379924876">
        <w:r w:rsidRPr="357D9B00" w:rsidDel="00BA2AEB">
          <w:rPr>
            <w:rFonts w:ascii=".applesystemui" w:hAnsi=".applesystemui"/>
          </w:rPr>
          <w:delText xml:space="preserve">fried </w:delText>
        </w:r>
      </w:del>
      <w:ins w:author="Rachel St. John" w:date="2025-08-22T03:36:21.58Z" w:id="1401242539">
        <w:r w:rsidRPr="357D9B00" w:rsidR="5FCE51F5">
          <w:rPr>
            <w:rFonts w:ascii=".applesystemui" w:hAnsi=".applesystemui"/>
          </w:rPr>
          <w:t xml:space="preserve">cooked </w:t>
        </w:r>
      </w:ins>
      <w:del w:author="Rachel St. John" w:date="2025-08-22T03:36:01.263Z" w:id="2045918814">
        <w:r w:rsidRPr="357D9B00" w:rsidDel="00BA2AEB">
          <w:rPr>
            <w:rFonts w:ascii=".applesystemui" w:hAnsi=".applesystemui"/>
          </w:rPr>
          <w:delText>french</w:delText>
        </w:r>
      </w:del>
      <w:ins w:author="Rachel St. John" w:date="2025-08-22T03:36:01.268Z" w:id="1533077355">
        <w:r w:rsidRPr="357D9B00" w:rsidR="19305793">
          <w:rPr>
            <w:rFonts w:ascii=".applesystemui" w:hAnsi=".applesystemui"/>
          </w:rPr>
          <w:t>French</w:t>
        </w:r>
      </w:ins>
      <w:r w:rsidRPr="357D9B00" w:rsidR="00BA2AEB">
        <w:rPr>
          <w:rFonts w:ascii=".applesystemui" w:hAnsi=".applesystemui"/>
        </w:rPr>
        <w:t xml:space="preserve"> fries, you quickly pull your hand back to avoid getting burned. When you see a small bug flying towards you, you instantly close your eyes to prevent them from getting hurt. The reason humans can react so nimbly to external stimuli is thanks to our nervous system, which is spread throughout our entire body. In fact, the nervous system is not only responsible for coordinating the actions of </w:t>
      </w:r>
      <w:r w:rsidRPr="357D9B00" w:rsidR="00BA2AEB">
        <w:rPr>
          <w:rFonts w:ascii=".applesystemui" w:hAnsi=".applesystemui"/>
        </w:rPr>
        <w:t>different parts</w:t>
      </w:r>
      <w:r w:rsidRPr="357D9B00" w:rsidR="00BA2AEB">
        <w:rPr>
          <w:rFonts w:ascii=".applesystemui" w:hAnsi=".applesystemui"/>
        </w:rPr>
        <w:t xml:space="preserve"> of the body but also for advanced intelligent activities such as analysis, decision-making, and imagination.</w:t>
      </w:r>
    </w:p>
    <w:p w:rsidR="001E7E50" w:rsidP="00BA2AEB" w:rsidRDefault="001E7E50" w14:paraId="0E17B775" w14:textId="77777777">
      <w:pPr>
        <w:rPr>
          <w:rFonts w:ascii=".applesystemui" w:hAnsi=".applesystemui"/>
          <w:b/>
          <w:bCs/>
        </w:rPr>
      </w:pPr>
    </w:p>
    <w:p w:rsidRPr="001E7E50" w:rsidR="00BA2AEB" w:rsidP="00BA2AEB" w:rsidRDefault="001E7E50" w14:paraId="657C3E52" w14:textId="7D80F8FA">
      <w:pPr>
        <w:rPr>
          <w:rFonts w:ascii=".applesystemui" w:hAnsi=".applesystemui"/>
        </w:rPr>
      </w:pPr>
      <w:r>
        <w:rPr>
          <w:rFonts w:hint="eastAsia" w:ascii=".applesystemui" w:hAnsi=".applesystemui"/>
          <w:b/>
          <w:bCs/>
        </w:rPr>
        <w:t xml:space="preserve">1. </w:t>
      </w:r>
      <w:r w:rsidRPr="001E7E50" w:rsidR="00BA2AEB">
        <w:rPr>
          <w:rFonts w:ascii=".applesystemui" w:hAnsi=".applesystemui"/>
          <w:b/>
          <w:bCs/>
        </w:rPr>
        <w:t>The Composition of the Human Nervous System</w:t>
      </w:r>
    </w:p>
    <w:p w:rsidRPr="001E7E50" w:rsidR="00BA2AEB" w:rsidP="00BA2AEB" w:rsidRDefault="00BA2AEB" w14:paraId="6A6FB6BD" w14:textId="7445C871">
      <w:pPr>
        <w:rPr>
          <w:rFonts w:ascii=".applesystemui" w:hAnsi=".applesystemui"/>
        </w:rPr>
      </w:pPr>
      <w:r w:rsidRPr="001E7E50">
        <w:rPr>
          <w:rFonts w:ascii=".applesystemui" w:hAnsi=".applesystemui"/>
        </w:rPr>
        <w:t xml:space="preserve">1) The </w:t>
      </w:r>
      <w:r w:rsidRPr="001E7E50" w:rsidR="00C07436">
        <w:rPr>
          <w:rFonts w:ascii=".applesystemui" w:hAnsi=".applesystemui"/>
          <w:color w:val="EE0000"/>
        </w:rPr>
        <w:t>Central Nervous System</w:t>
      </w:r>
    </w:p>
    <w:p w:rsidRPr="001E7E50" w:rsidR="00BA2AEB" w:rsidP="00BA2AEB" w:rsidRDefault="00BA2AEB" w14:paraId="6DFDFC26" w14:textId="1BFAA2F1">
      <w:pPr>
        <w:rPr>
          <w:rFonts w:ascii=".applesystemui" w:hAnsi=".applesystemui"/>
        </w:rPr>
      </w:pPr>
      <w:r w:rsidRPr="357D9B00" w:rsidR="00BA2AEB">
        <w:rPr>
          <w:rFonts w:ascii=".applesystemui" w:hAnsi=".applesystemui"/>
        </w:rPr>
        <w:t xml:space="preserve">The human </w:t>
      </w:r>
      <w:r w:rsidRPr="357D9B00" w:rsidR="00C07436">
        <w:rPr>
          <w:rFonts w:ascii=".applesystemui" w:hAnsi=".applesystemui"/>
          <w:color w:val="EE0000"/>
        </w:rPr>
        <w:t>central nervous system</w:t>
      </w:r>
      <w:r w:rsidRPr="357D9B00" w:rsidR="00BA2AEB">
        <w:rPr>
          <w:rFonts w:ascii=".applesystemui" w:hAnsi=".applesystemui"/>
        </w:rPr>
        <w:t xml:space="preserve"> is composed of the brain and the spinal cord. The brain is </w:t>
      </w:r>
      <w:r w:rsidRPr="357D9B00" w:rsidR="00BA2AEB">
        <w:rPr>
          <w:rFonts w:ascii=".applesystemui" w:hAnsi=".applesystemui"/>
        </w:rPr>
        <w:t>mainly composed</w:t>
      </w:r>
      <w:r w:rsidRPr="357D9B00" w:rsidR="00BA2AEB">
        <w:rPr>
          <w:rFonts w:ascii=".applesystemui" w:hAnsi=".applesystemui"/>
        </w:rPr>
        <w:t xml:space="preserve"> of the </w:t>
      </w:r>
      <w:r w:rsidRPr="357D9B00" w:rsidR="00C07436">
        <w:rPr>
          <w:rFonts w:ascii=".applesystemui" w:hAnsi=".applesystemui"/>
          <w:color w:val="EE0000"/>
        </w:rPr>
        <w:t>cerebrum</w:t>
      </w:r>
      <w:r w:rsidRPr="357D9B00" w:rsidR="00BA2AEB">
        <w:rPr>
          <w:rFonts w:ascii=".applesystemui" w:hAnsi=".applesystemui"/>
        </w:rPr>
        <w:t xml:space="preserve">, </w:t>
      </w:r>
      <w:r w:rsidRPr="357D9B00" w:rsidR="00C07436">
        <w:rPr>
          <w:rFonts w:ascii=".applesystemui" w:hAnsi=".applesystemui"/>
          <w:color w:val="EE0000"/>
        </w:rPr>
        <w:t>cerebellum</w:t>
      </w:r>
      <w:r w:rsidRPr="357D9B00" w:rsidR="00BA2AEB">
        <w:rPr>
          <w:rFonts w:ascii=".applesystemui" w:hAnsi=".applesystemui"/>
        </w:rPr>
        <w:t xml:space="preserve">, and </w:t>
      </w:r>
      <w:r w:rsidRPr="357D9B00" w:rsidR="00C07436">
        <w:rPr>
          <w:rFonts w:ascii=".applesystemui" w:hAnsi=".applesystemui"/>
          <w:color w:val="EE0000"/>
        </w:rPr>
        <w:t>brainstem</w:t>
      </w:r>
      <w:r w:rsidRPr="357D9B00" w:rsidR="00BA2AEB">
        <w:rPr>
          <w:rFonts w:ascii=".applesystemui" w:hAnsi=".applesystemui"/>
        </w:rPr>
        <w:t>.</w:t>
      </w:r>
      <w:r w:rsidRPr="357D9B00" w:rsidR="001E7E50">
        <w:rPr>
          <w:rFonts w:ascii=".applesystemui" w:hAnsi=".applesystemui"/>
        </w:rPr>
        <w:t xml:space="preserve"> </w:t>
      </w:r>
      <w:r w:rsidRPr="357D9B00" w:rsidR="00BA2AEB">
        <w:rPr>
          <w:rFonts w:ascii=".applesystemui" w:hAnsi=".applesystemui"/>
        </w:rPr>
        <w:t xml:space="preserve">The </w:t>
      </w:r>
      <w:r w:rsidRPr="357D9B00" w:rsidR="00C07436">
        <w:rPr>
          <w:rFonts w:ascii=".applesystemui" w:hAnsi=".applesystemui"/>
          <w:color w:val="EE0000"/>
        </w:rPr>
        <w:t>cerebrum</w:t>
      </w:r>
      <w:r w:rsidRPr="357D9B00" w:rsidR="00BA2AEB">
        <w:rPr>
          <w:rFonts w:ascii=".applesystemui" w:hAnsi=".applesystemui"/>
        </w:rPr>
        <w:t xml:space="preserve"> is the body's control center, responsible for receiving and processing all kinds of complex information</w:t>
      </w:r>
      <w:r w:rsidRPr="357D9B00" w:rsidR="00D64B48">
        <w:rPr>
          <w:rFonts w:ascii=".applesystemui" w:hAnsi=".applesystemui"/>
        </w:rPr>
        <w:t xml:space="preserve"> (Figure 7-1)</w:t>
      </w:r>
      <w:r w:rsidRPr="357D9B00" w:rsidR="00BA2AEB">
        <w:rPr>
          <w:rFonts w:ascii=".applesystemui" w:hAnsi=".applesystemui"/>
        </w:rPr>
        <w:t xml:space="preserve">, such as vision, hearing, memory, and thinking. When you look at a landscape painting, your brain quickly analyzes the painting's content and style, allowing you to feel its artistic beauty. When you smell the aroma of bread, your brain not only </w:t>
      </w:r>
      <w:r w:rsidRPr="357D9B00" w:rsidR="00BA2AEB">
        <w:rPr>
          <w:rFonts w:ascii=".applesystemui" w:hAnsi=".applesystemui"/>
        </w:rPr>
        <w:t>identifies</w:t>
      </w:r>
      <w:r w:rsidRPr="357D9B00" w:rsidR="00BA2AEB">
        <w:rPr>
          <w:rFonts w:ascii=".applesystemui" w:hAnsi=".applesystemui"/>
        </w:rPr>
        <w:t xml:space="preserve"> it as the smell of bread but also brings back fond memories of baking. The </w:t>
      </w:r>
      <w:r w:rsidRPr="357D9B00" w:rsidR="00C07436">
        <w:rPr>
          <w:rFonts w:ascii=".applesystemui" w:hAnsi=".applesystemui"/>
          <w:color w:val="EE0000"/>
        </w:rPr>
        <w:t>cerebrum</w:t>
      </w:r>
      <w:r w:rsidRPr="357D9B00" w:rsidR="00BA2AEB">
        <w:rPr>
          <w:rFonts w:ascii=".applesystemui" w:hAnsi=".applesystemui"/>
        </w:rPr>
        <w:t xml:space="preserve"> is divided into left and right hemispheres, each taking on </w:t>
      </w:r>
      <w:r w:rsidRPr="357D9B00" w:rsidR="00BA2AEB">
        <w:rPr>
          <w:rFonts w:ascii=".applesystemui" w:hAnsi=".applesystemui"/>
        </w:rPr>
        <w:t>different functions</w:t>
      </w:r>
      <w:r w:rsidRPr="357D9B00" w:rsidR="00BA2AEB">
        <w:rPr>
          <w:rFonts w:ascii=".applesystemui" w:hAnsi=".applesystemui"/>
        </w:rPr>
        <w:t xml:space="preserve">. Usually, the left brain </w:t>
      </w:r>
      <w:r w:rsidRPr="357D9B00" w:rsidR="00BA2AEB">
        <w:rPr>
          <w:rFonts w:ascii=".applesystemui" w:hAnsi=".applesystemui"/>
        </w:rPr>
        <w:t xml:space="preserve">is </w:t>
      </w:r>
      <w:r w:rsidRPr="357D9B00" w:rsidR="007A1499">
        <w:rPr>
          <w:rFonts w:ascii=".applesystemui" w:hAnsi=".applesystemui"/>
          <w:color w:val="7030A0"/>
        </w:rPr>
        <w:t>responsible for</w:t>
      </w:r>
      <w:r w:rsidRPr="357D9B00" w:rsidR="007A1499">
        <w:rPr>
          <w:rFonts w:ascii=".applesystemui" w:hAnsi=".applesystemui"/>
          <w:color w:val="7030A0"/>
        </w:rPr>
        <w:t xml:space="preserve"> abstract thinking </w:t>
      </w:r>
      <w:del w:author="Rachel St. John" w:date="2025-08-22T03:38:14.668Z" w:id="861176654">
        <w:r w:rsidRPr="357D9B00" w:rsidDel="007A1499">
          <w:rPr>
            <w:rFonts w:ascii=".applesystemui" w:hAnsi=".applesystemui"/>
            <w:color w:val="7030A0"/>
          </w:rPr>
          <w:delText>abilities</w:delText>
        </w:r>
      </w:del>
      <w:ins w:author="Rachel St. John" w:date="2025-08-22T03:38:15.43Z" w:id="1754078047">
        <w:r w:rsidRPr="357D9B00" w:rsidR="0024E872">
          <w:rPr>
            <w:rFonts w:ascii=".applesystemui" w:hAnsi=".applesystemui"/>
            <w:color w:val="7030A0"/>
          </w:rPr>
          <w:t>tasks</w:t>
        </w:r>
      </w:ins>
      <w:r w:rsidRPr="357D9B00" w:rsidR="00BA2AEB">
        <w:rPr>
          <w:rFonts w:ascii=".applesystemui" w:hAnsi=".applesystemui"/>
        </w:rPr>
        <w:t xml:space="preserve">, like math, language, and logic, while the right brain primarily handles </w:t>
      </w:r>
      <w:r w:rsidRPr="357D9B00" w:rsidR="007A1499">
        <w:rPr>
          <w:rFonts w:ascii=".applesystemui" w:hAnsi=".applesystemui"/>
          <w:color w:val="7030A0"/>
        </w:rPr>
        <w:t xml:space="preserve">imaginative thinking </w:t>
      </w:r>
      <w:del w:author="Rachel St. John" w:date="2025-08-22T03:38:18.534Z" w:id="1784962670">
        <w:r w:rsidRPr="357D9B00" w:rsidDel="007A1499">
          <w:rPr>
            <w:rFonts w:ascii=".applesystemui" w:hAnsi=".applesystemui"/>
            <w:color w:val="7030A0"/>
          </w:rPr>
          <w:delText>abilities</w:delText>
        </w:r>
      </w:del>
      <w:ins w:author="Rachel St. John" w:date="2025-08-22T03:38:19.169Z" w:id="1045859801">
        <w:r w:rsidRPr="357D9B00" w:rsidR="78FCDF69">
          <w:rPr>
            <w:rFonts w:ascii=".applesystemui" w:hAnsi=".applesystemui"/>
            <w:color w:val="7030A0"/>
          </w:rPr>
          <w:t>tasks</w:t>
        </w:r>
      </w:ins>
      <w:r w:rsidRPr="357D9B00" w:rsidR="00BA2AEB">
        <w:rPr>
          <w:rFonts w:ascii=".applesystemui" w:hAnsi=".applesystemui"/>
        </w:rPr>
        <w:t>, such as music, art, imagination, and creativity.</w:t>
      </w:r>
    </w:p>
    <w:p w:rsidRPr="001E7E50" w:rsidR="00BA2AEB" w:rsidP="00BA2AEB" w:rsidRDefault="00BA2AEB" w14:paraId="43BF273B" w14:textId="60029CAE">
      <w:pPr>
        <w:rPr>
          <w:rFonts w:ascii=".applesystemui" w:hAnsi=".applesystemui"/>
        </w:rPr>
      </w:pPr>
      <w:r w:rsidRPr="001E7E50">
        <w:rPr>
          <w:rFonts w:ascii=".applesystemui" w:hAnsi=".applesystemui"/>
        </w:rPr>
        <w:t xml:space="preserve">The </w:t>
      </w:r>
      <w:r w:rsidRPr="001E7E50" w:rsidR="00C07436">
        <w:rPr>
          <w:rFonts w:ascii=".applesystemui" w:hAnsi=".applesystemui"/>
          <w:color w:val="EE0000"/>
        </w:rPr>
        <w:t>cerebellum</w:t>
      </w:r>
      <w:r w:rsidRPr="001E7E50">
        <w:rPr>
          <w:rFonts w:ascii=".applesystemui" w:hAnsi=".applesystemui"/>
        </w:rPr>
        <w:t xml:space="preserve"> is mainly responsible for coordinating body movement and maintaining balance. For example, when you are riding a bicycle, the </w:t>
      </w:r>
      <w:r w:rsidRPr="001E7E50" w:rsidR="00C07436">
        <w:rPr>
          <w:rFonts w:ascii=".applesystemui" w:hAnsi=".applesystemui"/>
          <w:color w:val="EE0000"/>
        </w:rPr>
        <w:t>cerebellum</w:t>
      </w:r>
      <w:r w:rsidRPr="001E7E50">
        <w:rPr>
          <w:rFonts w:ascii=".applesystemui" w:hAnsi=".applesystemui"/>
        </w:rPr>
        <w:t xml:space="preserve"> is quietly at work, allowing you to ride smoothly.</w:t>
      </w:r>
    </w:p>
    <w:p w:rsidRPr="001E7E50" w:rsidR="00BA2AEB" w:rsidP="00BA2AEB" w:rsidRDefault="00BA2AEB" w14:paraId="1750CBCB" w14:textId="632B3395">
      <w:pPr>
        <w:rPr>
          <w:rFonts w:ascii=".applesystemui" w:hAnsi=".applesystemui"/>
        </w:rPr>
      </w:pPr>
      <w:r w:rsidRPr="001E7E50">
        <w:rPr>
          <w:rFonts w:ascii=".applesystemui" w:hAnsi=".applesystemui"/>
        </w:rPr>
        <w:t xml:space="preserve">The </w:t>
      </w:r>
      <w:r w:rsidRPr="001E7E50" w:rsidR="00C07436">
        <w:rPr>
          <w:rFonts w:ascii=".applesystemui" w:hAnsi=".applesystemui"/>
          <w:color w:val="EE0000"/>
        </w:rPr>
        <w:t>brainstem</w:t>
      </w:r>
      <w:r w:rsidRPr="001E7E50">
        <w:rPr>
          <w:rFonts w:ascii=".applesystemui" w:hAnsi=".applesystemui"/>
        </w:rPr>
        <w:t xml:space="preserve"> controls basic life functions, such as breathing, heartbeat, and digestion.</w:t>
      </w:r>
    </w:p>
    <w:p w:rsidRPr="001E7E50" w:rsidR="00BA2AEB" w:rsidP="00BA2AEB" w:rsidRDefault="00BA2AEB" w14:paraId="11A6D78E" w14:textId="4C1A23C0">
      <w:pPr>
        <w:rPr>
          <w:rFonts w:ascii=".applesystemui" w:hAnsi=".applesystemui"/>
        </w:rPr>
      </w:pPr>
      <w:r w:rsidRPr="001E7E50">
        <w:rPr>
          <w:rFonts w:ascii=".applesystemui" w:hAnsi=".applesystemui"/>
        </w:rPr>
        <w:t xml:space="preserve">The </w:t>
      </w:r>
      <w:r w:rsidRPr="001E7E50" w:rsidR="00C07436">
        <w:rPr>
          <w:rFonts w:ascii=".applesystemui" w:hAnsi=".applesystemui"/>
          <w:color w:val="EE0000"/>
        </w:rPr>
        <w:t>spinal cord</w:t>
      </w:r>
      <w:r w:rsidRPr="001E7E50">
        <w:rPr>
          <w:rFonts w:ascii=".applesystemui" w:hAnsi=".applesystemui"/>
        </w:rPr>
        <w:t xml:space="preserve"> is an important channel connecting the brain to the rest of the body. It is </w:t>
      </w:r>
      <w:r w:rsidRPr="001E7E50">
        <w:rPr>
          <w:rFonts w:ascii=".applesystemui" w:hAnsi=".applesystemui"/>
        </w:rPr>
        <w:lastRenderedPageBreak/>
        <w:t xml:space="preserve">responsible for quickly transmitting commands from the brain to all parts of the body. For instance, when we want to reach out and grab something, the brain's command travels through the </w:t>
      </w:r>
      <w:r w:rsidRPr="001E7E50" w:rsidR="00C07436">
        <w:rPr>
          <w:rFonts w:ascii=".applesystemui" w:hAnsi=".applesystemui"/>
          <w:color w:val="EE0000"/>
        </w:rPr>
        <w:t>spinal cord</w:t>
      </w:r>
      <w:r w:rsidRPr="001E7E50">
        <w:rPr>
          <w:rFonts w:ascii=".applesystemui" w:hAnsi=".applesystemui"/>
        </w:rPr>
        <w:t xml:space="preserve"> to the muscles in our arm, allowing us to complete the action. At the same time, the </w:t>
      </w:r>
      <w:r w:rsidRPr="001E7E50" w:rsidR="00C07436">
        <w:rPr>
          <w:rFonts w:ascii=".applesystemui" w:hAnsi=".applesystemui"/>
          <w:color w:val="EE0000"/>
        </w:rPr>
        <w:t>spinal cord</w:t>
      </w:r>
      <w:r w:rsidRPr="001E7E50">
        <w:rPr>
          <w:rFonts w:ascii=".applesystemui" w:hAnsi=".applesystemui"/>
        </w:rPr>
        <w:t xml:space="preserve"> also sends sensory information from all parts of the body back to the brain, allowing us to perceive our environment and the state of our body.</w:t>
      </w:r>
    </w:p>
    <w:p w:rsidRPr="001E7E50" w:rsidR="00BA2AEB" w:rsidP="00BA2AEB" w:rsidRDefault="00BA2AEB" w14:paraId="48A82DE3" w14:textId="06CC545E">
      <w:pPr>
        <w:rPr>
          <w:rFonts w:ascii=".applesystemui" w:hAnsi=".applesystemui"/>
        </w:rPr>
      </w:pPr>
      <w:r w:rsidRPr="001E7E50">
        <w:rPr>
          <w:rFonts w:ascii=".applesystemui" w:hAnsi=".applesystemui"/>
        </w:rPr>
        <w:t xml:space="preserve">2) The </w:t>
      </w:r>
      <w:r w:rsidRPr="001E7E50" w:rsidR="00C07436">
        <w:rPr>
          <w:rFonts w:ascii=".applesystemui" w:hAnsi=".applesystemui"/>
          <w:color w:val="EE0000"/>
        </w:rPr>
        <w:t>Peripheral Nervous System</w:t>
      </w:r>
    </w:p>
    <w:p w:rsidRPr="001E7E50" w:rsidR="00BA2AEB" w:rsidP="00BA2AEB" w:rsidRDefault="00BA2AEB" w14:paraId="76F54C5B" w14:textId="2833172A">
      <w:pPr>
        <w:rPr>
          <w:rFonts w:ascii=".applesystemui" w:hAnsi=".applesystemui"/>
        </w:rPr>
      </w:pPr>
      <w:r w:rsidRPr="001E7E50">
        <w:rPr>
          <w:rFonts w:ascii=".applesystemui" w:hAnsi=".applesystemui"/>
        </w:rPr>
        <w:t xml:space="preserve">The </w:t>
      </w:r>
      <w:r w:rsidRPr="001E7E50" w:rsidR="00C07436">
        <w:rPr>
          <w:rFonts w:ascii=".applesystemui" w:hAnsi=".applesystemui"/>
          <w:color w:val="EE0000"/>
        </w:rPr>
        <w:t>peripheral nervous system</w:t>
      </w:r>
      <w:r w:rsidRPr="001E7E50">
        <w:rPr>
          <w:rFonts w:ascii=".applesystemui" w:hAnsi=".applesystemui"/>
        </w:rPr>
        <w:t xml:space="preserve"> includes all nerves outside of the </w:t>
      </w:r>
      <w:r w:rsidRPr="001E7E50" w:rsidR="00C07436">
        <w:rPr>
          <w:rFonts w:ascii=".applesystemui" w:hAnsi=".applesystemui"/>
          <w:color w:val="EE0000"/>
        </w:rPr>
        <w:t>central nervous system</w:t>
      </w:r>
      <w:r w:rsidRPr="001E7E50">
        <w:rPr>
          <w:rFonts w:ascii=".applesystemui" w:hAnsi=".applesystemui"/>
        </w:rPr>
        <w:t>, forming a neural network that spreads throughout the entire body</w:t>
      </w:r>
      <w:r w:rsidR="00DB1856">
        <w:rPr>
          <w:rFonts w:hint="eastAsia" w:ascii=".applesystemui" w:hAnsi=".applesystemui"/>
        </w:rPr>
        <w:t xml:space="preserve"> (Figure 7-2)</w:t>
      </w:r>
      <w:r w:rsidRPr="001E7E50">
        <w:rPr>
          <w:rFonts w:ascii=".applesystemui" w:hAnsi=".applesystemui"/>
        </w:rPr>
        <w:t xml:space="preserve">. For example, the </w:t>
      </w:r>
      <w:r w:rsidRPr="001E7E50" w:rsidR="00C07436">
        <w:rPr>
          <w:rFonts w:ascii=".applesystemui" w:hAnsi=".applesystemui"/>
          <w:color w:val="EE0000"/>
        </w:rPr>
        <w:t>somatic nervous system</w:t>
      </w:r>
      <w:r w:rsidRPr="001E7E50">
        <w:rPr>
          <w:rFonts w:ascii=".applesystemui" w:hAnsi=".applesystemui"/>
        </w:rPr>
        <w:t xml:space="preserve"> controls our body's movement and sensation. When you participate in sports, the </w:t>
      </w:r>
      <w:r w:rsidRPr="001E7E50" w:rsidR="00C07436">
        <w:rPr>
          <w:rFonts w:ascii=".applesystemui" w:hAnsi=".applesystemui"/>
          <w:color w:val="EE0000"/>
        </w:rPr>
        <w:t>somatic nervous system</w:t>
      </w:r>
      <w:r w:rsidRPr="001E7E50">
        <w:rPr>
          <w:rFonts w:ascii=".applesystemui" w:hAnsi=".applesystemui"/>
        </w:rPr>
        <w:t xml:space="preserve"> directs the contraction and relaxation of your muscles to complete various movements. At the same time, it also allows us to feel external sensations like touch, pain, and temperature.</w:t>
      </w:r>
    </w:p>
    <w:p w:rsidRPr="001E7E50" w:rsidR="00BA2AEB" w:rsidP="00BA2AEB" w:rsidRDefault="00BA2AEB" w14:paraId="3B7F38AB" w14:textId="7FCD4EAC">
      <w:pPr>
        <w:rPr>
          <w:rFonts w:ascii=".applesystemui" w:hAnsi=".applesystemui"/>
        </w:rPr>
      </w:pPr>
      <w:r w:rsidRPr="001E7E50">
        <w:rPr>
          <w:rFonts w:ascii=".applesystemui" w:hAnsi=".applesystemui"/>
        </w:rPr>
        <w:t xml:space="preserve">Furthermore, the </w:t>
      </w:r>
      <w:r w:rsidRPr="001E7E50" w:rsidR="00C07436">
        <w:rPr>
          <w:rFonts w:ascii=".applesystemui" w:hAnsi=".applesystemui"/>
          <w:color w:val="EE0000"/>
        </w:rPr>
        <w:t>sympathetic nervous system</w:t>
      </w:r>
      <w:r w:rsidRPr="001E7E50">
        <w:rPr>
          <w:rFonts w:ascii=".applesystemui" w:hAnsi=".applesystemui"/>
        </w:rPr>
        <w:t xml:space="preserve"> and the </w:t>
      </w:r>
      <w:r w:rsidRPr="001E7E50" w:rsidR="00C07436">
        <w:rPr>
          <w:rFonts w:ascii=".applesystemui" w:hAnsi=".applesystemui"/>
          <w:color w:val="EE0000"/>
        </w:rPr>
        <w:t>parasympathetic nervous system</w:t>
      </w:r>
      <w:r w:rsidRPr="001E7E50">
        <w:rPr>
          <w:rFonts w:ascii=".applesystemui" w:hAnsi=".applesystemui"/>
        </w:rPr>
        <w:t xml:space="preserve"> work together to manage our internal organs, such as the heart and stomach, maintaining their normal activities and constantly communicating information with the </w:t>
      </w:r>
      <w:r w:rsidRPr="001E7E50" w:rsidR="00C07436">
        <w:rPr>
          <w:rFonts w:ascii=".applesystemui" w:hAnsi=".applesystemui"/>
          <w:color w:val="EE0000"/>
        </w:rPr>
        <w:t>central nervous system</w:t>
      </w:r>
      <w:r w:rsidRPr="001E7E50">
        <w:rPr>
          <w:rFonts w:ascii=".applesystemui" w:hAnsi=".applesystemui"/>
        </w:rPr>
        <w:t xml:space="preserve"> to keep the entire body functioning in a coordinated manner. For example, when we feel scared, the </w:t>
      </w:r>
      <w:r w:rsidRPr="001E7E50" w:rsidR="00C07436">
        <w:rPr>
          <w:rFonts w:ascii=".applesystemui" w:hAnsi=".applesystemui"/>
          <w:color w:val="EE0000"/>
        </w:rPr>
        <w:t>sympathetic nervous system</w:t>
      </w:r>
      <w:r w:rsidRPr="001E7E50">
        <w:rPr>
          <w:rFonts w:ascii=".applesystemui" w:hAnsi=".applesystemui"/>
        </w:rPr>
        <w:t xml:space="preserve"> makes our </w:t>
      </w:r>
      <w:proofErr w:type="gramStart"/>
      <w:r w:rsidRPr="001E7E50">
        <w:rPr>
          <w:rFonts w:ascii=".applesystemui" w:hAnsi=".applesystemui"/>
        </w:rPr>
        <w:t>heart beat</w:t>
      </w:r>
      <w:proofErr w:type="gramEnd"/>
      <w:r w:rsidRPr="001E7E50">
        <w:rPr>
          <w:rFonts w:ascii=".applesystemui" w:hAnsi=".applesystemui"/>
        </w:rPr>
        <w:t xml:space="preserve"> and breathing </w:t>
      </w:r>
      <w:proofErr w:type="gramStart"/>
      <w:r w:rsidRPr="001E7E50">
        <w:rPr>
          <w:rFonts w:ascii=".applesystemui" w:hAnsi=".applesystemui"/>
        </w:rPr>
        <w:t>speed</w:t>
      </w:r>
      <w:proofErr w:type="gramEnd"/>
      <w:r w:rsidRPr="001E7E50">
        <w:rPr>
          <w:rFonts w:ascii=".applesystemui" w:hAnsi=".applesystemui"/>
        </w:rPr>
        <w:t xml:space="preserve"> up to prepare for potential danger. </w:t>
      </w:r>
      <w:r w:rsidRPr="001E7E50" w:rsidR="007A1499">
        <w:rPr>
          <w:rFonts w:ascii=".applesystemui" w:hAnsi=".applesystemui"/>
          <w:color w:val="7030A0"/>
        </w:rPr>
        <w:t>When the crisis is resolved</w:t>
      </w:r>
      <w:r w:rsidRPr="001E7E50">
        <w:rPr>
          <w:rFonts w:ascii=".applesystemui" w:hAnsi=".applesystemui"/>
        </w:rPr>
        <w:t xml:space="preserve">, the </w:t>
      </w:r>
      <w:r w:rsidRPr="001E7E50" w:rsidR="00C07436">
        <w:rPr>
          <w:rFonts w:ascii=".applesystemui" w:hAnsi=".applesystemui"/>
          <w:color w:val="EE0000"/>
        </w:rPr>
        <w:t>parasympathetic nervous system</w:t>
      </w:r>
      <w:r w:rsidRPr="001E7E50">
        <w:rPr>
          <w:rFonts w:ascii=".applesystemui" w:hAnsi=".applesystemui"/>
        </w:rPr>
        <w:t xml:space="preserve"> slows our heart rate and reduces the force of heart muscle contractions, allowing us to slowly calm down.</w:t>
      </w:r>
    </w:p>
    <w:p w:rsidR="00B50E9F" w:rsidP="00BA2AEB" w:rsidRDefault="00B50E9F" w14:paraId="75BD8424" w14:textId="77777777">
      <w:pPr>
        <w:rPr>
          <w:rFonts w:ascii=".applesystemui" w:hAnsi=".applesystemui"/>
          <w:b/>
          <w:bCs/>
        </w:rPr>
      </w:pPr>
    </w:p>
    <w:p w:rsidRPr="001E7E50" w:rsidR="00BA2AEB" w:rsidP="00BA2AEB" w:rsidRDefault="00B50E9F" w14:paraId="1AADCA78" w14:textId="4C78B14D">
      <w:pPr>
        <w:rPr>
          <w:rFonts w:ascii=".applesystemui" w:hAnsi=".applesystemui"/>
        </w:rPr>
      </w:pPr>
      <w:r>
        <w:rPr>
          <w:rFonts w:hint="eastAsia" w:ascii=".applesystemui" w:hAnsi=".applesystemui"/>
          <w:b/>
          <w:bCs/>
        </w:rPr>
        <w:t xml:space="preserve">2. </w:t>
      </w:r>
      <w:r w:rsidRPr="001E7E50" w:rsidR="00BA2AEB">
        <w:rPr>
          <w:rFonts w:ascii=".applesystemui" w:hAnsi=".applesystemui"/>
          <w:b/>
          <w:bCs/>
        </w:rPr>
        <w:t>The Developmental Process of the Nervous System</w:t>
      </w:r>
    </w:p>
    <w:p w:rsidRPr="001E7E50" w:rsidR="00BA2AEB" w:rsidP="00BA2AEB" w:rsidRDefault="00BA2AEB" w14:paraId="183D28F9" w14:textId="7CC1771F">
      <w:pPr>
        <w:rPr>
          <w:rFonts w:ascii=".applesystemui" w:hAnsi=".applesystemui"/>
        </w:rPr>
      </w:pPr>
      <w:r w:rsidRPr="357D9B00" w:rsidR="00BA2AEB">
        <w:rPr>
          <w:rFonts w:ascii=".applesystemui" w:hAnsi=".applesystemui"/>
        </w:rPr>
        <w:t xml:space="preserve">The development of the human nervous system begins during the embryonic stage and continues throughout the entire life cycle. In the embryonic stage, the nervous system starts to form. A small </w:t>
      </w:r>
      <w:r w:rsidRPr="357D9B00" w:rsidR="00C07436">
        <w:rPr>
          <w:rFonts w:ascii=".applesystemui" w:hAnsi=".applesystemui"/>
          <w:color w:val="EE0000"/>
        </w:rPr>
        <w:t>neural plate</w:t>
      </w:r>
      <w:r w:rsidRPr="357D9B00" w:rsidR="00BA2AEB">
        <w:rPr>
          <w:rFonts w:ascii=".applesystemui" w:hAnsi=".applesystemui"/>
        </w:rPr>
        <w:t xml:space="preserve"> </w:t>
      </w:r>
      <w:r w:rsidRPr="357D9B00" w:rsidR="007A1499">
        <w:rPr>
          <w:rFonts w:ascii=".applesystemui" w:hAnsi=".applesystemui"/>
          <w:color w:val="7030A0"/>
        </w:rPr>
        <w:t xml:space="preserve">gradually folds inward to form a neural groove, </w:t>
      </w:r>
      <w:del w:author="Rachel St. John" w:date="2025-08-22T03:41:06.285Z" w:id="1462376373">
        <w:r w:rsidRPr="357D9B00" w:rsidDel="007A1499">
          <w:rPr>
            <w:rFonts w:ascii=".applesystemui" w:hAnsi=".applesystemui"/>
            <w:color w:val="7030A0"/>
          </w:rPr>
          <w:delText xml:space="preserve">finally </w:delText>
        </w:r>
      </w:del>
      <w:ins w:author="Rachel St. John" w:date="2025-08-22T03:41:07.27Z" w:id="1826580039">
        <w:r w:rsidRPr="357D9B00" w:rsidR="7327DAF7">
          <w:rPr>
            <w:rFonts w:ascii=".applesystemui" w:hAnsi=".applesystemui"/>
            <w:color w:val="7030A0"/>
          </w:rPr>
          <w:t xml:space="preserve">it then </w:t>
        </w:r>
      </w:ins>
      <w:r w:rsidRPr="357D9B00" w:rsidR="007A1499">
        <w:rPr>
          <w:rFonts w:ascii=".applesystemui" w:hAnsi=".applesystemui"/>
          <w:color w:val="7030A0"/>
        </w:rPr>
        <w:t>clos</w:t>
      </w:r>
      <w:ins w:author="Rachel St. John" w:date="2025-08-22T03:41:11.577Z" w:id="155039667">
        <w:r w:rsidRPr="357D9B00" w:rsidR="5EE5EC9C">
          <w:rPr>
            <w:rFonts w:ascii=".applesystemui" w:hAnsi=".applesystemui"/>
            <w:color w:val="7030A0"/>
          </w:rPr>
          <w:t>es</w:t>
        </w:r>
      </w:ins>
      <w:del w:author="Rachel St. John" w:date="2025-08-22T03:41:10.899Z" w:id="718595246">
        <w:r w:rsidRPr="357D9B00" w:rsidDel="007A1499">
          <w:rPr>
            <w:rFonts w:ascii=".applesystemui" w:hAnsi=".applesystemui"/>
            <w:color w:val="7030A0"/>
          </w:rPr>
          <w:delText>ing</w:delText>
        </w:r>
      </w:del>
      <w:r w:rsidRPr="357D9B00" w:rsidR="007A1499">
        <w:rPr>
          <w:rFonts w:ascii=".applesystemui" w:hAnsi=".applesystemui"/>
          <w:color w:val="7030A0"/>
        </w:rPr>
        <w:t xml:space="preserve"> to become the neural tube</w:t>
      </w:r>
      <w:r w:rsidRPr="357D9B00" w:rsidR="00BA2AEB">
        <w:rPr>
          <w:rFonts w:ascii=".applesystemui" w:hAnsi=".applesystemui"/>
        </w:rPr>
        <w:t xml:space="preserve">, which marks the origin of the nervous system. As the embryo continues to develop, the </w:t>
      </w:r>
      <w:r w:rsidRPr="357D9B00" w:rsidR="00C07436">
        <w:rPr>
          <w:rFonts w:ascii=".applesystemui" w:hAnsi=".applesystemui"/>
          <w:color w:val="EE0000"/>
        </w:rPr>
        <w:t>neural tube</w:t>
      </w:r>
      <w:r w:rsidRPr="357D9B00" w:rsidR="00BA2AEB">
        <w:rPr>
          <w:rFonts w:ascii=".applesystemui" w:hAnsi=".applesystemui"/>
        </w:rPr>
        <w:t xml:space="preserve"> will gradually differentiate into structures like the </w:t>
      </w:r>
      <w:r w:rsidRPr="357D9B00" w:rsidR="00C07436">
        <w:rPr>
          <w:rFonts w:ascii=".applesystemui" w:hAnsi=".applesystemui"/>
          <w:color w:val="EE0000"/>
        </w:rPr>
        <w:t>cerebrum</w:t>
      </w:r>
      <w:r w:rsidRPr="357D9B00" w:rsidR="00BA2AEB">
        <w:rPr>
          <w:rFonts w:ascii=".applesystemui" w:hAnsi=".applesystemui"/>
        </w:rPr>
        <w:t xml:space="preserve">, </w:t>
      </w:r>
      <w:r w:rsidRPr="357D9B00" w:rsidR="00C07436">
        <w:rPr>
          <w:rFonts w:ascii=".applesystemui" w:hAnsi=".applesystemui"/>
          <w:color w:val="EE0000"/>
        </w:rPr>
        <w:t>cerebellum</w:t>
      </w:r>
      <w:r w:rsidRPr="357D9B00" w:rsidR="00BA2AEB">
        <w:rPr>
          <w:rFonts w:ascii=".applesystemui" w:hAnsi=".applesystemui"/>
        </w:rPr>
        <w:t xml:space="preserve">, and </w:t>
      </w:r>
      <w:r w:rsidRPr="357D9B00" w:rsidR="00C07436">
        <w:rPr>
          <w:rFonts w:ascii=".applesystemui" w:hAnsi=".applesystemui"/>
          <w:color w:val="EE0000"/>
        </w:rPr>
        <w:t>spinal cord</w:t>
      </w:r>
      <w:r w:rsidRPr="357D9B00" w:rsidR="00BA2AEB">
        <w:rPr>
          <w:rFonts w:ascii=".applesystemui" w:hAnsi=".applesystemui"/>
        </w:rPr>
        <w:t>. Nerve cells begin to multiply and connect with each other, forming a complex neural network.</w:t>
      </w:r>
    </w:p>
    <w:p w:rsidRPr="001E7E50" w:rsidR="00BA2AEB" w:rsidP="00BA2AEB" w:rsidRDefault="00BA2AEB" w14:paraId="7D59A7F4" w14:textId="77777777">
      <w:pPr>
        <w:rPr>
          <w:rFonts w:ascii=".applesystemui" w:hAnsi=".applesystemui"/>
        </w:rPr>
      </w:pPr>
      <w:r w:rsidRPr="357D9B00" w:rsidR="00BA2AEB">
        <w:rPr>
          <w:rFonts w:ascii=".applesystemui" w:hAnsi=".applesystemui"/>
        </w:rPr>
        <w:t xml:space="preserve">During infancy, babies explore the world through their </w:t>
      </w:r>
      <w:del w:author="Rachel St. John" w:date="2025-08-22T03:41:30.938Z" w:id="1571353379">
        <w:r w:rsidRPr="357D9B00" w:rsidDel="00BA2AEB">
          <w:rPr>
            <w:rFonts w:ascii=".applesystemui" w:hAnsi=".applesystemui"/>
          </w:rPr>
          <w:delText xml:space="preserve">various </w:delText>
        </w:r>
      </w:del>
      <w:r w:rsidRPr="357D9B00" w:rsidR="00BA2AEB">
        <w:rPr>
          <w:rFonts w:ascii=".applesystemui" w:hAnsi=".applesystemui"/>
        </w:rPr>
        <w:t>senses, which is also a process of the nervous system continuously developing and maturing. They react to stimuli like sound, light, and touch, and gradually learn actions such as lifting their heads, rolling over, and sitting up. Development during this stage is critically important for the baby's future sensory and motor skills.</w:t>
      </w:r>
    </w:p>
    <w:p w:rsidRPr="001E7E50" w:rsidR="00BA2AEB" w:rsidP="00BA2AEB" w:rsidRDefault="00BA2AEB" w14:paraId="738D3120" w14:textId="4851B0F2">
      <w:pPr>
        <w:rPr>
          <w:rFonts w:ascii=".applesystemui" w:hAnsi=".applesystemui"/>
        </w:rPr>
      </w:pPr>
      <w:r w:rsidRPr="357D9B00" w:rsidR="00BA2AEB">
        <w:rPr>
          <w:rFonts w:ascii=".applesystemui" w:hAnsi=".applesystemui"/>
        </w:rPr>
        <w:t xml:space="preserve">During childhood, the nervous system continues to develop rapidly. Children start to </w:t>
      </w:r>
      <w:del w:author="Rachel St. John" w:date="2025-08-22T03:41:58.527Z" w:id="950796962">
        <w:r w:rsidRPr="357D9B00" w:rsidDel="00BA2AEB">
          <w:rPr>
            <w:rFonts w:ascii=".applesystemui" w:hAnsi=".applesystemui"/>
          </w:rPr>
          <w:delText xml:space="preserve">learn </w:delText>
        </w:r>
      </w:del>
      <w:ins w:author="Rachel St. John" w:date="2025-08-22T03:41:59.219Z" w:id="105663891">
        <w:r w:rsidRPr="357D9B00" w:rsidR="195AD25E">
          <w:rPr>
            <w:rFonts w:ascii=".applesystemui" w:hAnsi=".applesystemui"/>
          </w:rPr>
          <w:t xml:space="preserve">gain </w:t>
        </w:r>
      </w:ins>
      <w:r w:rsidRPr="357D9B00" w:rsidR="00BA2AEB">
        <w:rPr>
          <w:rFonts w:ascii=".applesystemui" w:hAnsi=".applesystemui"/>
        </w:rPr>
        <w:t xml:space="preserve">more knowledge and skills, such as reading, writing, drawing, and singing. Their brains are constantly receiving </w:t>
      </w:r>
      <w:r w:rsidRPr="357D9B00" w:rsidR="00BA2AEB">
        <w:rPr>
          <w:rFonts w:ascii=".applesystemui" w:hAnsi=".applesystemui"/>
        </w:rPr>
        <w:t>new information</w:t>
      </w:r>
      <w:r w:rsidRPr="357D9B00" w:rsidR="00BA2AEB">
        <w:rPr>
          <w:rFonts w:ascii=".applesystemui" w:hAnsi=".applesystemui"/>
        </w:rPr>
        <w:t xml:space="preserve">, and the neural connections are constantly being strengthened and </w:t>
      </w:r>
      <w:r w:rsidRPr="357D9B00" w:rsidR="00BA2AEB">
        <w:rPr>
          <w:rFonts w:ascii=".applesystemui" w:hAnsi=".applesystemui"/>
        </w:rPr>
        <w:t>optimized</w:t>
      </w:r>
      <w:r w:rsidRPr="357D9B00" w:rsidR="00BA2AEB">
        <w:rPr>
          <w:rFonts w:ascii=".applesystemui" w:hAnsi=".applesystemui"/>
        </w:rPr>
        <w:t xml:space="preserve">, leading to an increasingly </w:t>
      </w:r>
      <w:r w:rsidRPr="357D9B00" w:rsidR="00BA2AEB">
        <w:rPr>
          <w:rFonts w:ascii=".applesystemui" w:hAnsi=".applesystemui"/>
        </w:rPr>
        <w:t>strong desire</w:t>
      </w:r>
      <w:r w:rsidRPr="357D9B00" w:rsidR="00BA2AEB">
        <w:rPr>
          <w:rFonts w:ascii=".applesystemui" w:hAnsi=".applesystemui"/>
        </w:rPr>
        <w:t xml:space="preserve"> for knowledge. This period is a key time for developing various abilities and has a profound impact on a child's future learning and cognitive skills.</w:t>
      </w:r>
    </w:p>
    <w:p w:rsidRPr="001E7E50" w:rsidR="00BA2AEB" w:rsidP="00BA2AEB" w:rsidRDefault="00BA2AEB" w14:paraId="0AA291A3" w14:textId="77777777">
      <w:pPr>
        <w:rPr>
          <w:rFonts w:ascii=".applesystemui" w:hAnsi=".applesystemui"/>
        </w:rPr>
      </w:pPr>
      <w:r w:rsidRPr="001E7E50">
        <w:rPr>
          <w:rFonts w:ascii=".applesystemui" w:hAnsi=".applesystemui"/>
        </w:rPr>
        <w:t xml:space="preserve">During adolescence, individuals are exposed to more diverse information, begin to form the ability to think independently </w:t>
      </w:r>
      <w:proofErr w:type="gramStart"/>
      <w:r w:rsidRPr="001E7E50">
        <w:rPr>
          <w:rFonts w:ascii=".applesystemui" w:hAnsi=".applesystemui"/>
        </w:rPr>
        <w:t>and</w:t>
      </w:r>
      <w:proofErr w:type="gramEnd"/>
      <w:r w:rsidRPr="001E7E50">
        <w:rPr>
          <w:rFonts w:ascii=".applesystemui" w:hAnsi=".applesystemui"/>
        </w:rPr>
        <w:t xml:space="preserve"> a strong sense of self, </w:t>
      </w:r>
      <w:proofErr w:type="gramStart"/>
      <w:r w:rsidRPr="001E7E50">
        <w:rPr>
          <w:rFonts w:ascii=".applesystemui" w:hAnsi=".applesystemui"/>
        </w:rPr>
        <w:t>and also</w:t>
      </w:r>
      <w:proofErr w:type="gramEnd"/>
      <w:r w:rsidRPr="001E7E50">
        <w:rPr>
          <w:rFonts w:ascii=".applesystemui" w:hAnsi=".applesystemui"/>
        </w:rPr>
        <w:t xml:space="preserve"> develop a deeper understanding of the world. Their bodies are also continuously developing, and the nervous system becomes more mature, further enhancing their thinking and reasoning abilities. Development in this stage has an important influence on an adolescent's social skills, emotional expression, and creativity.</w:t>
      </w:r>
    </w:p>
    <w:p w:rsidRPr="001E7E50" w:rsidR="00BA2AEB" w:rsidP="00BA2AEB" w:rsidRDefault="00831D51" w14:paraId="19B9DB2E" w14:textId="45AA1480">
      <w:pPr>
        <w:rPr>
          <w:rFonts w:ascii=".applesystemui" w:hAnsi=".applesystemui"/>
        </w:rPr>
      </w:pPr>
      <w:r>
        <w:rPr>
          <w:rFonts w:hint="eastAsia" w:ascii=".applesystemui" w:hAnsi=".applesystemui"/>
          <w:b/>
          <w:bCs/>
        </w:rPr>
        <w:t xml:space="preserve">3. </w:t>
      </w:r>
      <w:r w:rsidRPr="001E7E50" w:rsidR="00BA2AEB">
        <w:rPr>
          <w:rFonts w:ascii=".applesystemui" w:hAnsi=".applesystemui"/>
          <w:b/>
          <w:bCs/>
        </w:rPr>
        <w:t>Characteristics of the Human Nervous System</w:t>
      </w:r>
    </w:p>
    <w:p w:rsidRPr="001E7E50" w:rsidR="00BA2AEB" w:rsidP="00BA2AEB" w:rsidRDefault="00BA2AEB" w14:paraId="0A1A39B3" w14:textId="396AD4D0">
      <w:pPr>
        <w:rPr>
          <w:rFonts w:ascii=".applesystemui" w:hAnsi=".applesystemui"/>
        </w:rPr>
      </w:pPr>
      <w:r w:rsidRPr="001E7E50">
        <w:rPr>
          <w:rFonts w:ascii=".applesystemui" w:hAnsi=".applesystemui"/>
        </w:rPr>
        <w:t xml:space="preserve">(1) </w:t>
      </w:r>
      <w:r w:rsidRPr="00831D51" w:rsidR="007A1499">
        <w:rPr>
          <w:rFonts w:ascii=".applesystemui" w:hAnsi=".applesystemui"/>
        </w:rPr>
        <w:t xml:space="preserve">Neurons are simple and </w:t>
      </w:r>
      <w:r w:rsidRPr="00831D51" w:rsidR="007A1499">
        <w:rPr>
          <w:rFonts w:ascii=".applesystemui" w:hAnsi=".applesystemui"/>
          <w:color w:val="EE0000"/>
        </w:rPr>
        <w:t>homogeneous</w:t>
      </w:r>
      <w:r w:rsidRPr="001E7E50">
        <w:rPr>
          <w:rFonts w:ascii=".applesystemui" w:hAnsi=".applesystemui"/>
        </w:rPr>
        <w:t xml:space="preserve">: The human nervous system includes hundreds of billions of </w:t>
      </w:r>
      <w:r w:rsidRPr="001E7E50" w:rsidR="00C07436">
        <w:rPr>
          <w:rFonts w:ascii=".applesystemui" w:hAnsi=".applesystemui"/>
          <w:color w:val="EE0000"/>
        </w:rPr>
        <w:t>neurons</w:t>
      </w:r>
      <w:r w:rsidRPr="001E7E50">
        <w:rPr>
          <w:rFonts w:ascii=".applesystemui" w:hAnsi=".applesystemui"/>
        </w:rPr>
        <w:t xml:space="preserve"> and is extremely complex. However, each individual </w:t>
      </w:r>
      <w:r w:rsidRPr="001E7E50" w:rsidR="00C07436">
        <w:rPr>
          <w:rFonts w:ascii=".applesystemui" w:hAnsi=".applesystemui"/>
          <w:color w:val="EE0000"/>
        </w:rPr>
        <w:t>neuron</w:t>
      </w:r>
      <w:r w:rsidRPr="001E7E50">
        <w:rPr>
          <w:rFonts w:ascii=".applesystemui" w:hAnsi=".applesystemui"/>
        </w:rPr>
        <w:t xml:space="preserve"> is relatively simple. </w:t>
      </w:r>
      <w:r w:rsidR="006A0093">
        <w:rPr>
          <w:rFonts w:hint="eastAsia" w:ascii=".applesystemui" w:hAnsi=".applesystemui"/>
        </w:rPr>
        <w:t xml:space="preserve">As illustrated in Figure 7-4, </w:t>
      </w:r>
      <w:r w:rsidRPr="001E7E50">
        <w:rPr>
          <w:rFonts w:ascii=".applesystemui" w:hAnsi=".applesystemui"/>
        </w:rPr>
        <w:t xml:space="preserve">A </w:t>
      </w:r>
      <w:r w:rsidRPr="001E7E50" w:rsidR="00C07436">
        <w:rPr>
          <w:rFonts w:ascii=".applesystemui" w:hAnsi=".applesystemui"/>
          <w:color w:val="EE0000"/>
        </w:rPr>
        <w:t>neuron</w:t>
      </w:r>
      <w:r w:rsidRPr="001E7E50">
        <w:rPr>
          <w:rFonts w:ascii=".applesystemui" w:hAnsi=".applesystemui"/>
        </w:rPr>
        <w:t xml:space="preserve"> consists of a </w:t>
      </w:r>
      <w:r w:rsidRPr="001E7E50" w:rsidR="00C07436">
        <w:rPr>
          <w:rFonts w:ascii=".applesystemui" w:hAnsi=".applesystemui"/>
          <w:color w:val="EE0000"/>
        </w:rPr>
        <w:t>cell body</w:t>
      </w:r>
      <w:r w:rsidRPr="001E7E50">
        <w:rPr>
          <w:rFonts w:ascii=".applesystemui" w:hAnsi=".applesystemui"/>
        </w:rPr>
        <w:t xml:space="preserve"> and processes, which include </w:t>
      </w:r>
      <w:r w:rsidRPr="001E7E50" w:rsidR="00C07436">
        <w:rPr>
          <w:rFonts w:ascii=".applesystemui" w:hAnsi=".applesystemui"/>
          <w:color w:val="EE0000"/>
        </w:rPr>
        <w:t>dendrites</w:t>
      </w:r>
      <w:r w:rsidRPr="001E7E50">
        <w:rPr>
          <w:rFonts w:ascii=".applesystemui" w:hAnsi=".applesystemui"/>
        </w:rPr>
        <w:t xml:space="preserve"> and an </w:t>
      </w:r>
      <w:r w:rsidRPr="001E7E50" w:rsidR="00C07436">
        <w:rPr>
          <w:rFonts w:ascii=".applesystemui" w:hAnsi=".applesystemui"/>
          <w:color w:val="EE0000"/>
        </w:rPr>
        <w:t>axon</w:t>
      </w:r>
      <w:r w:rsidRPr="001E7E50">
        <w:rPr>
          <w:rFonts w:ascii=".applesystemui" w:hAnsi=".applesystemui"/>
        </w:rPr>
        <w:t xml:space="preserve">. The function of all </w:t>
      </w:r>
      <w:r w:rsidRPr="001E7E50" w:rsidR="00C07436">
        <w:rPr>
          <w:rFonts w:ascii=".applesystemui" w:hAnsi=".applesystemui"/>
          <w:color w:val="EE0000"/>
        </w:rPr>
        <w:t>neurons</w:t>
      </w:r>
      <w:r w:rsidRPr="001E7E50">
        <w:rPr>
          <w:rFonts w:ascii=".applesystemui" w:hAnsi=".applesystemui"/>
        </w:rPr>
        <w:t xml:space="preserve"> is relatively simple and similar: to receive </w:t>
      </w:r>
      <w:r w:rsidRPr="001E7E50" w:rsidR="00C07436">
        <w:rPr>
          <w:rFonts w:ascii=".applesystemui" w:hAnsi=".applesystemui"/>
          <w:color w:val="EE0000"/>
        </w:rPr>
        <w:t>bioelectrical signals</w:t>
      </w:r>
      <w:r w:rsidRPr="001E7E50">
        <w:rPr>
          <w:rFonts w:ascii=".applesystemui" w:hAnsi=".applesystemui"/>
        </w:rPr>
        <w:t xml:space="preserve"> from other cells through their </w:t>
      </w:r>
      <w:r w:rsidRPr="001E7E50" w:rsidR="00C07436">
        <w:rPr>
          <w:rFonts w:ascii=".applesystemui" w:hAnsi=".applesystemui"/>
          <w:color w:val="EE0000"/>
        </w:rPr>
        <w:t>dendrites</w:t>
      </w:r>
      <w:r w:rsidRPr="001E7E50">
        <w:rPr>
          <w:rFonts w:ascii=".applesystemui" w:hAnsi=".applesystemui"/>
        </w:rPr>
        <w:t xml:space="preserve">, conduct them along the </w:t>
      </w:r>
      <w:r w:rsidRPr="001E7E50" w:rsidR="00C07436">
        <w:rPr>
          <w:rFonts w:ascii=".applesystemui" w:hAnsi=".applesystemui"/>
          <w:color w:val="EE0000"/>
        </w:rPr>
        <w:t>axon</w:t>
      </w:r>
      <w:r w:rsidRPr="001E7E50">
        <w:rPr>
          <w:rFonts w:ascii=".applesystemui" w:hAnsi=".applesystemui"/>
        </w:rPr>
        <w:t xml:space="preserve">, and pass them on to the next </w:t>
      </w:r>
      <w:r w:rsidRPr="001E7E50" w:rsidR="00C07436">
        <w:rPr>
          <w:rFonts w:ascii=".applesystemui" w:hAnsi=".applesystemui"/>
          <w:color w:val="EE0000"/>
        </w:rPr>
        <w:t>neuron</w:t>
      </w:r>
      <w:r w:rsidRPr="001E7E50">
        <w:rPr>
          <w:rFonts w:ascii=".applesystemui" w:hAnsi=".applesystemui"/>
        </w:rPr>
        <w:t xml:space="preserve"> via a </w:t>
      </w:r>
      <w:r w:rsidRPr="001E7E50" w:rsidR="00C07436">
        <w:rPr>
          <w:rFonts w:ascii=".applesystemui" w:hAnsi=".applesystemui"/>
          <w:color w:val="EE0000"/>
        </w:rPr>
        <w:t>synapse</w:t>
      </w:r>
      <w:r w:rsidRPr="001E7E50">
        <w:rPr>
          <w:rFonts w:ascii=".applesystemui" w:hAnsi=".applesystemui"/>
        </w:rPr>
        <w:t>.</w:t>
      </w:r>
    </w:p>
    <w:p w:rsidRPr="001E7E50" w:rsidR="00BA2AEB" w:rsidP="00BA2AEB" w:rsidRDefault="00BA2AEB" w14:paraId="2B242E2B" w14:textId="35046F53">
      <w:pPr>
        <w:rPr>
          <w:rFonts w:ascii=".applesystemui" w:hAnsi=".applesystemui"/>
        </w:rPr>
      </w:pPr>
      <w:r w:rsidRPr="001E7E50">
        <w:rPr>
          <w:rFonts w:ascii=".applesystemui" w:hAnsi=".applesystemui"/>
        </w:rPr>
        <w:t xml:space="preserve">(2) Connections create function: While a single </w:t>
      </w:r>
      <w:r w:rsidRPr="001E7E50" w:rsidR="00C07436">
        <w:rPr>
          <w:rFonts w:ascii=".applesystemui" w:hAnsi=".applesystemui"/>
          <w:color w:val="EE0000"/>
        </w:rPr>
        <w:t>neuron</w:t>
      </w:r>
      <w:r w:rsidRPr="001E7E50">
        <w:rPr>
          <w:rFonts w:ascii=".applesystemui" w:hAnsi=".applesystemui"/>
        </w:rPr>
        <w:t xml:space="preserve"> has a simple and uniform function, when massive numbers of </w:t>
      </w:r>
      <w:r w:rsidRPr="001E7E50" w:rsidR="00C07436">
        <w:rPr>
          <w:rFonts w:ascii=".applesystemui" w:hAnsi=".applesystemui"/>
          <w:color w:val="EE0000"/>
        </w:rPr>
        <w:t>neurons</w:t>
      </w:r>
      <w:r w:rsidRPr="001E7E50">
        <w:rPr>
          <w:rFonts w:ascii=".applesystemui" w:hAnsi=".applesystemui"/>
        </w:rPr>
        <w:t xml:space="preserve"> connect with each other, they give rise to all sorts of powerful functions. The human nervous system is made up of hundreds of billions of nerve cells. These cells connect with each other to form a vast and complex network. This network can process all types of information, from simple perception to complex thoughts and emotions.</w:t>
      </w:r>
    </w:p>
    <w:p w:rsidRPr="001E7E50" w:rsidR="00BA2AEB" w:rsidP="00BA2AEB" w:rsidRDefault="00BA2AEB" w14:paraId="260BEC8F" w14:textId="7C7FCD89">
      <w:pPr>
        <w:rPr>
          <w:rFonts w:ascii=".applesystemui" w:hAnsi=".applesystemui"/>
        </w:rPr>
      </w:pPr>
      <w:r w:rsidRPr="357D9B00" w:rsidR="00BA2AEB">
        <w:rPr>
          <w:rFonts w:ascii=".applesystemui" w:hAnsi=".applesystemui"/>
        </w:rPr>
        <w:t xml:space="preserve">(3) Powerful adaptability: The connections between </w:t>
      </w:r>
      <w:r w:rsidRPr="357D9B00" w:rsidR="00C07436">
        <w:rPr>
          <w:rFonts w:ascii=".applesystemui" w:hAnsi=".applesystemui"/>
          <w:color w:val="EE0000"/>
        </w:rPr>
        <w:t>neurons</w:t>
      </w:r>
      <w:r w:rsidRPr="357D9B00" w:rsidR="00BA2AEB">
        <w:rPr>
          <w:rFonts w:ascii=".applesystemui" w:hAnsi=".applesystemui"/>
        </w:rPr>
        <w:t xml:space="preserve"> are not fixed; they are constantly adjusting and changing. For example, if you often practice a certain sport, the nervous system will </w:t>
      </w:r>
      <w:r w:rsidRPr="357D9B00" w:rsidR="00BA2AEB">
        <w:rPr>
          <w:rFonts w:ascii=".applesystemui" w:hAnsi=".applesystemui"/>
        </w:rPr>
        <w:t>optimize</w:t>
      </w:r>
      <w:r w:rsidRPr="357D9B00" w:rsidR="00BA2AEB">
        <w:rPr>
          <w:rFonts w:ascii=".applesystemui" w:hAnsi=".applesystemui"/>
        </w:rPr>
        <w:t xml:space="preserve"> the related neural connections, making your performance </w:t>
      </w:r>
      <w:r w:rsidRPr="357D9B00" w:rsidR="00BA2AEB">
        <w:rPr>
          <w:rFonts w:ascii=".applesystemui" w:hAnsi=".applesystemui"/>
        </w:rPr>
        <w:t>better</w:t>
      </w:r>
      <w:del w:author="Rachel St. John" w:date="2025-08-22T03:49:43.961Z" w:id="1982059798">
        <w:r w:rsidRPr="357D9B00" w:rsidDel="00BA2AEB">
          <w:rPr>
            <w:rFonts w:ascii=".applesystemui" w:hAnsi=".applesystemui"/>
          </w:rPr>
          <w:delText xml:space="preserve"> and better</w:delText>
        </w:r>
      </w:del>
      <w:r w:rsidRPr="357D9B00" w:rsidR="00BA2AEB">
        <w:rPr>
          <w:rFonts w:ascii=".applesystemui" w:hAnsi=".applesystemui"/>
        </w:rPr>
        <w:t>. When you read, the neural regions responsible for memory will change to help you remember the content. If you often think about complex problems, the neural regions responsible for thinking will also change, thereby increasing your brain's agility.</w:t>
      </w:r>
    </w:p>
    <w:p w:rsidRPr="001E7E50" w:rsidR="00BA2AEB" w:rsidP="00BA2AEB" w:rsidRDefault="00C27D7F" w14:paraId="327EE19F" w14:textId="6EBBE7A2">
      <w:pPr>
        <w:rPr>
          <w:rFonts w:ascii=".applesystemui" w:hAnsi=".applesystemui"/>
        </w:rPr>
      </w:pPr>
      <w:r>
        <w:rPr>
          <w:rFonts w:hint="eastAsia" w:ascii=".applesystemui" w:hAnsi=".applesystemui"/>
          <w:b/>
          <w:bCs/>
        </w:rPr>
        <w:t xml:space="preserve">4. </w:t>
      </w:r>
      <w:r w:rsidRPr="001E7E50" w:rsidR="00BA2AEB">
        <w:rPr>
          <w:rFonts w:ascii=".applesystemui" w:hAnsi=".applesystemui"/>
          <w:b/>
          <w:bCs/>
        </w:rPr>
        <w:t>Information Transmission Between Neurons</w:t>
      </w:r>
    </w:p>
    <w:p w:rsidRPr="001E7E50" w:rsidR="00BA2AEB" w:rsidP="00BA2AEB" w:rsidRDefault="00A36914" w14:paraId="48A26907" w14:textId="3D578698">
      <w:pPr>
        <w:rPr>
          <w:rFonts w:ascii=".applesystemui" w:hAnsi=".applesystemui"/>
        </w:rPr>
      </w:pPr>
      <w:r w:rsidRPr="357D9B00" w:rsidR="00A36914">
        <w:rPr>
          <w:rFonts w:ascii=".applesystemui" w:hAnsi=".applesystemui"/>
        </w:rPr>
        <w:t>As shown in Figure 7-5,</w:t>
      </w:r>
      <w:r w:rsidRPr="357D9B00" w:rsidR="00A36914">
        <w:rPr>
          <w:rFonts w:ascii=".applesystemui" w:hAnsi=".applesystemui"/>
          <w:color w:val="EE0000"/>
        </w:rPr>
        <w:t xml:space="preserve"> </w:t>
      </w:r>
      <w:r w:rsidRPr="357D9B00" w:rsidR="00C07436">
        <w:rPr>
          <w:rFonts w:ascii=".applesystemui" w:hAnsi=".applesystemui"/>
          <w:color w:val="EE0000"/>
        </w:rPr>
        <w:t>Neurons</w:t>
      </w:r>
      <w:r w:rsidRPr="357D9B00" w:rsidR="00BA2AEB">
        <w:rPr>
          <w:rFonts w:ascii=".applesystemui" w:hAnsi=".applesystemui"/>
        </w:rPr>
        <w:t xml:space="preserve"> connect with each other through </w:t>
      </w:r>
      <w:r w:rsidRPr="357D9B00" w:rsidR="00C07436">
        <w:rPr>
          <w:rFonts w:ascii=".applesystemui" w:hAnsi=".applesystemui"/>
          <w:color w:val="EE0000"/>
        </w:rPr>
        <w:t>dendrites</w:t>
      </w:r>
      <w:r w:rsidRPr="357D9B00" w:rsidR="00BA2AEB">
        <w:rPr>
          <w:rFonts w:ascii=".applesystemui" w:hAnsi=".applesystemui"/>
        </w:rPr>
        <w:t xml:space="preserve"> and </w:t>
      </w:r>
      <w:r w:rsidRPr="357D9B00" w:rsidR="00C07436">
        <w:rPr>
          <w:rFonts w:ascii=".applesystemui" w:hAnsi=".applesystemui"/>
          <w:color w:val="EE0000"/>
        </w:rPr>
        <w:t>axons</w:t>
      </w:r>
      <w:r w:rsidRPr="357D9B00" w:rsidR="00BA2AEB">
        <w:rPr>
          <w:rFonts w:ascii=".applesystemui" w:hAnsi=".applesystemui"/>
        </w:rPr>
        <w:t xml:space="preserve">, </w:t>
      </w:r>
      <w:r w:rsidRPr="357D9B00" w:rsidR="00BA2AEB">
        <w:rPr>
          <w:rFonts w:ascii=".applesystemui" w:hAnsi=".applesystemui"/>
        </w:rPr>
        <w:t xml:space="preserve">forming pathways for information transmission. The place where a </w:t>
      </w:r>
      <w:r w:rsidRPr="357D9B00" w:rsidR="00C07436">
        <w:rPr>
          <w:rFonts w:ascii=".applesystemui" w:hAnsi=".applesystemui"/>
          <w:color w:val="EE0000"/>
        </w:rPr>
        <w:t>dendrite</w:t>
      </w:r>
      <w:r w:rsidRPr="357D9B00" w:rsidR="00BA2AEB">
        <w:rPr>
          <w:rFonts w:ascii=".applesystemui" w:hAnsi=".applesystemui"/>
        </w:rPr>
        <w:t xml:space="preserve"> and an </w:t>
      </w:r>
      <w:r w:rsidRPr="357D9B00" w:rsidR="00C07436">
        <w:rPr>
          <w:rFonts w:ascii=".applesystemui" w:hAnsi=".applesystemui"/>
          <w:color w:val="EE0000"/>
        </w:rPr>
        <w:t>axon</w:t>
      </w:r>
      <w:r w:rsidRPr="357D9B00" w:rsidR="00BA2AEB">
        <w:rPr>
          <w:rFonts w:ascii=".applesystemui" w:hAnsi=".applesystemui"/>
        </w:rPr>
        <w:t xml:space="preserve"> connect is called a </w:t>
      </w:r>
      <w:r w:rsidRPr="357D9B00" w:rsidR="00C07436">
        <w:rPr>
          <w:rFonts w:ascii=".applesystemui" w:hAnsi=".applesystemui"/>
          <w:color w:val="EE0000"/>
        </w:rPr>
        <w:t>synapse</w:t>
      </w:r>
      <w:r w:rsidRPr="357D9B00" w:rsidR="00BA2AEB">
        <w:rPr>
          <w:rFonts w:ascii=".applesystemui" w:hAnsi=".applesystemui"/>
        </w:rPr>
        <w:t xml:space="preserve">. When an electrical signal from an </w:t>
      </w:r>
      <w:r w:rsidRPr="357D9B00" w:rsidR="00BA2AEB">
        <w:rPr>
          <w:rFonts w:ascii=".applesystemui" w:hAnsi=".applesystemui"/>
        </w:rPr>
        <w:t xml:space="preserve">upstream </w:t>
      </w:r>
      <w:r w:rsidRPr="357D9B00" w:rsidR="00C07436">
        <w:rPr>
          <w:rFonts w:ascii=".applesystemui" w:hAnsi=".applesystemui"/>
          <w:color w:val="EE0000"/>
        </w:rPr>
        <w:t>neuron</w:t>
      </w:r>
      <w:r w:rsidRPr="357D9B00" w:rsidR="00BA2AEB">
        <w:rPr>
          <w:rFonts w:ascii=".applesystemui" w:hAnsi=".applesystemui"/>
        </w:rPr>
        <w:t xml:space="preserve"> travels</w:t>
      </w:r>
      <w:r w:rsidRPr="357D9B00" w:rsidR="00BA2AEB">
        <w:rPr>
          <w:rFonts w:ascii=".applesystemui" w:hAnsi=".applesystemui"/>
        </w:rPr>
        <w:t xml:space="preserve"> to the </w:t>
      </w:r>
      <w:r w:rsidRPr="357D9B00" w:rsidR="00C07436">
        <w:rPr>
          <w:rFonts w:ascii=".applesystemui" w:hAnsi=".applesystemui"/>
          <w:color w:val="EE0000"/>
        </w:rPr>
        <w:t>synapse</w:t>
      </w:r>
      <w:r w:rsidRPr="357D9B00" w:rsidR="00BA2AEB">
        <w:rPr>
          <w:rFonts w:ascii=".applesystemui" w:hAnsi=".applesystemui"/>
        </w:rPr>
        <w:t xml:space="preserve">, it releases </w:t>
      </w:r>
      <w:r w:rsidRPr="357D9B00" w:rsidR="00C07436">
        <w:rPr>
          <w:rFonts w:ascii=".applesystemui" w:hAnsi=".applesystemui"/>
          <w:color w:val="EE0000"/>
        </w:rPr>
        <w:t>neurotransmitters</w:t>
      </w:r>
      <w:r w:rsidRPr="357D9B00" w:rsidR="00BA2AEB">
        <w:rPr>
          <w:rFonts w:ascii=".applesystemui" w:hAnsi=".applesystemui"/>
        </w:rPr>
        <w:t xml:space="preserve">, which cause a change in electrical potential that is then received by the </w:t>
      </w:r>
      <w:r w:rsidRPr="357D9B00" w:rsidR="00C07436">
        <w:rPr>
          <w:rFonts w:ascii=".applesystemui" w:hAnsi=".applesystemui"/>
          <w:color w:val="EE0000"/>
        </w:rPr>
        <w:t>dendrites</w:t>
      </w:r>
      <w:r w:rsidRPr="357D9B00" w:rsidR="00BA2AEB">
        <w:rPr>
          <w:rFonts w:ascii=".applesystemui" w:hAnsi=".applesystemui"/>
        </w:rPr>
        <w:t xml:space="preserve"> of the downstream </w:t>
      </w:r>
      <w:r w:rsidRPr="357D9B00" w:rsidR="00C07436">
        <w:rPr>
          <w:rFonts w:ascii=".applesystemui" w:hAnsi=".applesystemui"/>
          <w:color w:val="EE0000"/>
        </w:rPr>
        <w:t>neuron</w:t>
      </w:r>
      <w:r w:rsidRPr="357D9B00" w:rsidR="00BA2AEB">
        <w:rPr>
          <w:rFonts w:ascii=".applesystemui" w:hAnsi=".applesystemui"/>
        </w:rPr>
        <w:t xml:space="preserve">. The downstream </w:t>
      </w:r>
      <w:r w:rsidRPr="357D9B00" w:rsidR="00C07436">
        <w:rPr>
          <w:rFonts w:ascii=".applesystemui" w:hAnsi=".applesystemui"/>
          <w:color w:val="EE0000"/>
        </w:rPr>
        <w:t>neuron</w:t>
      </w:r>
      <w:r w:rsidRPr="357D9B00" w:rsidR="00BA2AEB">
        <w:rPr>
          <w:rFonts w:ascii=".applesystemui" w:hAnsi=".applesystemui"/>
        </w:rPr>
        <w:t xml:space="preserve"> receives information from multiple upstream </w:t>
      </w:r>
      <w:r w:rsidRPr="357D9B00" w:rsidR="00C07436">
        <w:rPr>
          <w:rFonts w:ascii=".applesystemui" w:hAnsi=".applesystemui"/>
          <w:color w:val="EE0000"/>
        </w:rPr>
        <w:t>neurons</w:t>
      </w:r>
      <w:r w:rsidRPr="357D9B00" w:rsidR="00BA2AEB">
        <w:rPr>
          <w:rFonts w:ascii=".applesystemui" w:hAnsi=".applesystemui"/>
        </w:rPr>
        <w:t xml:space="preserve"> through different </w:t>
      </w:r>
      <w:r w:rsidRPr="357D9B00" w:rsidR="00C07436">
        <w:rPr>
          <w:rFonts w:ascii=".applesystemui" w:hAnsi=".applesystemui"/>
          <w:color w:val="EE0000"/>
        </w:rPr>
        <w:t>dendrites</w:t>
      </w:r>
      <w:r w:rsidRPr="357D9B00" w:rsidR="00BA2AEB">
        <w:rPr>
          <w:rFonts w:ascii=".applesystemui" w:hAnsi=".applesystemui"/>
        </w:rPr>
        <w:t xml:space="preserve"> and integrates the electrical </w:t>
      </w:r>
      <w:r w:rsidRPr="357D9B00" w:rsidR="00BA2AEB">
        <w:rPr>
          <w:rFonts w:ascii=".applesystemui" w:hAnsi=".applesystemui"/>
        </w:rPr>
        <w:t>potentials</w:t>
      </w:r>
      <w:r w:rsidRPr="357D9B00" w:rsidR="00BA2AEB">
        <w:rPr>
          <w:rFonts w:ascii=".applesystemui" w:hAnsi=".applesystemui"/>
        </w:rPr>
        <w:t xml:space="preserve"> within its </w:t>
      </w:r>
      <w:r w:rsidRPr="357D9B00" w:rsidR="00C07436">
        <w:rPr>
          <w:rFonts w:ascii=".applesystemui" w:hAnsi=".applesystemui"/>
          <w:color w:val="EE0000"/>
        </w:rPr>
        <w:t>cell body</w:t>
      </w:r>
      <w:r w:rsidRPr="357D9B00" w:rsidR="00BA2AEB">
        <w:rPr>
          <w:rFonts w:ascii=".applesystemui" w:hAnsi=".applesystemui"/>
        </w:rPr>
        <w:t xml:space="preserve">. If </w:t>
      </w:r>
      <w:r w:rsidRPr="357D9B00" w:rsidR="007A1499">
        <w:rPr>
          <w:rFonts w:ascii=".applesystemui" w:hAnsi=".applesystemui"/>
          <w:color w:val="7030A0"/>
        </w:rPr>
        <w:t>the integrated potential exceeds a certain threshold</w:t>
      </w:r>
      <w:r w:rsidRPr="357D9B00" w:rsidR="00BA2AEB">
        <w:rPr>
          <w:rFonts w:ascii=".applesystemui" w:hAnsi=".applesystemui"/>
        </w:rPr>
        <w:t xml:space="preserve">, a nerve impulse will be generated at the junction of the </w:t>
      </w:r>
      <w:r w:rsidRPr="357D9B00" w:rsidR="00C07436">
        <w:rPr>
          <w:rFonts w:ascii=".applesystemui" w:hAnsi=".applesystemui"/>
          <w:color w:val="EE0000"/>
        </w:rPr>
        <w:t>cell body</w:t>
      </w:r>
      <w:r w:rsidRPr="357D9B00" w:rsidR="00BA2AEB">
        <w:rPr>
          <w:rFonts w:ascii=".applesystemui" w:hAnsi=".applesystemui"/>
        </w:rPr>
        <w:t xml:space="preserve"> and the </w:t>
      </w:r>
      <w:r w:rsidRPr="357D9B00" w:rsidR="00C07436">
        <w:rPr>
          <w:rFonts w:ascii=".applesystemui" w:hAnsi=".applesystemui"/>
          <w:color w:val="EE0000"/>
        </w:rPr>
        <w:t>axon</w:t>
      </w:r>
      <w:r w:rsidRPr="357D9B00" w:rsidR="00BA2AEB">
        <w:rPr>
          <w:rFonts w:ascii=".applesystemui" w:hAnsi=".applesystemui"/>
        </w:rPr>
        <w:t xml:space="preserve">. This impulse then travels along the </w:t>
      </w:r>
      <w:r w:rsidRPr="357D9B00" w:rsidR="00C07436">
        <w:rPr>
          <w:rFonts w:ascii=".applesystemui" w:hAnsi=".applesystemui"/>
          <w:color w:val="EE0000"/>
        </w:rPr>
        <w:t>axon</w:t>
      </w:r>
      <w:r w:rsidRPr="357D9B00" w:rsidR="00BA2AEB">
        <w:rPr>
          <w:rFonts w:ascii=".applesystemui" w:hAnsi=".applesystemui"/>
        </w:rPr>
        <w:t xml:space="preserve"> to the </w:t>
      </w:r>
      <w:r w:rsidRPr="357D9B00" w:rsidR="00C07436">
        <w:rPr>
          <w:rFonts w:ascii=".applesystemui" w:hAnsi=".applesystemui"/>
          <w:color w:val="EE0000"/>
        </w:rPr>
        <w:t>synapse</w:t>
      </w:r>
      <w:r w:rsidRPr="357D9B00" w:rsidR="00BA2AEB">
        <w:rPr>
          <w:rFonts w:ascii=".applesystemui" w:hAnsi=".applesystemui"/>
        </w:rPr>
        <w:t xml:space="preserve"> and is passed on to the next </w:t>
      </w:r>
      <w:r w:rsidRPr="357D9B00" w:rsidR="00C07436">
        <w:rPr>
          <w:rFonts w:ascii=".applesystemui" w:hAnsi=".applesystemui"/>
          <w:color w:val="EE0000"/>
        </w:rPr>
        <w:t>neuron</w:t>
      </w:r>
      <w:r w:rsidRPr="357D9B00" w:rsidR="00BA2AEB">
        <w:rPr>
          <w:rFonts w:ascii=".applesystemui" w:hAnsi=".applesystemui"/>
        </w:rPr>
        <w:t xml:space="preserve">. Through this layered transmission, sensory information can be </w:t>
      </w:r>
      <w:r w:rsidRPr="357D9B00" w:rsidR="00BA2AEB">
        <w:rPr>
          <w:rFonts w:ascii=".applesystemui" w:hAnsi=".applesystemui"/>
        </w:rPr>
        <w:t>quickly sent</w:t>
      </w:r>
      <w:r w:rsidRPr="357D9B00" w:rsidR="00BA2AEB">
        <w:rPr>
          <w:rFonts w:ascii=".applesystemui" w:hAnsi=".applesystemui"/>
        </w:rPr>
        <w:t xml:space="preserve"> to the brain, and the brain's commands can be sent to the limbs. In 1850, Hermann von Helmholtz measured the speed of this transmission process to be about 27.25 meters per second. Although this speed is not fast, it is enough for us to dodge sudden dangers. This is precisely why we can </w:t>
      </w:r>
      <w:del w:author="Rachel St. John" w:date="2025-08-22T03:51:20.437Z" w:id="936777520">
        <w:r w:rsidRPr="357D9B00" w:rsidDel="00BA2AEB">
          <w:rPr>
            <w:rFonts w:ascii=".applesystemui" w:hAnsi=".applesystemui"/>
          </w:rPr>
          <w:delText>close our eyes</w:delText>
        </w:r>
      </w:del>
      <w:ins w:author="Rachel St. John" w:date="2025-08-22T03:51:21.409Z" w:id="1748136168">
        <w:r w:rsidRPr="357D9B00" w:rsidR="2F4C5A80">
          <w:rPr>
            <w:rFonts w:ascii=".applesystemui" w:hAnsi=".applesystemui"/>
          </w:rPr>
          <w:t>blink</w:t>
        </w:r>
      </w:ins>
      <w:r w:rsidRPr="357D9B00" w:rsidR="00BA2AEB">
        <w:rPr>
          <w:rFonts w:ascii=".applesystemui" w:hAnsi=".applesystemui"/>
        </w:rPr>
        <w:t xml:space="preserve"> in the instant a small bug flies towards us, preventing our eyes from being harmed.</w:t>
      </w:r>
    </w:p>
    <w:p w:rsidR="00842E71" w:rsidP="00BA2AEB" w:rsidRDefault="00842E71" w14:paraId="3272C81A" w14:textId="77777777">
      <w:pPr>
        <w:rPr>
          <w:rFonts w:ascii=".applesystemui" w:hAnsi=".applesystemui"/>
          <w:b/>
          <w:bCs/>
        </w:rPr>
      </w:pPr>
    </w:p>
    <w:p w:rsidRPr="001E7E50" w:rsidR="00BA2AEB" w:rsidP="00BA2AEB" w:rsidRDefault="00842E71" w14:paraId="19A40A56" w14:textId="27DC1F48">
      <w:pPr>
        <w:rPr>
          <w:rFonts w:ascii=".applesystemui" w:hAnsi=".applesystemui"/>
        </w:rPr>
      </w:pPr>
      <w:r>
        <w:rPr>
          <w:rFonts w:hint="eastAsia" w:ascii=".applesystemui" w:hAnsi=".applesystemui"/>
          <w:b/>
          <w:bCs/>
        </w:rPr>
        <w:t xml:space="preserve">5. </w:t>
      </w:r>
      <w:r w:rsidRPr="001E7E50" w:rsidR="00BA2AEB">
        <w:rPr>
          <w:rFonts w:ascii=".applesystemui" w:hAnsi=".applesystemui"/>
          <w:b/>
          <w:bCs/>
        </w:rPr>
        <w:t>Summary</w:t>
      </w:r>
    </w:p>
    <w:p w:rsidRPr="001E7E50" w:rsidR="00BA2AEB" w:rsidP="00BA2AEB" w:rsidRDefault="00BA2AEB" w14:paraId="452D4215" w14:textId="46934916">
      <w:pPr>
        <w:rPr>
          <w:rFonts w:ascii=".applesystemui" w:hAnsi=".applesystemui"/>
        </w:rPr>
      </w:pPr>
      <w:r w:rsidRPr="001E7E50">
        <w:rPr>
          <w:rFonts w:ascii=".applesystemui" w:hAnsi=".applesystemui"/>
        </w:rPr>
        <w:t xml:space="preserve">The human nervous system is responsible for processing and coordinating our body's various activities, demonstrating a high degree of precision and coordination. The transmission of information in the nervous system relies on the process of passing </w:t>
      </w:r>
      <w:r w:rsidRPr="001E7E50" w:rsidR="00C07436">
        <w:rPr>
          <w:rFonts w:ascii=".applesystemui" w:hAnsi=".applesystemui"/>
          <w:color w:val="EE0000"/>
        </w:rPr>
        <w:t>bioelectrical signals</w:t>
      </w:r>
      <w:r w:rsidRPr="001E7E50">
        <w:rPr>
          <w:rFonts w:ascii=".applesystemui" w:hAnsi=".applesystemui"/>
        </w:rPr>
        <w:t xml:space="preserve"> between cells, and the medium for this process is the </w:t>
      </w:r>
      <w:r w:rsidRPr="001E7E50" w:rsidR="00C07436">
        <w:rPr>
          <w:rFonts w:ascii=".applesystemui" w:hAnsi=".applesystemui"/>
          <w:color w:val="EE0000"/>
        </w:rPr>
        <w:t>neurotransmitter</w:t>
      </w:r>
      <w:r w:rsidRPr="001E7E50">
        <w:rPr>
          <w:rFonts w:ascii=".applesystemui" w:hAnsi=".applesystemui"/>
        </w:rPr>
        <w:t xml:space="preserve">. Understanding the composition, characteristics, and developmental process of the nervous system, as well as the mechanism of </w:t>
      </w:r>
      <w:r w:rsidRPr="001E7E50" w:rsidR="00C07436">
        <w:rPr>
          <w:rFonts w:ascii=".applesystemui" w:hAnsi=".applesystemui"/>
          <w:color w:val="EE0000"/>
        </w:rPr>
        <w:t>bioelectrical signal</w:t>
      </w:r>
      <w:r w:rsidRPr="001E7E50">
        <w:rPr>
          <w:rFonts w:ascii=".applesystemui" w:hAnsi=".applesystemui"/>
        </w:rPr>
        <w:t xml:space="preserve"> transmission, can help us more deeply understand the mysteries of our own bodies. Artificial intelligence scientists have also been greatly inspired by this, attempting to simulate the human nervous system to achieve </w:t>
      </w:r>
      <w:r w:rsidRPr="001E7E50" w:rsidR="00C07436">
        <w:rPr>
          <w:rFonts w:ascii=".applesystemui" w:hAnsi=".applesystemui"/>
          <w:color w:val="EE0000"/>
        </w:rPr>
        <w:t>artificial intelligence</w:t>
      </w:r>
      <w:r w:rsidRPr="001E7E50">
        <w:rPr>
          <w:rFonts w:ascii=".applesystemui" w:hAnsi=".applesystemui"/>
        </w:rPr>
        <w:t xml:space="preserve">, which has led to the rise of research in </w:t>
      </w:r>
      <w:r w:rsidRPr="001E7E50" w:rsidR="00C07436">
        <w:rPr>
          <w:rFonts w:ascii=".applesystemui" w:hAnsi=".applesystemui"/>
          <w:color w:val="EE0000"/>
        </w:rPr>
        <w:t>artificial neural networks</w:t>
      </w:r>
      <w:r w:rsidRPr="001E7E50">
        <w:rPr>
          <w:rFonts w:ascii=".applesystemui" w:hAnsi=".applesystemui"/>
        </w:rPr>
        <w:t>.</w:t>
      </w:r>
    </w:p>
    <w:p w:rsidR="00842E71" w:rsidP="00BA2AEB" w:rsidRDefault="00842E71" w14:paraId="7AEB746B" w14:textId="77777777">
      <w:pPr>
        <w:rPr>
          <w:rFonts w:ascii=".applesystemui" w:hAnsi=".applesystemui"/>
          <w:b/>
          <w:bCs/>
        </w:rPr>
      </w:pPr>
    </w:p>
    <w:p w:rsidRPr="001E7E50" w:rsidR="00BA2AEB" w:rsidP="00BA2AEB" w:rsidRDefault="00BA2AEB" w14:paraId="744D0C59" w14:textId="0EC371A5">
      <w:pPr>
        <w:rPr>
          <w:rFonts w:ascii=".applesystemui" w:hAnsi=".applesystemui"/>
          <w:b/>
          <w:bCs/>
        </w:rPr>
      </w:pPr>
      <w:r w:rsidRPr="001E7E50">
        <w:rPr>
          <w:rFonts w:ascii=".applesystemui" w:hAnsi=".applesystemui"/>
          <w:b/>
          <w:bCs/>
        </w:rPr>
        <w:t>Reflection and Discussion</w:t>
      </w:r>
    </w:p>
    <w:p w:rsidRPr="001E7E50" w:rsidR="00BA2AEB" w:rsidP="00BA2AEB" w:rsidRDefault="00BA2AEB" w14:paraId="4ADFA1AD" w14:textId="77777777">
      <w:pPr>
        <w:rPr>
          <w:rFonts w:ascii=".applesystemui" w:hAnsi=".applesystemui"/>
        </w:rPr>
      </w:pPr>
      <w:r w:rsidRPr="001E7E50">
        <w:rPr>
          <w:rFonts w:ascii=".applesystemui" w:hAnsi=".applesystemui"/>
        </w:rPr>
        <w:t xml:space="preserve">The division of labor between the two hemispheres of the brain shows that our intelligent behaviors are governed by different brain regions. Therefore, when a certain brain region is more developed, the corresponding ability will be stronger. This suggests that everyone has their own special talents. Taking a </w:t>
      </w:r>
      <w:proofErr w:type="gramStart"/>
      <w:r w:rsidRPr="001E7E50">
        <w:rPr>
          <w:rFonts w:ascii=".applesystemui" w:hAnsi=".applesystemui"/>
        </w:rPr>
        <w:t>classmate</w:t>
      </w:r>
      <w:proofErr w:type="gramEnd"/>
      <w:r w:rsidRPr="001E7E50">
        <w:rPr>
          <w:rFonts w:ascii=".applesystemui" w:hAnsi=".applesystemui"/>
        </w:rPr>
        <w:t xml:space="preserve"> you know well as an example, </w:t>
      </w:r>
      <w:proofErr w:type="gramStart"/>
      <w:r w:rsidRPr="001E7E50">
        <w:rPr>
          <w:rFonts w:ascii=".applesystemui" w:hAnsi=".applesystemui"/>
        </w:rPr>
        <w:t>analyze</w:t>
      </w:r>
      <w:proofErr w:type="gramEnd"/>
      <w:r w:rsidRPr="001E7E50">
        <w:rPr>
          <w:rFonts w:ascii=".applesystemui" w:hAnsi=".applesystemui"/>
        </w:rPr>
        <w:t xml:space="preserve"> which of his or her brain regions might be more developed.</w:t>
      </w:r>
    </w:p>
    <w:p w:rsidR="00842E71" w:rsidP="00BA2AEB" w:rsidRDefault="00842E71" w14:paraId="462EE09C" w14:textId="77777777">
      <w:pPr>
        <w:rPr>
          <w:rFonts w:ascii=".applesystemui" w:hAnsi=".applesystemui"/>
          <w:b/>
          <w:bCs/>
        </w:rPr>
      </w:pPr>
    </w:p>
    <w:p w:rsidRPr="001E7E50" w:rsidR="00BA2AEB" w:rsidP="00BA2AEB" w:rsidRDefault="00BA2AEB" w14:paraId="004A40B2" w14:textId="4B16D67A">
      <w:pPr>
        <w:rPr>
          <w:rFonts w:ascii=".applesystemui" w:hAnsi=".applesystemui"/>
          <w:b/>
          <w:bCs/>
        </w:rPr>
      </w:pPr>
      <w:r w:rsidRPr="001E7E50">
        <w:rPr>
          <w:rFonts w:ascii=".applesystemui" w:hAnsi=".applesystemui"/>
          <w:b/>
          <w:bCs/>
        </w:rPr>
        <w:t>Hands-on Exploration</w:t>
      </w:r>
    </w:p>
    <w:p w:rsidRPr="001E7E50" w:rsidR="00BA2AEB" w:rsidP="00BA2AEB" w:rsidRDefault="00BA2AEB" w14:paraId="3BA08DC8" w14:textId="77777777">
      <w:pPr>
        <w:rPr>
          <w:rFonts w:ascii=".applesystemui" w:hAnsi=".applesystemui"/>
        </w:rPr>
      </w:pPr>
      <w:r w:rsidRPr="001E7E50">
        <w:rPr>
          <w:rFonts w:ascii=".applesystemui" w:hAnsi=".applesystemui"/>
        </w:rPr>
        <w:lastRenderedPageBreak/>
        <w:t>Stroke patients lose some abilities when their brain tissue is damaged, such as language or limb movement. However, through rehabilitation training, they can recover some of these abilities. Working in small groups, find information to research the mechanism behind this self-recovery and what guidance it offers for rehabilitation training.</w:t>
      </w:r>
    </w:p>
    <w:p w:rsidR="00842E71" w:rsidP="00BA2AEB" w:rsidRDefault="00842E71" w14:paraId="3AA32867" w14:textId="77777777">
      <w:pPr>
        <w:rPr>
          <w:rFonts w:ascii=".applesystemui" w:hAnsi=".applesystemui"/>
        </w:rPr>
      </w:pPr>
    </w:p>
    <w:p w:rsidRPr="001E7E50" w:rsidR="00BA2AEB" w:rsidP="00BA2AEB" w:rsidRDefault="00BA2AEB" w14:paraId="62A59450" w14:textId="622EDB62">
      <w:pPr>
        <w:rPr>
          <w:rFonts w:ascii=".applesystemui" w:hAnsi=".applesystemui"/>
        </w:rPr>
      </w:pPr>
      <w:r w:rsidRPr="001E7E50">
        <w:rPr>
          <w:rFonts w:ascii=".applesystemui" w:hAnsi=".applesystemui"/>
          <w:b/>
          <w:bCs/>
        </w:rPr>
        <w:t>Figure Captions</w:t>
      </w:r>
    </w:p>
    <w:p w:rsidRPr="001E7E50" w:rsidR="00BA2AEB" w:rsidP="008D467A" w:rsidRDefault="00BA2AEB" w14:paraId="0537A1CD" w14:textId="57996172">
      <w:pPr>
        <w:rPr>
          <w:rFonts w:ascii=".applesystemui" w:hAnsi=".applesystemui"/>
        </w:rPr>
      </w:pPr>
      <w:r w:rsidRPr="001E7E50">
        <w:rPr>
          <w:rFonts w:ascii=".applesystemui" w:hAnsi=".applesystemui"/>
          <w:b/>
          <w:bCs/>
        </w:rPr>
        <w:t>Figure 7-1:</w:t>
      </w:r>
      <w:r w:rsidRPr="001E7E50">
        <w:rPr>
          <w:rFonts w:ascii=".applesystemui" w:hAnsi=".applesystemui"/>
        </w:rPr>
        <w:t xml:space="preserve"> </w:t>
      </w:r>
      <w:r w:rsidR="003740E3">
        <w:rPr>
          <w:rFonts w:hint="eastAsia" w:ascii=".applesystemui" w:hAnsi=".applesystemui"/>
        </w:rPr>
        <w:t>T</w:t>
      </w:r>
      <w:r w:rsidRPr="001E7E50">
        <w:rPr>
          <w:rFonts w:ascii=".applesystemui" w:hAnsi=".applesystemui"/>
        </w:rPr>
        <w:t>he structure of the human brain and the different functions associated with its various regions.</w:t>
      </w:r>
    </w:p>
    <w:p w:rsidRPr="001E7E50" w:rsidR="00BA2AEB" w:rsidP="008D467A" w:rsidRDefault="00BA2AEB" w14:paraId="4246D5B1" w14:textId="4AC8FEF3">
      <w:pPr>
        <w:rPr>
          <w:rFonts w:ascii=".applesystemui" w:hAnsi=".applesystemui"/>
        </w:rPr>
      </w:pPr>
      <w:r w:rsidRPr="001E7E50">
        <w:rPr>
          <w:rFonts w:ascii=".applesystemui" w:hAnsi=".applesystemui"/>
          <w:b/>
          <w:bCs/>
        </w:rPr>
        <w:t>Figure 7-2:</w:t>
      </w:r>
      <w:r w:rsidRPr="001E7E50">
        <w:rPr>
          <w:rFonts w:ascii=".applesystemui" w:hAnsi=".applesystemui"/>
        </w:rPr>
        <w:t xml:space="preserve"> </w:t>
      </w:r>
      <w:r w:rsidR="00B875C7">
        <w:rPr>
          <w:rFonts w:hint="eastAsia" w:ascii=".applesystemui" w:hAnsi=".applesystemui"/>
        </w:rPr>
        <w:t>T</w:t>
      </w:r>
      <w:r w:rsidRPr="001E7E50">
        <w:rPr>
          <w:rFonts w:ascii=".applesystemui" w:hAnsi=".applesystemui"/>
        </w:rPr>
        <w:t>he entire human nervous system.</w:t>
      </w:r>
    </w:p>
    <w:p w:rsidRPr="001E7E50" w:rsidR="00BA2AEB" w:rsidP="008D467A" w:rsidRDefault="00BA2AEB" w14:paraId="3280C530" w14:textId="45A3D718">
      <w:pPr>
        <w:rPr>
          <w:rFonts w:ascii=".applesystemui" w:hAnsi=".applesystemui"/>
        </w:rPr>
      </w:pPr>
      <w:r w:rsidRPr="001E7E50">
        <w:rPr>
          <w:rFonts w:ascii=".applesystemui" w:hAnsi=".applesystemui"/>
          <w:b/>
          <w:bCs/>
        </w:rPr>
        <w:t>Figure 7-3:</w:t>
      </w:r>
      <w:r w:rsidRPr="001E7E50">
        <w:rPr>
          <w:rFonts w:ascii=".applesystemui" w:hAnsi=".applesystemui"/>
        </w:rPr>
        <w:t xml:space="preserve"> </w:t>
      </w:r>
      <w:r w:rsidR="00842E71">
        <w:rPr>
          <w:rFonts w:hint="eastAsia" w:ascii=".applesystemui" w:hAnsi=".applesystemui"/>
        </w:rPr>
        <w:t>T</w:t>
      </w:r>
      <w:r w:rsidRPr="001E7E50">
        <w:rPr>
          <w:rFonts w:ascii=".applesystemui" w:hAnsi=".applesystemui"/>
        </w:rPr>
        <w:t>he development of the human brain</w:t>
      </w:r>
      <w:r w:rsidR="00842E71">
        <w:rPr>
          <w:rFonts w:hint="eastAsia" w:ascii=".applesystemui" w:hAnsi=".applesystemui"/>
        </w:rPr>
        <w:t>.</w:t>
      </w:r>
    </w:p>
    <w:p w:rsidRPr="001E7E50" w:rsidR="00BA2AEB" w:rsidP="008D467A" w:rsidRDefault="00BA2AEB" w14:paraId="11198CC5" w14:textId="369BAD42">
      <w:pPr>
        <w:rPr>
          <w:rFonts w:ascii=".applesystemui" w:hAnsi=".applesystemui"/>
        </w:rPr>
      </w:pPr>
      <w:r w:rsidRPr="001E7E50">
        <w:rPr>
          <w:rFonts w:ascii=".applesystemui" w:hAnsi=".applesystemui"/>
          <w:b/>
          <w:bCs/>
        </w:rPr>
        <w:t>Figure 7-4:</w:t>
      </w:r>
      <w:r w:rsidRPr="001E7E50">
        <w:rPr>
          <w:rFonts w:ascii=".applesystemui" w:hAnsi=".applesystemui"/>
        </w:rPr>
        <w:t xml:space="preserve"> </w:t>
      </w:r>
      <w:r w:rsidR="00842E71">
        <w:rPr>
          <w:rFonts w:hint="eastAsia" w:ascii=".applesystemui" w:hAnsi=".applesystemui"/>
        </w:rPr>
        <w:t>T</w:t>
      </w:r>
      <w:r w:rsidRPr="001E7E50">
        <w:rPr>
          <w:rFonts w:ascii=".applesystemui" w:hAnsi=".applesystemui"/>
        </w:rPr>
        <w:t>he basic structure of a neuron</w:t>
      </w:r>
      <w:r w:rsidR="00842E71">
        <w:rPr>
          <w:rFonts w:hint="eastAsia" w:ascii=".applesystemui" w:hAnsi=".applesystemui"/>
        </w:rPr>
        <w:t>.</w:t>
      </w:r>
    </w:p>
    <w:p w:rsidRPr="001E7E50" w:rsidR="00BA2AEB" w:rsidP="008D467A" w:rsidRDefault="00BA2AEB" w14:paraId="1C3A1C3D" w14:textId="00C3EBA0">
      <w:pPr>
        <w:rPr>
          <w:rFonts w:ascii=".applesystemui" w:hAnsi=".applesystemui"/>
        </w:rPr>
      </w:pPr>
      <w:r w:rsidRPr="001E7E50">
        <w:rPr>
          <w:rFonts w:ascii=".applesystemui" w:hAnsi=".applesystemui"/>
          <w:b/>
          <w:bCs/>
        </w:rPr>
        <w:t>Figure 7-5:</w:t>
      </w:r>
      <w:r w:rsidR="00842E71">
        <w:rPr>
          <w:rFonts w:hint="eastAsia" w:ascii=".applesystemui" w:hAnsi=".applesystemui"/>
          <w:b/>
          <w:bCs/>
        </w:rPr>
        <w:t xml:space="preserve"> </w:t>
      </w:r>
      <w:r w:rsidR="00842E71">
        <w:rPr>
          <w:rFonts w:hint="eastAsia" w:ascii=".applesystemui" w:hAnsi=".applesystemui"/>
        </w:rPr>
        <w:t>H</w:t>
      </w:r>
      <w:r w:rsidRPr="001E7E50">
        <w:rPr>
          <w:rFonts w:ascii=".applesystemui" w:hAnsi=".applesystemui"/>
        </w:rPr>
        <w:t>ow two neurons connect.</w:t>
      </w:r>
    </w:p>
    <w:p w:rsidRPr="001E7E50" w:rsidR="00964804" w:rsidRDefault="00964804" w14:paraId="49197C7F" w14:textId="77777777">
      <w:pPr>
        <w:rPr>
          <w:rFonts w:ascii=".applesystemui" w:hAnsi=".applesystemui"/>
        </w:rPr>
      </w:pPr>
    </w:p>
    <w:sectPr w:rsidRPr="001E7E50" w:rsidR="00964804">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6A9D" w:rsidP="00C96A9D" w:rsidRDefault="00C96A9D" w14:paraId="436468B5" w14:textId="77777777">
      <w:pPr>
        <w:spacing w:after="0" w:line="240" w:lineRule="auto"/>
      </w:pPr>
      <w:r>
        <w:separator/>
      </w:r>
    </w:p>
  </w:endnote>
  <w:endnote w:type="continuationSeparator" w:id="0">
    <w:p w:rsidR="00C96A9D" w:rsidP="00C96A9D" w:rsidRDefault="00C96A9D" w14:paraId="4B66D9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6A9D" w:rsidP="00C96A9D" w:rsidRDefault="00C96A9D" w14:paraId="31BA980B" w14:textId="77777777">
      <w:pPr>
        <w:spacing w:after="0" w:line="240" w:lineRule="auto"/>
      </w:pPr>
      <w:r>
        <w:separator/>
      </w:r>
    </w:p>
  </w:footnote>
  <w:footnote w:type="continuationSeparator" w:id="0">
    <w:p w:rsidR="00C96A9D" w:rsidP="00C96A9D" w:rsidRDefault="00C96A9D" w14:paraId="7EE917C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D6376"/>
    <w:multiLevelType w:val="multilevel"/>
    <w:tmpl w:val="08980A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952322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804"/>
    <w:rsid w:val="000E6F38"/>
    <w:rsid w:val="001E7E50"/>
    <w:rsid w:val="0024E872"/>
    <w:rsid w:val="003740E3"/>
    <w:rsid w:val="006A0093"/>
    <w:rsid w:val="00786E63"/>
    <w:rsid w:val="007A1499"/>
    <w:rsid w:val="00831D51"/>
    <w:rsid w:val="00842E71"/>
    <w:rsid w:val="0085021D"/>
    <w:rsid w:val="008D467A"/>
    <w:rsid w:val="00964804"/>
    <w:rsid w:val="00A36914"/>
    <w:rsid w:val="00B50E9F"/>
    <w:rsid w:val="00B875C7"/>
    <w:rsid w:val="00BA2AEB"/>
    <w:rsid w:val="00C07436"/>
    <w:rsid w:val="00C27D7F"/>
    <w:rsid w:val="00C96A9D"/>
    <w:rsid w:val="00D2172C"/>
    <w:rsid w:val="00D64B48"/>
    <w:rsid w:val="00DB1856"/>
    <w:rsid w:val="1764F8BC"/>
    <w:rsid w:val="1794F35A"/>
    <w:rsid w:val="19305793"/>
    <w:rsid w:val="195AD25E"/>
    <w:rsid w:val="26649036"/>
    <w:rsid w:val="2F4C5A80"/>
    <w:rsid w:val="357D9B00"/>
    <w:rsid w:val="4908C9A7"/>
    <w:rsid w:val="5EE5EC9C"/>
    <w:rsid w:val="5FCE51F5"/>
    <w:rsid w:val="7327DAF7"/>
    <w:rsid w:val="78FCDF69"/>
    <w:rsid w:val="7A770C5A"/>
    <w:rsid w:val="7AA586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48FA18B"/>
  <w15:chartTrackingRefBased/>
  <w15:docId w15:val="{A9EA91CB-A1E8-4E38-B180-66629F8F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964804"/>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964804"/>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964804"/>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6480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6480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6480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648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648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64804"/>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964804"/>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964804"/>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964804"/>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964804"/>
    <w:rPr>
      <w:rFonts w:cstheme="majorBidi"/>
      <w:color w:val="0F4761" w:themeColor="accent1" w:themeShade="BF"/>
      <w:sz w:val="28"/>
      <w:szCs w:val="28"/>
    </w:rPr>
  </w:style>
  <w:style w:type="character" w:styleId="50" w:customStyle="1">
    <w:name w:val="标题 5 字符"/>
    <w:basedOn w:val="a0"/>
    <w:link w:val="5"/>
    <w:uiPriority w:val="9"/>
    <w:semiHidden/>
    <w:rsid w:val="00964804"/>
    <w:rPr>
      <w:rFonts w:cstheme="majorBidi"/>
      <w:color w:val="0F4761" w:themeColor="accent1" w:themeShade="BF"/>
      <w:sz w:val="24"/>
    </w:rPr>
  </w:style>
  <w:style w:type="character" w:styleId="60" w:customStyle="1">
    <w:name w:val="标题 6 字符"/>
    <w:basedOn w:val="a0"/>
    <w:link w:val="6"/>
    <w:uiPriority w:val="9"/>
    <w:semiHidden/>
    <w:rsid w:val="00964804"/>
    <w:rPr>
      <w:rFonts w:cstheme="majorBidi"/>
      <w:b/>
      <w:bCs/>
      <w:color w:val="0F4761" w:themeColor="accent1" w:themeShade="BF"/>
    </w:rPr>
  </w:style>
  <w:style w:type="character" w:styleId="70" w:customStyle="1">
    <w:name w:val="标题 7 字符"/>
    <w:basedOn w:val="a0"/>
    <w:link w:val="7"/>
    <w:uiPriority w:val="9"/>
    <w:semiHidden/>
    <w:rsid w:val="00964804"/>
    <w:rPr>
      <w:rFonts w:cstheme="majorBidi"/>
      <w:b/>
      <w:bCs/>
      <w:color w:val="595959" w:themeColor="text1" w:themeTint="A6"/>
    </w:rPr>
  </w:style>
  <w:style w:type="character" w:styleId="80" w:customStyle="1">
    <w:name w:val="标题 8 字符"/>
    <w:basedOn w:val="a0"/>
    <w:link w:val="8"/>
    <w:uiPriority w:val="9"/>
    <w:semiHidden/>
    <w:rsid w:val="00964804"/>
    <w:rPr>
      <w:rFonts w:cstheme="majorBidi"/>
      <w:color w:val="595959" w:themeColor="text1" w:themeTint="A6"/>
    </w:rPr>
  </w:style>
  <w:style w:type="character" w:styleId="90" w:customStyle="1">
    <w:name w:val="标题 9 字符"/>
    <w:basedOn w:val="a0"/>
    <w:link w:val="9"/>
    <w:uiPriority w:val="9"/>
    <w:semiHidden/>
    <w:rsid w:val="00964804"/>
    <w:rPr>
      <w:rFonts w:eastAsiaTheme="majorEastAsia" w:cstheme="majorBidi"/>
      <w:color w:val="595959" w:themeColor="text1" w:themeTint="A6"/>
    </w:rPr>
  </w:style>
  <w:style w:type="paragraph" w:styleId="a3">
    <w:name w:val="Title"/>
    <w:basedOn w:val="a"/>
    <w:next w:val="a"/>
    <w:link w:val="a4"/>
    <w:uiPriority w:val="10"/>
    <w:qFormat/>
    <w:rsid w:val="00964804"/>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964804"/>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964804"/>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96480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964804"/>
    <w:pPr>
      <w:spacing w:before="160"/>
      <w:jc w:val="center"/>
    </w:pPr>
    <w:rPr>
      <w:i/>
      <w:iCs/>
      <w:color w:val="404040" w:themeColor="text1" w:themeTint="BF"/>
    </w:rPr>
  </w:style>
  <w:style w:type="character" w:styleId="a8" w:customStyle="1">
    <w:name w:val="引用 字符"/>
    <w:basedOn w:val="a0"/>
    <w:link w:val="a7"/>
    <w:uiPriority w:val="29"/>
    <w:rsid w:val="00964804"/>
    <w:rPr>
      <w:i/>
      <w:iCs/>
      <w:color w:val="404040" w:themeColor="text1" w:themeTint="BF"/>
    </w:rPr>
  </w:style>
  <w:style w:type="paragraph" w:styleId="a9">
    <w:name w:val="List Paragraph"/>
    <w:basedOn w:val="a"/>
    <w:uiPriority w:val="34"/>
    <w:qFormat/>
    <w:rsid w:val="00964804"/>
    <w:pPr>
      <w:ind w:left="720"/>
      <w:contextualSpacing/>
    </w:pPr>
  </w:style>
  <w:style w:type="character" w:styleId="aa">
    <w:name w:val="Intense Emphasis"/>
    <w:basedOn w:val="a0"/>
    <w:uiPriority w:val="21"/>
    <w:qFormat/>
    <w:rsid w:val="00964804"/>
    <w:rPr>
      <w:i/>
      <w:iCs/>
      <w:color w:val="0F4761" w:themeColor="accent1" w:themeShade="BF"/>
    </w:rPr>
  </w:style>
  <w:style w:type="paragraph" w:styleId="ab">
    <w:name w:val="Intense Quote"/>
    <w:basedOn w:val="a"/>
    <w:next w:val="a"/>
    <w:link w:val="ac"/>
    <w:uiPriority w:val="30"/>
    <w:qFormat/>
    <w:rsid w:val="0096480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964804"/>
    <w:rPr>
      <w:i/>
      <w:iCs/>
      <w:color w:val="0F4761" w:themeColor="accent1" w:themeShade="BF"/>
    </w:rPr>
  </w:style>
  <w:style w:type="character" w:styleId="ad">
    <w:name w:val="Intense Reference"/>
    <w:basedOn w:val="a0"/>
    <w:uiPriority w:val="32"/>
    <w:qFormat/>
    <w:rsid w:val="00964804"/>
    <w:rPr>
      <w:b/>
      <w:bCs/>
      <w:smallCaps/>
      <w:color w:val="0F4761" w:themeColor="accent1" w:themeShade="BF"/>
      <w:spacing w:val="5"/>
    </w:rPr>
  </w:style>
  <w:style w:type="paragraph" w:styleId="ae">
    <w:name w:val="header"/>
    <w:basedOn w:val="a"/>
    <w:link w:val="af"/>
    <w:uiPriority w:val="99"/>
    <w:unhideWhenUsed/>
    <w:rsid w:val="00C96A9D"/>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C96A9D"/>
    <w:rPr>
      <w:sz w:val="18"/>
      <w:szCs w:val="18"/>
    </w:rPr>
  </w:style>
  <w:style w:type="paragraph" w:styleId="af0">
    <w:name w:val="footer"/>
    <w:basedOn w:val="a"/>
    <w:link w:val="af1"/>
    <w:uiPriority w:val="99"/>
    <w:unhideWhenUsed/>
    <w:rsid w:val="00C96A9D"/>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C96A9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18</revision>
  <dcterms:created xsi:type="dcterms:W3CDTF">2025-08-15T09:38:00.0000000Z</dcterms:created>
  <dcterms:modified xsi:type="dcterms:W3CDTF">2025-08-22T03:52:01.2093480Z</dcterms:modified>
</coreProperties>
</file>