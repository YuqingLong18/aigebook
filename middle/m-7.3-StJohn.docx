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12FB4" w:rsidR="009C5B8F" w:rsidP="009C5B8F" w:rsidRDefault="009C5B8F" w14:paraId="159FB296" w14:textId="77777777">
      <w:pPr>
        <w:rPr>
          <w:rFonts w:ascii=".applesystemui" w:hAnsi=".applesystemui"/>
          <w:b/>
          <w:bCs/>
        </w:rPr>
      </w:pPr>
      <w:r w:rsidRPr="00112FB4">
        <w:rPr>
          <w:rFonts w:ascii=".applesystemui" w:hAnsi=".applesystemui"/>
          <w:b/>
          <w:bCs/>
        </w:rPr>
        <w:t>7.3 The History of Artificial Neural Networks</w:t>
      </w:r>
    </w:p>
    <w:p w:rsidRPr="00112FB4" w:rsidR="009C5B8F" w:rsidP="009C5B8F" w:rsidRDefault="009C5B8F" w14:paraId="2A92CF0E" w14:textId="77777777">
      <w:pPr>
        <w:rPr>
          <w:rFonts w:ascii=".applesystemui" w:hAnsi=".applesystemui"/>
          <w:b/>
          <w:bCs/>
        </w:rPr>
      </w:pPr>
      <w:r w:rsidRPr="00112FB4">
        <w:rPr>
          <w:rFonts w:ascii=".applesystemui" w:hAnsi=".applesystemui"/>
          <w:b/>
          <w:bCs/>
        </w:rPr>
        <w:t>1. Learning objectives</w:t>
      </w:r>
    </w:p>
    <w:p w:rsidRPr="00112FB4" w:rsidR="009C5B8F" w:rsidP="009C5B8F" w:rsidRDefault="009C5B8F" w14:paraId="5D1E0627" w14:textId="73F2BBFC">
      <w:pPr>
        <w:rPr>
          <w:rFonts w:ascii=".applesystemui" w:hAnsi=".applesystemui"/>
        </w:rPr>
      </w:pPr>
      <w:r w:rsidRPr="00112FB4">
        <w:rPr>
          <w:rFonts w:ascii=".applesystemui" w:hAnsi=".applesystemui"/>
        </w:rPr>
        <w:t xml:space="preserve">(1) Understand the developmental history of </w:t>
      </w:r>
      <w:r w:rsidRPr="00112FB4" w:rsidR="00AF68CF">
        <w:rPr>
          <w:rFonts w:ascii=".applesystemui" w:hAnsi=".applesystemui"/>
          <w:color w:val="EE0000"/>
        </w:rPr>
        <w:t>artificial neural networks</w:t>
      </w:r>
      <w:r w:rsidRPr="00112FB4">
        <w:rPr>
          <w:rFonts w:ascii=".applesystemui" w:hAnsi=".applesystemui"/>
        </w:rPr>
        <w:t xml:space="preserve">, from the </w:t>
      </w:r>
      <w:r w:rsidRPr="00112FB4" w:rsidR="00AF68CF">
        <w:rPr>
          <w:rFonts w:ascii=".applesystemui" w:hAnsi=".applesystemui"/>
          <w:color w:val="EE0000"/>
        </w:rPr>
        <w:t>Perceptron</w:t>
      </w:r>
      <w:r w:rsidRPr="00112FB4">
        <w:rPr>
          <w:rFonts w:ascii=".applesystemui" w:hAnsi=".applesystemui"/>
        </w:rPr>
        <w:t xml:space="preserve"> to </w:t>
      </w:r>
      <w:r w:rsidRPr="00112FB4" w:rsidR="00AF68CF">
        <w:rPr>
          <w:rFonts w:ascii=".applesystemui" w:hAnsi=".applesystemui"/>
          <w:color w:val="EE0000"/>
        </w:rPr>
        <w:t>deep neural networks</w:t>
      </w:r>
      <w:r w:rsidRPr="00112FB4">
        <w:rPr>
          <w:rFonts w:ascii=".applesystemui" w:hAnsi=".applesystemui"/>
        </w:rPr>
        <w:t>.</w:t>
      </w:r>
    </w:p>
    <w:p w:rsidRPr="00112FB4" w:rsidR="009C5B8F" w:rsidP="009C5B8F" w:rsidRDefault="009C5B8F" w14:paraId="63DEFD9A" w14:textId="4B828FD0">
      <w:pPr>
        <w:rPr>
          <w:rFonts w:ascii=".applesystemui" w:hAnsi=".applesystemui"/>
        </w:rPr>
      </w:pPr>
      <w:r w:rsidRPr="00112FB4">
        <w:rPr>
          <w:rFonts w:ascii=".applesystemui" w:hAnsi=".applesystemui"/>
        </w:rPr>
        <w:t xml:space="preserve">(2) Understand the core principles and application scenarios of different </w:t>
      </w:r>
      <w:r w:rsidRPr="00112FB4" w:rsidR="00AF68CF">
        <w:rPr>
          <w:rFonts w:ascii=".applesystemui" w:hAnsi=".applesystemui"/>
          <w:color w:val="EE0000"/>
        </w:rPr>
        <w:t>neural network</w:t>
      </w:r>
      <w:r w:rsidRPr="00112FB4">
        <w:rPr>
          <w:rFonts w:ascii=".applesystemui" w:hAnsi=".applesystemui"/>
        </w:rPr>
        <w:t xml:space="preserve"> structures.</w:t>
      </w:r>
    </w:p>
    <w:p w:rsidRPr="00112FB4" w:rsidR="009C5B8F" w:rsidP="009C5B8F" w:rsidRDefault="009C5B8F" w14:paraId="7CB3EB50" w14:textId="2D59B6AF">
      <w:pPr>
        <w:rPr>
          <w:rFonts w:ascii=".applesystemui" w:hAnsi=".applesystemui"/>
        </w:rPr>
      </w:pPr>
      <w:r w:rsidRPr="00112FB4">
        <w:rPr>
          <w:rFonts w:ascii=".applesystemui" w:hAnsi=".applesystemui"/>
        </w:rPr>
        <w:t xml:space="preserve">(3) Explore the powerful learning capabilities of </w:t>
      </w:r>
      <w:r w:rsidRPr="00112FB4" w:rsidR="00AF68CF">
        <w:rPr>
          <w:rFonts w:ascii=".applesystemui" w:hAnsi=".applesystemui"/>
          <w:color w:val="EE0000"/>
        </w:rPr>
        <w:t>deep neural networks</w:t>
      </w:r>
      <w:r w:rsidRPr="00112FB4">
        <w:rPr>
          <w:rFonts w:ascii=".applesystemui" w:hAnsi=".applesystemui"/>
        </w:rPr>
        <w:t xml:space="preserve"> and their impact on </w:t>
      </w:r>
      <w:r w:rsidRPr="00112FB4" w:rsidR="00AF68CF">
        <w:rPr>
          <w:rFonts w:ascii=".applesystemui" w:hAnsi=".applesystemui"/>
          <w:color w:val="EE0000"/>
        </w:rPr>
        <w:t>artificial intelligence</w:t>
      </w:r>
      <w:r w:rsidRPr="00112FB4">
        <w:rPr>
          <w:rFonts w:ascii=".applesystemui" w:hAnsi=".applesystemui"/>
        </w:rPr>
        <w:t>.</w:t>
      </w:r>
    </w:p>
    <w:p w:rsidR="00611D52" w:rsidP="009C5B8F" w:rsidRDefault="00611D52" w14:paraId="36F13C94" w14:textId="77777777">
      <w:pPr>
        <w:rPr>
          <w:rFonts w:ascii=".applesystemui" w:hAnsi=".applesystemui"/>
          <w:b/>
          <w:bCs/>
        </w:rPr>
      </w:pPr>
    </w:p>
    <w:p w:rsidR="009C5B8F" w:rsidP="009C5B8F" w:rsidRDefault="009C5B8F" w14:paraId="38EEEBBC" w14:textId="6D815221">
      <w:pPr>
        <w:rPr>
          <w:rFonts w:ascii=".applesystemui" w:hAnsi=".applesystemui"/>
        </w:rPr>
      </w:pPr>
      <w:r w:rsidRPr="01A9C34C" w:rsidR="009C5B8F">
        <w:rPr>
          <w:rFonts w:ascii=".applesystemui" w:hAnsi=".applesystemui"/>
        </w:rPr>
        <w:t xml:space="preserve">We have already learned about the significant </w:t>
      </w:r>
      <w:r w:rsidRPr="01A9C34C" w:rsidR="00AF68CF">
        <w:rPr>
          <w:rFonts w:ascii=".applesystemui" w:hAnsi=".applesystemui"/>
          <w:color w:val="EE0000"/>
        </w:rPr>
        <w:t>M-P neuron model</w:t>
      </w:r>
      <w:r w:rsidRPr="01A9C34C" w:rsidR="009C5B8F">
        <w:rPr>
          <w:rFonts w:ascii=".applesystemui" w:hAnsi=".applesystemui"/>
        </w:rPr>
        <w:t xml:space="preserve">, which opened the door for the development of </w:t>
      </w:r>
      <w:r w:rsidRPr="01A9C34C" w:rsidR="00AF68CF">
        <w:rPr>
          <w:rFonts w:ascii=".applesystemui" w:hAnsi=".applesystemui"/>
          <w:color w:val="EE0000"/>
        </w:rPr>
        <w:t>artificial neural networks</w:t>
      </w:r>
      <w:r w:rsidRPr="01A9C34C" w:rsidR="009C5B8F">
        <w:rPr>
          <w:rFonts w:ascii=".applesystemui" w:hAnsi=".applesystemui"/>
        </w:rPr>
        <w:t xml:space="preserve">. This section will review the winding </w:t>
      </w:r>
      <w:del w:author="Rachel St. John" w:date="2025-08-22T04:01:35.135Z" w:id="185469416">
        <w:r w:rsidRPr="01A9C34C" w:rsidDel="009C5B8F">
          <w:rPr>
            <w:rFonts w:ascii=".applesystemui" w:hAnsi=".applesystemui"/>
          </w:rPr>
          <w:delText xml:space="preserve">yet </w:delText>
        </w:r>
      </w:del>
      <w:ins w:author="Rachel St. John" w:date="2025-08-22T04:01:35.372Z" w:id="1465615238">
        <w:r w:rsidRPr="01A9C34C" w:rsidR="1B783F85">
          <w:rPr>
            <w:rFonts w:ascii=".applesystemui" w:hAnsi=".applesystemui"/>
          </w:rPr>
          <w:t xml:space="preserve">and </w:t>
        </w:r>
      </w:ins>
      <w:r w:rsidRPr="01A9C34C" w:rsidR="009C5B8F">
        <w:rPr>
          <w:rFonts w:ascii=".applesystemui" w:hAnsi=".applesystemui"/>
        </w:rPr>
        <w:t xml:space="preserve">exciting journey of </w:t>
      </w:r>
      <w:r w:rsidRPr="01A9C34C" w:rsidR="00AF68CF">
        <w:rPr>
          <w:rFonts w:ascii=".applesystemui" w:hAnsi=".applesystemui"/>
          <w:color w:val="EE0000"/>
        </w:rPr>
        <w:t>artificial neural network</w:t>
      </w:r>
      <w:r w:rsidRPr="01A9C34C" w:rsidR="009C5B8F">
        <w:rPr>
          <w:rFonts w:ascii=".applesystemui" w:hAnsi=".applesystemui"/>
        </w:rPr>
        <w:t xml:space="preserve"> development</w:t>
      </w:r>
      <w:r w:rsidRPr="01A9C34C" w:rsidR="00611D52">
        <w:rPr>
          <w:rFonts w:ascii=".applesystemui" w:hAnsi=".applesystemui"/>
        </w:rPr>
        <w:t xml:space="preserve"> (Figure 7-10)</w:t>
      </w:r>
      <w:r w:rsidRPr="01A9C34C" w:rsidR="009C5B8F">
        <w:rPr>
          <w:rFonts w:ascii=".applesystemui" w:hAnsi=".applesystemui"/>
        </w:rPr>
        <w:t>.</w:t>
      </w:r>
    </w:p>
    <w:p w:rsidRPr="00112FB4" w:rsidR="003D0237" w:rsidP="009C5B8F" w:rsidRDefault="003D0237" w14:paraId="3BCD23C1" w14:textId="77777777">
      <w:pPr>
        <w:rPr>
          <w:rFonts w:ascii=".applesystemui" w:hAnsi=".applesystemui"/>
        </w:rPr>
      </w:pPr>
    </w:p>
    <w:p w:rsidRPr="003D0237" w:rsidR="009C5B8F" w:rsidP="003D0237" w:rsidRDefault="009C5B8F" w14:paraId="40D64D16" w14:textId="53807F1D">
      <w:pPr>
        <w:pStyle w:val="a9"/>
        <w:numPr>
          <w:ilvl w:val="0"/>
          <w:numId w:val="2"/>
        </w:numPr>
        <w:rPr>
          <w:rFonts w:ascii=".applesystemui" w:hAnsi=".applesystemui"/>
        </w:rPr>
      </w:pPr>
      <w:r w:rsidRPr="003D0237">
        <w:rPr>
          <w:rFonts w:ascii=".applesystemui" w:hAnsi=".applesystemui"/>
          <w:b/>
          <w:bCs/>
        </w:rPr>
        <w:t>The Rise and Fall of the Perceptron Model</w:t>
      </w:r>
    </w:p>
    <w:p w:rsidRPr="00112FB4" w:rsidR="009C5B8F" w:rsidP="009C5B8F" w:rsidRDefault="009C5B8F" w14:paraId="78580AE6" w14:textId="571DAE43">
      <w:pPr>
        <w:rPr>
          <w:rFonts w:ascii=".applesystemui" w:hAnsi=".applesystemui"/>
        </w:rPr>
      </w:pPr>
      <w:r w:rsidRPr="00112FB4">
        <w:rPr>
          <w:rFonts w:ascii=".applesystemui" w:hAnsi=".applesystemui"/>
        </w:rPr>
        <w:t xml:space="preserve">The </w:t>
      </w:r>
      <w:r w:rsidRPr="00112FB4" w:rsidR="00AF68CF">
        <w:rPr>
          <w:rFonts w:ascii=".applesystemui" w:hAnsi=".applesystemui"/>
          <w:color w:val="EE0000"/>
        </w:rPr>
        <w:t>Perceptron model</w:t>
      </w:r>
      <w:r w:rsidRPr="00112FB4">
        <w:rPr>
          <w:rFonts w:ascii=".applesystemui" w:hAnsi=".applesystemui"/>
        </w:rPr>
        <w:t xml:space="preserve"> </w:t>
      </w:r>
      <w:r w:rsidR="003D0237">
        <w:rPr>
          <w:rFonts w:hint="eastAsia" w:ascii=".applesystemui" w:hAnsi=".applesystemui"/>
        </w:rPr>
        <w:t xml:space="preserve">(Figure 7-11) </w:t>
      </w:r>
      <w:r w:rsidRPr="00112FB4">
        <w:rPr>
          <w:rFonts w:ascii=".applesystemui" w:hAnsi=".applesystemui"/>
        </w:rPr>
        <w:t xml:space="preserve">is an extension of the </w:t>
      </w:r>
      <w:r w:rsidRPr="00112FB4" w:rsidR="00AF68CF">
        <w:rPr>
          <w:rFonts w:ascii=".applesystemui" w:hAnsi=".applesystemui"/>
          <w:color w:val="EE0000"/>
        </w:rPr>
        <w:t>M-P neuron model</w:t>
      </w:r>
      <w:r w:rsidRPr="00112FB4">
        <w:rPr>
          <w:rFonts w:ascii=".applesystemui" w:hAnsi=".applesystemui"/>
        </w:rPr>
        <w:t xml:space="preserve"> that makes the M-P model capable of learning. Specifically, this network consists of only an </w:t>
      </w:r>
      <w:r w:rsidRPr="00112FB4" w:rsidR="00AF68CF">
        <w:rPr>
          <w:rFonts w:ascii=".applesystemui" w:hAnsi=".applesystemui"/>
          <w:color w:val="EE0000"/>
        </w:rPr>
        <w:t>input layer</w:t>
      </w:r>
      <w:r w:rsidRPr="00112FB4">
        <w:rPr>
          <w:rFonts w:ascii=".applesystemui" w:hAnsi=".applesystemui"/>
        </w:rPr>
        <w:t xml:space="preserve"> and an </w:t>
      </w:r>
      <w:r w:rsidRPr="00112FB4" w:rsidR="00AF68CF">
        <w:rPr>
          <w:rFonts w:ascii=".applesystemui" w:hAnsi=".applesystemui"/>
          <w:color w:val="EE0000"/>
        </w:rPr>
        <w:t>output layer</w:t>
      </w:r>
      <w:r w:rsidRPr="00112FB4">
        <w:rPr>
          <w:rFonts w:ascii=".applesystemui" w:hAnsi=".applesystemui"/>
        </w:rPr>
        <w:t xml:space="preserve">. For each neuron in the </w:t>
      </w:r>
      <w:r w:rsidRPr="00112FB4" w:rsidR="00AF68CF">
        <w:rPr>
          <w:rFonts w:ascii=".applesystemui" w:hAnsi=".applesystemui"/>
          <w:color w:val="EE0000"/>
        </w:rPr>
        <w:t>output layer</w:t>
      </w:r>
      <w:r w:rsidRPr="00112FB4">
        <w:rPr>
          <w:rFonts w:ascii=".applesystemui" w:hAnsi=".applesystemui"/>
        </w:rPr>
        <w:t xml:space="preserve">, if the </w:t>
      </w:r>
      <w:r w:rsidRPr="00112FB4" w:rsidR="00AF68CF">
        <w:rPr>
          <w:rFonts w:ascii=".applesystemui" w:hAnsi=".applesystemui"/>
          <w:color w:val="EE0000"/>
        </w:rPr>
        <w:t>weighted sum</w:t>
      </w:r>
      <w:r w:rsidRPr="00112FB4">
        <w:rPr>
          <w:rFonts w:ascii=".applesystemui" w:hAnsi=".applesystemui"/>
        </w:rPr>
        <w:t xml:space="preserve"> of the input signals is a positive number greater than 0, the output neuron will output 1; otherwise, it will output -1.</w:t>
      </w:r>
    </w:p>
    <w:p w:rsidRPr="00112FB4" w:rsidR="009C5B8F" w:rsidP="009C5B8F" w:rsidRDefault="009C5B8F" w14:paraId="64A70573" w14:textId="4D9CD973">
      <w:pPr>
        <w:rPr>
          <w:rFonts w:ascii=".applesystemui" w:hAnsi=".applesystemui"/>
        </w:rPr>
      </w:pPr>
      <w:r w:rsidRPr="00112FB4">
        <w:rPr>
          <w:rFonts w:ascii=".applesystemui" w:hAnsi=".applesystemui"/>
        </w:rPr>
        <w:t xml:space="preserve">For example, we can use a </w:t>
      </w:r>
      <w:r w:rsidRPr="00112FB4" w:rsidR="00AF68CF">
        <w:rPr>
          <w:rFonts w:ascii=".applesystemui" w:hAnsi=".applesystemui"/>
          <w:color w:val="EE0000"/>
        </w:rPr>
        <w:t>Perceptron</w:t>
      </w:r>
      <w:r w:rsidRPr="00112FB4">
        <w:rPr>
          <w:rFonts w:ascii=".applesystemui" w:hAnsi=".applesystemui"/>
        </w:rPr>
        <w:t xml:space="preserve"> to determine if </w:t>
      </w:r>
      <w:proofErr w:type="gramStart"/>
      <w:r w:rsidRPr="00112FB4">
        <w:rPr>
          <w:rFonts w:ascii=".applesystemui" w:hAnsi=".applesystemui"/>
        </w:rPr>
        <w:t>a</w:t>
      </w:r>
      <w:proofErr w:type="gramEnd"/>
      <w:r w:rsidRPr="00112FB4">
        <w:rPr>
          <w:rFonts w:ascii=".applesystemui" w:hAnsi=".applesystemui"/>
        </w:rPr>
        <w:t xml:space="preserve"> fruit is a watermelon. The </w:t>
      </w:r>
      <w:r w:rsidRPr="00112FB4" w:rsidR="00AF68CF">
        <w:rPr>
          <w:rFonts w:ascii=".applesystemui" w:hAnsi=".applesystemui"/>
          <w:color w:val="EE0000"/>
        </w:rPr>
        <w:t>input layer</w:t>
      </w:r>
      <w:r w:rsidRPr="00112FB4">
        <w:rPr>
          <w:rFonts w:ascii=".applesystemui" w:hAnsi=".applesystemui"/>
        </w:rPr>
        <w:t xml:space="preserve"> would receive features like the fruit's color, shape, and the sound it makes when tapped, with each feature having a corresponding weight. The </w:t>
      </w:r>
      <w:r w:rsidRPr="00112FB4" w:rsidR="00AF68CF">
        <w:rPr>
          <w:rFonts w:ascii=".applesystemui" w:hAnsi=".applesystemui"/>
          <w:color w:val="EE0000"/>
        </w:rPr>
        <w:t>output layer</w:t>
      </w:r>
      <w:r w:rsidRPr="00112FB4">
        <w:rPr>
          <w:rFonts w:ascii=".applesystemui" w:hAnsi=".applesystemui"/>
        </w:rPr>
        <w:t xml:space="preserve"> has only one neuron. When the </w:t>
      </w:r>
      <w:r w:rsidRPr="00112FB4" w:rsidR="00AF68CF">
        <w:rPr>
          <w:rFonts w:ascii=".applesystemui" w:hAnsi=".applesystemui"/>
          <w:color w:val="EE0000"/>
        </w:rPr>
        <w:t>weighted sum</w:t>
      </w:r>
      <w:r w:rsidRPr="00112FB4">
        <w:rPr>
          <w:rFonts w:ascii=".applesystemui" w:hAnsi=".applesystemui"/>
        </w:rPr>
        <w:t xml:space="preserve"> of the input signals is greater than 0, this neuron outputs 1, meaning the fruit is a watermelon. Otherwise, it outputs -1, meaning it is not a watermelon.</w:t>
      </w:r>
    </w:p>
    <w:p w:rsidRPr="00112FB4" w:rsidR="009C5B8F" w:rsidP="009C5B8F" w:rsidRDefault="009C5B8F" w14:paraId="7688FC31" w14:textId="21CA0BA2">
      <w:pPr>
        <w:rPr>
          <w:rFonts w:ascii=".applesystemui" w:hAnsi=".applesystemui"/>
        </w:rPr>
      </w:pPr>
      <w:r w:rsidRPr="01A9C34C" w:rsidR="009C5B8F">
        <w:rPr>
          <w:rFonts w:ascii=".applesystemui" w:hAnsi=".applesystemui"/>
        </w:rPr>
        <w:t xml:space="preserve">The </w:t>
      </w:r>
      <w:r w:rsidRPr="01A9C34C" w:rsidR="00AF68CF">
        <w:rPr>
          <w:rFonts w:ascii=".applesystemui" w:hAnsi=".applesystemui"/>
          <w:color w:val="EE0000"/>
        </w:rPr>
        <w:t>Perceptron model</w:t>
      </w:r>
      <w:r w:rsidRPr="01A9C34C" w:rsidR="009C5B8F">
        <w:rPr>
          <w:rFonts w:ascii=".applesystemui" w:hAnsi=".applesystemui"/>
        </w:rPr>
        <w:t xml:space="preserve"> was proposed by Frank Rosenblatt in 1957. He also designed an effective learning method to train the </w:t>
      </w:r>
      <w:r w:rsidRPr="01A9C34C" w:rsidR="00AF68CF">
        <w:rPr>
          <w:rFonts w:ascii=".applesystemui" w:hAnsi=".applesystemui"/>
          <w:color w:val="EE0000"/>
        </w:rPr>
        <w:t>Perceptron</w:t>
      </w:r>
      <w:r w:rsidRPr="01A9C34C" w:rsidR="009C5B8F">
        <w:rPr>
          <w:rFonts w:ascii=".applesystemui" w:hAnsi=".applesystemui"/>
        </w:rPr>
        <w:t xml:space="preserve"> using sample data. For instance, with 100 pictures of various letters, a </w:t>
      </w:r>
      <w:r w:rsidRPr="01A9C34C" w:rsidR="00AF68CF">
        <w:rPr>
          <w:rFonts w:ascii=".applesystemui" w:hAnsi=".applesystemui"/>
          <w:color w:val="EE0000"/>
        </w:rPr>
        <w:t>Perceptron</w:t>
      </w:r>
      <w:r w:rsidRPr="01A9C34C" w:rsidR="009C5B8F">
        <w:rPr>
          <w:rFonts w:ascii=".applesystemui" w:hAnsi=".applesystemui"/>
        </w:rPr>
        <w:t xml:space="preserve"> could learn to recognize the English alphabet. This was a remarkable achievement, proving that intelligence could be achieved through learning. This learning-based approach was completely different from the traditional method of instilling knowledge into machines and </w:t>
      </w:r>
      <w:r w:rsidRPr="01A9C34C" w:rsidR="006941F2">
        <w:rPr>
          <w:rFonts w:ascii=".applesystemui" w:hAnsi=".applesystemui"/>
          <w:color w:val="7030A0"/>
        </w:rPr>
        <w:t>opened up</w:t>
      </w:r>
      <w:r w:rsidRPr="01A9C34C" w:rsidR="006941F2">
        <w:rPr>
          <w:rFonts w:ascii=".applesystemui" w:hAnsi=".applesystemui"/>
          <w:color w:val="7030A0"/>
        </w:rPr>
        <w:t xml:space="preserve"> a </w:t>
      </w:r>
      <w:del w:author="Rachel St. John" w:date="2025-08-22T04:02:58.48Z" w:id="580578860">
        <w:r w:rsidRPr="01A9C34C" w:rsidDel="006941F2">
          <w:rPr>
            <w:rFonts w:ascii=".applesystemui" w:hAnsi=".applesystemui"/>
            <w:color w:val="7030A0"/>
          </w:rPr>
          <w:delText xml:space="preserve">brand </w:delText>
        </w:r>
      </w:del>
      <w:r w:rsidRPr="01A9C34C" w:rsidR="006941F2">
        <w:rPr>
          <w:rFonts w:ascii=".applesystemui" w:hAnsi=".applesystemui"/>
          <w:color w:val="7030A0"/>
        </w:rPr>
        <w:t>new</w:t>
      </w:r>
      <w:r w:rsidRPr="01A9C34C" w:rsidR="006941F2">
        <w:rPr>
          <w:rFonts w:ascii=".applesystemui" w:hAnsi=".applesystemui"/>
          <w:color w:val="7030A0"/>
        </w:rPr>
        <w:t xml:space="preserve"> path for achieving intelligent machines</w:t>
      </w:r>
      <w:r w:rsidRPr="01A9C34C" w:rsidR="009C5B8F">
        <w:rPr>
          <w:rFonts w:ascii=".applesystemui" w:hAnsi=".applesystemui"/>
        </w:rPr>
        <w:t>.</w:t>
      </w:r>
    </w:p>
    <w:p w:rsidRPr="00112FB4" w:rsidR="009C5B8F" w:rsidP="009C5B8F" w:rsidRDefault="009C5B8F" w14:paraId="003FE7D4" w14:textId="779573F2">
      <w:pPr>
        <w:rPr>
          <w:rFonts w:ascii=".applesystemui" w:hAnsi=".applesystemui"/>
        </w:rPr>
      </w:pPr>
      <w:r w:rsidRPr="00112FB4">
        <w:rPr>
          <w:rFonts w:ascii=".applesystemui" w:hAnsi=".applesystemui"/>
        </w:rPr>
        <w:t xml:space="preserve">However, people soon discovered a significant flaw in the </w:t>
      </w:r>
      <w:r w:rsidRPr="00112FB4" w:rsidR="00AF68CF">
        <w:rPr>
          <w:rFonts w:ascii=".applesystemui" w:hAnsi=".applesystemui"/>
          <w:color w:val="EE0000"/>
        </w:rPr>
        <w:t>Perceptron</w:t>
      </w:r>
      <w:r w:rsidRPr="00112FB4">
        <w:rPr>
          <w:rFonts w:ascii=".applesystemui" w:hAnsi=".applesystemui"/>
        </w:rPr>
        <w:t xml:space="preserve">: it can only handle </w:t>
      </w:r>
      <w:r w:rsidRPr="00112FB4" w:rsidR="00AF68CF">
        <w:rPr>
          <w:rFonts w:ascii=".applesystemui" w:hAnsi=".applesystemui"/>
          <w:color w:val="EE0000"/>
        </w:rPr>
        <w:lastRenderedPageBreak/>
        <w:t>linearly separable</w:t>
      </w:r>
      <w:r w:rsidRPr="00112FB4">
        <w:rPr>
          <w:rFonts w:ascii=".applesystemui" w:hAnsi=".applesystemui"/>
        </w:rPr>
        <w:t xml:space="preserve"> problems. A </w:t>
      </w:r>
      <w:r w:rsidRPr="00112FB4" w:rsidR="00AF68CF">
        <w:rPr>
          <w:rFonts w:ascii=".applesystemui" w:hAnsi=".applesystemui"/>
          <w:color w:val="EE0000"/>
        </w:rPr>
        <w:t>linearly separable</w:t>
      </w:r>
      <w:r w:rsidRPr="00112FB4">
        <w:rPr>
          <w:rFonts w:ascii=".applesystemui" w:hAnsi=".applesystemui"/>
        </w:rPr>
        <w:t xml:space="preserve"> problem is a classification task where the different categories can be separated by a single straight line in the feature space. If they cannot be separated by a straight line, it is called a </w:t>
      </w:r>
      <w:r w:rsidRPr="00112FB4" w:rsidR="00AF68CF">
        <w:rPr>
          <w:rFonts w:ascii=".applesystemui" w:hAnsi=".applesystemui"/>
          <w:color w:val="EE0000"/>
        </w:rPr>
        <w:t>linearly inseparable</w:t>
      </w:r>
      <w:r w:rsidRPr="00112FB4">
        <w:rPr>
          <w:rFonts w:ascii=".applesystemui" w:hAnsi=".applesystemui"/>
        </w:rPr>
        <w:t xml:space="preserve"> problem. In Figure 7-12, the left side shows a </w:t>
      </w:r>
      <w:r w:rsidRPr="00112FB4" w:rsidR="00AF68CF">
        <w:rPr>
          <w:rFonts w:ascii=".applesystemui" w:hAnsi=".applesystemui"/>
          <w:color w:val="EE0000"/>
        </w:rPr>
        <w:t>linearly separable</w:t>
      </w:r>
      <w:r w:rsidRPr="00112FB4">
        <w:rPr>
          <w:rFonts w:ascii=".applesystemui" w:hAnsi=".applesystemui"/>
        </w:rPr>
        <w:t xml:space="preserve"> problem, while the right side shows a </w:t>
      </w:r>
      <w:r w:rsidRPr="00112FB4" w:rsidR="00AF68CF">
        <w:rPr>
          <w:rFonts w:ascii=".applesystemui" w:hAnsi=".applesystemui"/>
          <w:color w:val="EE0000"/>
        </w:rPr>
        <w:t>linearly inseparable</w:t>
      </w:r>
      <w:r w:rsidRPr="00112FB4">
        <w:rPr>
          <w:rFonts w:ascii=".applesystemui" w:hAnsi=".applesystemui"/>
        </w:rPr>
        <w:t xml:space="preserve"> problem.</w:t>
      </w:r>
    </w:p>
    <w:p w:rsidRPr="00112FB4" w:rsidR="009C5B8F" w:rsidP="009C5B8F" w:rsidRDefault="009C5B8F" w14:paraId="2EAD6597" w14:textId="3B3BA287">
      <w:pPr>
        <w:rPr>
          <w:rFonts w:ascii=".applesystemui" w:hAnsi=".applesystemui"/>
        </w:rPr>
      </w:pPr>
      <w:r w:rsidRPr="00112FB4">
        <w:rPr>
          <w:rFonts w:ascii=".applesystemui" w:hAnsi=".applesystemui"/>
        </w:rPr>
        <w:t xml:space="preserve">In 1969, Marvin Minsky and a colleague co-authored the book </w:t>
      </w:r>
      <w:proofErr w:type="spellStart"/>
      <w:r w:rsidRPr="00112FB4">
        <w:rPr>
          <w:rFonts w:ascii=".applesystemui" w:hAnsi=".applesystemui"/>
          <w:i/>
          <w:iCs/>
        </w:rPr>
        <w:t>Perceptrons</w:t>
      </w:r>
      <w:proofErr w:type="spellEnd"/>
      <w:r w:rsidRPr="00112FB4">
        <w:rPr>
          <w:rFonts w:ascii=".applesystemui" w:hAnsi=".applesystemui"/>
        </w:rPr>
        <w:t xml:space="preserve">, which provided a detailed analysis of the </w:t>
      </w:r>
      <w:r w:rsidRPr="00112FB4" w:rsidR="00AF68CF">
        <w:rPr>
          <w:rFonts w:ascii=".applesystemui" w:hAnsi=".applesystemui"/>
          <w:color w:val="EE0000"/>
        </w:rPr>
        <w:t>Perceptron</w:t>
      </w:r>
      <w:r w:rsidRPr="00112FB4">
        <w:rPr>
          <w:rFonts w:ascii=".applesystemui" w:hAnsi=".applesystemui"/>
        </w:rPr>
        <w:t xml:space="preserve"> and pointed out the model's limitations. </w:t>
      </w:r>
      <w:proofErr w:type="spellStart"/>
      <w:r w:rsidRPr="00112FB4">
        <w:rPr>
          <w:rFonts w:ascii=".applesystemui" w:hAnsi=".applesystemui"/>
          <w:i/>
          <w:iCs/>
        </w:rPr>
        <w:t>Perceptrons</w:t>
      </w:r>
      <w:proofErr w:type="spellEnd"/>
      <w:r w:rsidRPr="00112FB4">
        <w:rPr>
          <w:rFonts w:ascii=".applesystemui" w:hAnsi=".applesystemui"/>
        </w:rPr>
        <w:t xml:space="preserve"> not only caused the nascent field of </w:t>
      </w:r>
      <w:r w:rsidRPr="00112FB4" w:rsidR="00AF68CF">
        <w:rPr>
          <w:rFonts w:ascii=".applesystemui" w:hAnsi=".applesystemui"/>
          <w:color w:val="EE0000"/>
        </w:rPr>
        <w:t>neural network</w:t>
      </w:r>
      <w:r w:rsidRPr="00112FB4">
        <w:rPr>
          <w:rFonts w:ascii=".applesystemui" w:hAnsi=".applesystemui"/>
        </w:rPr>
        <w:t xml:space="preserve"> research to hit a low point but was also a major blow to </w:t>
      </w:r>
      <w:r w:rsidRPr="00112FB4" w:rsidR="00AF68CF">
        <w:rPr>
          <w:rFonts w:ascii=".applesystemui" w:hAnsi=".applesystemui"/>
          <w:color w:val="EE0000"/>
        </w:rPr>
        <w:t xml:space="preserve">artificial </w:t>
      </w:r>
      <w:proofErr w:type="gramStart"/>
      <w:r w:rsidRPr="00112FB4" w:rsidR="00AF68CF">
        <w:rPr>
          <w:rFonts w:ascii=".applesystemui" w:hAnsi=".applesystemui"/>
          <w:color w:val="EE0000"/>
        </w:rPr>
        <w:t>intelligence</w:t>
      </w:r>
      <w:r w:rsidRPr="00112FB4">
        <w:rPr>
          <w:rFonts w:ascii=".applesystemui" w:hAnsi=".applesystemui"/>
        </w:rPr>
        <w:t xml:space="preserve"> as a whole</w:t>
      </w:r>
      <w:proofErr w:type="gramEnd"/>
      <w:r w:rsidRPr="00112FB4">
        <w:rPr>
          <w:rFonts w:ascii=".applesystemui" w:hAnsi=".applesystemui"/>
        </w:rPr>
        <w:t xml:space="preserve">. Shortly thereafter, the </w:t>
      </w:r>
      <w:r w:rsidRPr="00112FB4" w:rsidR="00AF68CF">
        <w:rPr>
          <w:rFonts w:ascii=".applesystemui" w:hAnsi=".applesystemui"/>
          <w:color w:val="EE0000"/>
        </w:rPr>
        <w:t>artificial intelligence</w:t>
      </w:r>
      <w:r w:rsidRPr="00112FB4">
        <w:rPr>
          <w:rFonts w:ascii=".applesystemui" w:hAnsi=".applesystemui"/>
        </w:rPr>
        <w:t xml:space="preserve"> boom that began at the Dartmouth Conference came to an end.</w:t>
      </w:r>
    </w:p>
    <w:p w:rsidR="004D4010" w:rsidP="009C5B8F" w:rsidRDefault="004D4010" w14:paraId="0336D957" w14:textId="77777777">
      <w:pPr>
        <w:rPr>
          <w:rFonts w:ascii=".applesystemui" w:hAnsi=".applesystemui"/>
          <w:b/>
          <w:bCs/>
        </w:rPr>
      </w:pPr>
    </w:p>
    <w:p w:rsidRPr="00112FB4" w:rsidR="009C5B8F" w:rsidP="009C5B8F" w:rsidRDefault="004D4010" w14:paraId="4D1F26D3" w14:textId="5073BD6D">
      <w:pPr>
        <w:rPr>
          <w:rFonts w:ascii=".applesystemui" w:hAnsi=".applesystemui"/>
        </w:rPr>
      </w:pPr>
      <w:r>
        <w:rPr>
          <w:rFonts w:hint="eastAsia" w:ascii=".applesystemui" w:hAnsi=".applesystemui"/>
          <w:b/>
          <w:bCs/>
        </w:rPr>
        <w:t>2.</w:t>
      </w:r>
      <w:r w:rsidRPr="00112FB4" w:rsidR="009C5B8F">
        <w:rPr>
          <w:rFonts w:ascii=".applesystemui" w:hAnsi=".applesystemui"/>
          <w:b/>
          <w:bCs/>
        </w:rPr>
        <w:t xml:space="preserve"> The Proposal of MLP and the BP Algorithm</w:t>
      </w:r>
    </w:p>
    <w:p w:rsidRPr="00112FB4" w:rsidR="009C5B8F" w:rsidP="009C5B8F" w:rsidRDefault="009C5B8F" w14:paraId="3F215421" w14:textId="2330176D">
      <w:pPr>
        <w:rPr>
          <w:rFonts w:ascii=".applesystemui" w:hAnsi=".applesystemui"/>
        </w:rPr>
      </w:pPr>
      <w:r w:rsidRPr="00112FB4">
        <w:rPr>
          <w:rFonts w:ascii=".applesystemui" w:hAnsi=".applesystemui"/>
        </w:rPr>
        <w:t xml:space="preserve">Solving the </w:t>
      </w:r>
      <w:r w:rsidRPr="00112FB4" w:rsidR="00AF68CF">
        <w:rPr>
          <w:rFonts w:ascii=".applesystemui" w:hAnsi=".applesystemui"/>
          <w:color w:val="EE0000"/>
        </w:rPr>
        <w:t>Perceptron</w:t>
      </w:r>
      <w:r w:rsidRPr="00112FB4">
        <w:rPr>
          <w:rFonts w:ascii=".applesystemui" w:hAnsi=".applesystemui"/>
        </w:rPr>
        <w:t xml:space="preserve">'s limitation is not complicated. By inserting several </w:t>
      </w:r>
      <w:r w:rsidRPr="00112FB4" w:rsidR="00AF68CF">
        <w:rPr>
          <w:rFonts w:ascii=".applesystemui" w:hAnsi=".applesystemui"/>
          <w:color w:val="EE0000"/>
        </w:rPr>
        <w:t>hidden layers</w:t>
      </w:r>
      <w:r w:rsidRPr="00112FB4">
        <w:rPr>
          <w:rFonts w:ascii=".applesystemui" w:hAnsi=".applesystemui"/>
        </w:rPr>
        <w:t xml:space="preserve"> between the </w:t>
      </w:r>
      <w:r w:rsidRPr="00112FB4" w:rsidR="00AF68CF">
        <w:rPr>
          <w:rFonts w:ascii=".applesystemui" w:hAnsi=".applesystemui"/>
          <w:color w:val="EE0000"/>
        </w:rPr>
        <w:t>Perceptron's</w:t>
      </w:r>
      <w:r w:rsidRPr="00112FB4">
        <w:rPr>
          <w:rFonts w:ascii=".applesystemui" w:hAnsi=".applesystemui"/>
        </w:rPr>
        <w:t xml:space="preserve"> </w:t>
      </w:r>
      <w:r w:rsidRPr="00112FB4" w:rsidR="00AF68CF">
        <w:rPr>
          <w:rFonts w:ascii=".applesystemui" w:hAnsi=".applesystemui"/>
          <w:color w:val="EE0000"/>
        </w:rPr>
        <w:t>input layer</w:t>
      </w:r>
      <w:r w:rsidRPr="00112FB4">
        <w:rPr>
          <w:rFonts w:ascii=".applesystemui" w:hAnsi=".applesystemui"/>
        </w:rPr>
        <w:t xml:space="preserve"> and </w:t>
      </w:r>
      <w:r w:rsidRPr="00112FB4" w:rsidR="00AF68CF">
        <w:rPr>
          <w:rFonts w:ascii=".applesystemui" w:hAnsi=".applesystemui"/>
          <w:color w:val="EE0000"/>
        </w:rPr>
        <w:t>output layer</w:t>
      </w:r>
      <w:r w:rsidRPr="00112FB4">
        <w:rPr>
          <w:rFonts w:ascii=".applesystemui" w:hAnsi=".applesystemui"/>
        </w:rPr>
        <w:t xml:space="preserve">, we can expand the two-layer </w:t>
      </w:r>
      <w:r w:rsidRPr="00112FB4" w:rsidR="00AF68CF">
        <w:rPr>
          <w:rFonts w:ascii=".applesystemui" w:hAnsi=".applesystemui"/>
          <w:color w:val="EE0000"/>
        </w:rPr>
        <w:t>Perceptron</w:t>
      </w:r>
      <w:r w:rsidRPr="00112FB4">
        <w:rPr>
          <w:rFonts w:ascii=".applesystemui" w:hAnsi=".applesystemui"/>
        </w:rPr>
        <w:t xml:space="preserve"> into a </w:t>
      </w:r>
      <w:r w:rsidRPr="00112FB4" w:rsidR="00AF68CF">
        <w:rPr>
          <w:rFonts w:ascii=".applesystemui" w:hAnsi=".applesystemui"/>
          <w:color w:val="EE0000"/>
        </w:rPr>
        <w:t>multilayer perceptron</w:t>
      </w:r>
      <w:r w:rsidRPr="00112FB4">
        <w:rPr>
          <w:rFonts w:ascii=".applesystemui" w:hAnsi=".applesystemui"/>
        </w:rPr>
        <w:t xml:space="preserve">. By setting the </w:t>
      </w:r>
      <w:r w:rsidRPr="00112FB4" w:rsidR="00AF68CF">
        <w:rPr>
          <w:rFonts w:ascii=".applesystemui" w:hAnsi=".applesystemui"/>
          <w:color w:val="EE0000"/>
        </w:rPr>
        <w:t>activation functions</w:t>
      </w:r>
      <w:r w:rsidRPr="00112FB4">
        <w:rPr>
          <w:rFonts w:ascii=".applesystemui" w:hAnsi=".applesystemui"/>
        </w:rPr>
        <w:t xml:space="preserve"> of the </w:t>
      </w:r>
      <w:r w:rsidRPr="00112FB4" w:rsidR="00AF68CF">
        <w:rPr>
          <w:rFonts w:ascii=".applesystemui" w:hAnsi=".applesystemui"/>
          <w:color w:val="EE0000"/>
        </w:rPr>
        <w:t>hidden layer</w:t>
      </w:r>
      <w:r w:rsidRPr="00112FB4">
        <w:rPr>
          <w:rFonts w:ascii=".applesystemui" w:hAnsi=".applesystemui"/>
        </w:rPr>
        <w:t xml:space="preserve"> neurons to </w:t>
      </w:r>
      <w:r w:rsidRPr="00112FB4" w:rsidR="00AF68CF">
        <w:rPr>
          <w:rFonts w:ascii=".applesystemui" w:hAnsi=".applesystemui"/>
          <w:color w:val="EE0000"/>
        </w:rPr>
        <w:t>nonlinear functions</w:t>
      </w:r>
      <w:r w:rsidRPr="00112FB4">
        <w:rPr>
          <w:rFonts w:ascii=".applesystemui" w:hAnsi=".applesystemui"/>
        </w:rPr>
        <w:t xml:space="preserve">, complex nonlinear classification boundaries can be constructed, thus solving </w:t>
      </w:r>
      <w:r w:rsidRPr="00112FB4" w:rsidR="00AF68CF">
        <w:rPr>
          <w:rFonts w:ascii=".applesystemui" w:hAnsi=".applesystemui"/>
          <w:color w:val="EE0000"/>
        </w:rPr>
        <w:t>linearly inseparable</w:t>
      </w:r>
      <w:r w:rsidRPr="00112FB4">
        <w:rPr>
          <w:rFonts w:ascii=".applesystemui" w:hAnsi=".applesystemui"/>
        </w:rPr>
        <w:t xml:space="preserve"> problems. This type of </w:t>
      </w:r>
      <w:r w:rsidRPr="00112FB4" w:rsidR="00AF68CF">
        <w:rPr>
          <w:rFonts w:ascii=".applesystemui" w:hAnsi=".applesystemui"/>
          <w:color w:val="EE0000"/>
        </w:rPr>
        <w:t>neural network</w:t>
      </w:r>
      <w:r w:rsidRPr="00112FB4">
        <w:rPr>
          <w:rFonts w:ascii=".applesystemui" w:hAnsi=".applesystemui"/>
        </w:rPr>
        <w:t xml:space="preserve">, which contains one or more </w:t>
      </w:r>
      <w:r w:rsidRPr="00112FB4" w:rsidR="00AF68CF">
        <w:rPr>
          <w:rFonts w:ascii=".applesystemui" w:hAnsi=".applesystemui"/>
          <w:color w:val="EE0000"/>
        </w:rPr>
        <w:t>hidden layers</w:t>
      </w:r>
      <w:r w:rsidRPr="00112FB4">
        <w:rPr>
          <w:rFonts w:ascii=".applesystemui" w:hAnsi=".applesystemui"/>
        </w:rPr>
        <w:t xml:space="preserve">, is called a </w:t>
      </w:r>
      <w:r w:rsidRPr="00112FB4" w:rsidR="00AF68CF">
        <w:rPr>
          <w:rFonts w:ascii=".applesystemui" w:hAnsi=".applesystemui"/>
          <w:color w:val="EE0000"/>
        </w:rPr>
        <w:t>multilayer perceptron</w:t>
      </w:r>
      <w:r w:rsidRPr="00112FB4">
        <w:rPr>
          <w:rFonts w:ascii=".applesystemui" w:hAnsi=".applesystemui"/>
        </w:rPr>
        <w:t xml:space="preserve"> (</w:t>
      </w:r>
      <w:r w:rsidRPr="00112FB4" w:rsidR="00AF68CF">
        <w:rPr>
          <w:rFonts w:ascii=".applesystemui" w:hAnsi=".applesystemui"/>
          <w:color w:val="EE0000"/>
        </w:rPr>
        <w:t>MLP</w:t>
      </w:r>
      <w:r w:rsidRPr="00112FB4">
        <w:rPr>
          <w:rFonts w:ascii=".applesystemui" w:hAnsi=".applesystemui"/>
        </w:rPr>
        <w:t>)</w:t>
      </w:r>
      <w:r w:rsidR="00D80014">
        <w:rPr>
          <w:rFonts w:hint="eastAsia" w:ascii=".applesystemui" w:hAnsi=".applesystemui"/>
        </w:rPr>
        <w:t xml:space="preserve"> (Figure 7-13)</w:t>
      </w:r>
      <w:r w:rsidRPr="00112FB4">
        <w:rPr>
          <w:rFonts w:ascii=".applesystemui" w:hAnsi=".applesystemui"/>
        </w:rPr>
        <w:t>.</w:t>
      </w:r>
    </w:p>
    <w:p w:rsidRPr="00112FB4" w:rsidR="009C5B8F" w:rsidP="009C5B8F" w:rsidRDefault="009C5B8F" w14:paraId="7CA549E8" w14:textId="48589826">
      <w:pPr>
        <w:rPr>
          <w:rFonts w:ascii=".applesystemui" w:hAnsi=".applesystemui"/>
        </w:rPr>
      </w:pPr>
      <w:r w:rsidRPr="00112FB4">
        <w:rPr>
          <w:rFonts w:ascii=".applesystemui" w:hAnsi=".applesystemui"/>
        </w:rPr>
        <w:t xml:space="preserve">It's not hard to imagine that the </w:t>
      </w:r>
      <w:r w:rsidRPr="00112FB4" w:rsidR="00AF68CF">
        <w:rPr>
          <w:rFonts w:ascii=".applesystemui" w:hAnsi=".applesystemui"/>
          <w:color w:val="EE0000"/>
        </w:rPr>
        <w:t>MLP</w:t>
      </w:r>
      <w:r w:rsidRPr="00112FB4">
        <w:rPr>
          <w:rFonts w:ascii=".applesystemui" w:hAnsi=".applesystemui"/>
        </w:rPr>
        <w:t xml:space="preserve"> has stronger learning capabilities, but the question was how to train this model effectively. This problem puzzled </w:t>
      </w:r>
      <w:r w:rsidRPr="00112FB4" w:rsidR="00AF68CF">
        <w:rPr>
          <w:rFonts w:ascii=".applesystemui" w:hAnsi=".applesystemui"/>
          <w:color w:val="EE0000"/>
        </w:rPr>
        <w:t>neural network</w:t>
      </w:r>
      <w:r w:rsidRPr="00112FB4">
        <w:rPr>
          <w:rFonts w:ascii=".applesystemui" w:hAnsi=".applesystemui"/>
        </w:rPr>
        <w:t xml:space="preserve"> researchers for a long time. Paul </w:t>
      </w:r>
      <w:proofErr w:type="spellStart"/>
      <w:r w:rsidRPr="00112FB4">
        <w:rPr>
          <w:rFonts w:ascii=".applesystemui" w:hAnsi=".applesystemui"/>
        </w:rPr>
        <w:t>Werbos</w:t>
      </w:r>
      <w:proofErr w:type="spellEnd"/>
      <w:r w:rsidRPr="00112FB4">
        <w:rPr>
          <w:rFonts w:ascii=".applesystemui" w:hAnsi=".applesystemui"/>
        </w:rPr>
        <w:t xml:space="preserve"> first proposed a learning method called the </w:t>
      </w:r>
      <w:r w:rsidRPr="00112FB4" w:rsidR="00AF68CF">
        <w:rPr>
          <w:rFonts w:ascii=".applesystemui" w:hAnsi=".applesystemui"/>
          <w:color w:val="EE0000"/>
        </w:rPr>
        <w:t>backpropagation algorithm</w:t>
      </w:r>
      <w:r w:rsidRPr="00112FB4">
        <w:rPr>
          <w:rFonts w:ascii=".applesystemui" w:hAnsi=".applesystemui"/>
        </w:rPr>
        <w:t xml:space="preserve"> (</w:t>
      </w:r>
      <w:r w:rsidRPr="00112FB4" w:rsidR="00AF68CF">
        <w:rPr>
          <w:rFonts w:ascii=".applesystemui" w:hAnsi=".applesystemui"/>
          <w:color w:val="EE0000"/>
        </w:rPr>
        <w:t>BP</w:t>
      </w:r>
      <w:r w:rsidRPr="00112FB4">
        <w:rPr>
          <w:rFonts w:ascii=".applesystemui" w:hAnsi=".applesystemui"/>
        </w:rPr>
        <w:t xml:space="preserve">) in his 1974 doctoral dissertation, which at the time was used to study a socio-political system. In 1986, David Rumelhart, Geoffrey Hinton, and Ronald Williams published a paper applying this algorithm to </w:t>
      </w:r>
      <w:r w:rsidRPr="00112FB4" w:rsidR="00AF68CF">
        <w:rPr>
          <w:rFonts w:ascii=".applesystemui" w:hAnsi=".applesystemui"/>
          <w:color w:val="EE0000"/>
        </w:rPr>
        <w:t>neural network</w:t>
      </w:r>
      <w:r w:rsidRPr="00112FB4">
        <w:rPr>
          <w:rFonts w:ascii=".applesystemui" w:hAnsi=".applesystemui"/>
        </w:rPr>
        <w:t xml:space="preserve"> training, making it possible to learn complex </w:t>
      </w:r>
      <w:r w:rsidRPr="00112FB4" w:rsidR="00AF68CF">
        <w:rPr>
          <w:rFonts w:ascii=".applesystemui" w:hAnsi=".applesystemui"/>
          <w:color w:val="EE0000"/>
        </w:rPr>
        <w:t>neural networks</w:t>
      </w:r>
      <w:r w:rsidRPr="00112FB4">
        <w:rPr>
          <w:rFonts w:ascii=".applesystemui" w:hAnsi=".applesystemui"/>
        </w:rPr>
        <w:t>.</w:t>
      </w:r>
    </w:p>
    <w:p w:rsidRPr="00112FB4" w:rsidR="009C5B8F" w:rsidP="009C5B8F" w:rsidRDefault="009C5B8F" w14:paraId="6C1133E7" w14:textId="34A664AE">
      <w:pPr>
        <w:rPr>
          <w:rFonts w:ascii=".applesystemui" w:hAnsi=".applesystemui"/>
        </w:rPr>
      </w:pPr>
      <w:r w:rsidRPr="01A9C34C" w:rsidR="009C5B8F">
        <w:rPr>
          <w:rFonts w:ascii=".applesystemui" w:hAnsi=".applesystemui"/>
        </w:rPr>
        <w:t xml:space="preserve">The core idea of the </w:t>
      </w:r>
      <w:r w:rsidRPr="01A9C34C" w:rsidR="00AF68CF">
        <w:rPr>
          <w:rFonts w:ascii=".applesystemui" w:hAnsi=".applesystemui"/>
          <w:color w:val="EE0000"/>
        </w:rPr>
        <w:t>BP algorithm</w:t>
      </w:r>
      <w:r w:rsidRPr="01A9C34C" w:rsidR="009C5B8F">
        <w:rPr>
          <w:rFonts w:ascii=".applesystemui" w:hAnsi=".applesystemui"/>
        </w:rPr>
        <w:t xml:space="preserve"> is to calculate the error between the </w:t>
      </w:r>
      <w:r w:rsidRPr="01A9C34C" w:rsidR="00AF68CF">
        <w:rPr>
          <w:rFonts w:ascii=".applesystemui" w:hAnsi=".applesystemui"/>
          <w:color w:val="EE0000"/>
        </w:rPr>
        <w:t>output layer</w:t>
      </w:r>
      <w:r w:rsidRPr="01A9C34C" w:rsidR="009C5B8F">
        <w:rPr>
          <w:rFonts w:ascii=".applesystemui" w:hAnsi=".applesystemui"/>
        </w:rPr>
        <w:t xml:space="preserve"> and the target. This error guides how the </w:t>
      </w:r>
      <w:r w:rsidRPr="01A9C34C" w:rsidR="00AF68CF">
        <w:rPr>
          <w:rFonts w:ascii=".applesystemui" w:hAnsi=".applesystemui"/>
          <w:color w:val="EE0000"/>
        </w:rPr>
        <w:t>neural network's</w:t>
      </w:r>
      <w:r w:rsidRPr="01A9C34C" w:rsidR="009C5B8F">
        <w:rPr>
          <w:rFonts w:ascii=".applesystemui" w:hAnsi=".applesystemui"/>
        </w:rPr>
        <w:t xml:space="preserve"> parameters should be adjusted. The adjustment is made by using the layered structure of the </w:t>
      </w:r>
      <w:r w:rsidRPr="01A9C34C" w:rsidR="00AF68CF">
        <w:rPr>
          <w:rFonts w:ascii=".applesystemui" w:hAnsi=".applesystemui"/>
          <w:color w:val="EE0000"/>
        </w:rPr>
        <w:t>neural network</w:t>
      </w:r>
      <w:r w:rsidRPr="01A9C34C" w:rsidR="009C5B8F">
        <w:rPr>
          <w:rFonts w:ascii=".applesystemui" w:hAnsi=".applesystemui"/>
        </w:rPr>
        <w:t xml:space="preserve"> to propagate the error</w:t>
      </w:r>
      <w:ins w:author="Rachel St. John" w:date="2025-08-22T04:05:23.156Z" w:id="875552820">
        <w:r w:rsidRPr="01A9C34C" w:rsidR="044D00F4">
          <w:rPr>
            <w:rFonts w:ascii=".applesystemui" w:hAnsi=".applesystemui"/>
          </w:rPr>
          <w:t>,</w:t>
        </w:r>
      </w:ins>
      <w:r w:rsidRPr="01A9C34C" w:rsidR="009C5B8F">
        <w:rPr>
          <w:rFonts w:ascii=".applesystemui" w:hAnsi=".applesystemui"/>
        </w:rPr>
        <w:t xml:space="preserve"> layer by layer</w:t>
      </w:r>
      <w:ins w:author="Rachel St. John" w:date="2025-08-22T04:05:27.502Z" w:id="1641971325">
        <w:r w:rsidRPr="01A9C34C" w:rsidR="26811C52">
          <w:rPr>
            <w:rFonts w:ascii=".applesystemui" w:hAnsi=".applesystemui"/>
          </w:rPr>
          <w:t>,</w:t>
        </w:r>
      </w:ins>
      <w:r w:rsidRPr="01A9C34C" w:rsidR="009C5B8F">
        <w:rPr>
          <w:rFonts w:ascii=".applesystemui" w:hAnsi=".applesystemui"/>
        </w:rPr>
        <w:t xml:space="preserve"> from the </w:t>
      </w:r>
      <w:r w:rsidRPr="01A9C34C" w:rsidR="00AF68CF">
        <w:rPr>
          <w:rFonts w:ascii=".applesystemui" w:hAnsi=".applesystemui"/>
          <w:color w:val="EE0000"/>
        </w:rPr>
        <w:t>output layer</w:t>
      </w:r>
      <w:r w:rsidRPr="01A9C34C" w:rsidR="009C5B8F">
        <w:rPr>
          <w:rFonts w:ascii=".applesystemui" w:hAnsi=".applesystemui"/>
        </w:rPr>
        <w:t xml:space="preserve"> back to the </w:t>
      </w:r>
      <w:r w:rsidRPr="01A9C34C" w:rsidR="00AF68CF">
        <w:rPr>
          <w:rFonts w:ascii=".applesystemui" w:hAnsi=".applesystemui"/>
          <w:color w:val="EE0000"/>
        </w:rPr>
        <w:t>input layer</w:t>
      </w:r>
      <w:r w:rsidRPr="01A9C34C" w:rsidR="009C5B8F">
        <w:rPr>
          <w:rFonts w:ascii=".applesystemui" w:hAnsi=".applesystemui"/>
        </w:rPr>
        <w:t xml:space="preserve">, correcting the network parameters in the process. Since this error propagation and parameter adjustment process moves from back to front, it is called the </w:t>
      </w:r>
      <w:r w:rsidRPr="01A9C34C" w:rsidR="00AF68CF">
        <w:rPr>
          <w:rFonts w:ascii=".applesystemui" w:hAnsi=".applesystemui"/>
          <w:color w:val="EE0000"/>
        </w:rPr>
        <w:t>backpropagation algorithm</w:t>
      </w:r>
      <w:r w:rsidRPr="01A9C34C" w:rsidR="009C5B8F">
        <w:rPr>
          <w:rFonts w:ascii=".applesystemui" w:hAnsi=".applesystemui"/>
        </w:rPr>
        <w:t>.</w:t>
      </w:r>
    </w:p>
    <w:p w:rsidRPr="00112FB4" w:rsidR="009C5B8F" w:rsidP="009C5B8F" w:rsidRDefault="009C5B8F" w14:paraId="6B01110A" w14:textId="3CDCA866">
      <w:pPr>
        <w:rPr>
          <w:rFonts w:ascii=".applesystemui" w:hAnsi=".applesystemui"/>
        </w:rPr>
      </w:pPr>
      <w:r w:rsidRPr="01A9C34C" w:rsidR="009C5B8F">
        <w:rPr>
          <w:rFonts w:ascii=".applesystemui" w:hAnsi=".applesystemui"/>
        </w:rPr>
        <w:t xml:space="preserve">Specifically, the </w:t>
      </w:r>
      <w:r w:rsidRPr="01A9C34C" w:rsidR="00AF68CF">
        <w:rPr>
          <w:rFonts w:ascii=".applesystemui" w:hAnsi=".applesystemui"/>
          <w:color w:val="EE0000"/>
        </w:rPr>
        <w:t>BP algorithm</w:t>
      </w:r>
      <w:r w:rsidRPr="01A9C34C" w:rsidR="009C5B8F">
        <w:rPr>
          <w:rFonts w:ascii=".applesystemui" w:hAnsi=".applesystemui"/>
        </w:rPr>
        <w:t xml:space="preserve"> works in two stages: </w:t>
      </w:r>
      <w:r w:rsidRPr="01A9C34C" w:rsidR="00AF68CF">
        <w:rPr>
          <w:rFonts w:ascii=".applesystemui" w:hAnsi=".applesystemui"/>
          <w:color w:val="EE0000"/>
        </w:rPr>
        <w:t>forward propagation</w:t>
      </w:r>
      <w:r w:rsidRPr="01A9C34C" w:rsidR="009C5B8F">
        <w:rPr>
          <w:rFonts w:ascii=".applesystemui" w:hAnsi=".applesystemui"/>
        </w:rPr>
        <w:t xml:space="preserve"> and </w:t>
      </w:r>
      <w:r w:rsidRPr="01A9C34C" w:rsidR="00AF68CF">
        <w:rPr>
          <w:rFonts w:ascii=".applesystemui" w:hAnsi=".applesystemui"/>
          <w:color w:val="EE0000"/>
        </w:rPr>
        <w:t>backpropagation</w:t>
      </w:r>
      <w:r w:rsidRPr="01A9C34C" w:rsidR="009C5B8F">
        <w:rPr>
          <w:rFonts w:ascii=".applesystemui" w:hAnsi=".applesystemui"/>
        </w:rPr>
        <w:t xml:space="preserve">. In the </w:t>
      </w:r>
      <w:r w:rsidRPr="01A9C34C" w:rsidR="00AF68CF">
        <w:rPr>
          <w:rFonts w:ascii=".applesystemui" w:hAnsi=".applesystemui"/>
          <w:color w:val="EE0000"/>
        </w:rPr>
        <w:t>forward propagation</w:t>
      </w:r>
      <w:r w:rsidRPr="01A9C34C" w:rsidR="009C5B8F">
        <w:rPr>
          <w:rFonts w:ascii=".applesystemui" w:hAnsi=".applesystemui"/>
        </w:rPr>
        <w:t xml:space="preserve"> stage, the input signal starts from the </w:t>
      </w:r>
      <w:r w:rsidRPr="01A9C34C" w:rsidR="00AF68CF">
        <w:rPr>
          <w:rFonts w:ascii=".applesystemui" w:hAnsi=".applesystemui"/>
          <w:color w:val="EE0000"/>
        </w:rPr>
        <w:t xml:space="preserve">input </w:t>
      </w:r>
      <w:r w:rsidRPr="01A9C34C" w:rsidR="00AF68CF">
        <w:rPr>
          <w:rFonts w:ascii=".applesystemui" w:hAnsi=".applesystemui"/>
          <w:color w:val="EE0000"/>
        </w:rPr>
        <w:t>layer</w:t>
      </w:r>
      <w:r w:rsidRPr="01A9C34C" w:rsidR="009C5B8F">
        <w:rPr>
          <w:rFonts w:ascii=".applesystemui" w:hAnsi=".applesystemui"/>
        </w:rPr>
        <w:t xml:space="preserve">, passes through the </w:t>
      </w:r>
      <w:r w:rsidRPr="01A9C34C" w:rsidR="00AF68CF">
        <w:rPr>
          <w:rFonts w:ascii=".applesystemui" w:hAnsi=".applesystemui"/>
          <w:color w:val="EE0000"/>
        </w:rPr>
        <w:t>hidden layers</w:t>
      </w:r>
      <w:r w:rsidRPr="01A9C34C" w:rsidR="009C5B8F">
        <w:rPr>
          <w:rFonts w:ascii=".applesystemui" w:hAnsi=".applesystemui"/>
        </w:rPr>
        <w:t xml:space="preserve"> for processing, and finally reaches the </w:t>
      </w:r>
      <w:r w:rsidRPr="01A9C34C" w:rsidR="00AF68CF">
        <w:rPr>
          <w:rFonts w:ascii=".applesystemui" w:hAnsi=".applesystemui"/>
          <w:color w:val="EE0000"/>
        </w:rPr>
        <w:t>output layer</w:t>
      </w:r>
      <w:r w:rsidRPr="01A9C34C" w:rsidR="009C5B8F">
        <w:rPr>
          <w:rFonts w:ascii=".applesystemui" w:hAnsi=".applesystemui"/>
        </w:rPr>
        <w:t xml:space="preserve"> to produce an output. Then, in the </w:t>
      </w:r>
      <w:r w:rsidRPr="01A9C34C" w:rsidR="00AF68CF">
        <w:rPr>
          <w:rFonts w:ascii=".applesystemui" w:hAnsi=".applesystemui"/>
          <w:color w:val="EE0000"/>
        </w:rPr>
        <w:t>backpropagation</w:t>
      </w:r>
      <w:r w:rsidRPr="01A9C34C" w:rsidR="009C5B8F">
        <w:rPr>
          <w:rFonts w:ascii=".applesystemui" w:hAnsi=".applesystemui"/>
        </w:rPr>
        <w:t xml:space="preserve"> stage, the algorithm calculates the error between the </w:t>
      </w:r>
      <w:r w:rsidRPr="01A9C34C" w:rsidR="00AF68CF">
        <w:rPr>
          <w:rFonts w:ascii=".applesystemui" w:hAnsi=".applesystemui"/>
          <w:color w:val="EE0000"/>
        </w:rPr>
        <w:t>output layer</w:t>
      </w:r>
      <w:r w:rsidRPr="01A9C34C" w:rsidR="009C5B8F">
        <w:rPr>
          <w:rFonts w:ascii=".applesystemui" w:hAnsi=".applesystemui"/>
        </w:rPr>
        <w:t xml:space="preserve"> and the target and propagates this error backward to every layer in the network. At each layer, the algorithm adjusts the </w:t>
      </w:r>
      <w:r w:rsidRPr="01A9C34C" w:rsidR="009C5B8F">
        <w:rPr>
          <w:rFonts w:ascii=".applesystemui" w:hAnsi=".applesystemui"/>
        </w:rPr>
        <w:t>weights</w:t>
      </w:r>
      <w:r w:rsidRPr="01A9C34C" w:rsidR="009C5B8F">
        <w:rPr>
          <w:rFonts w:ascii=".applesystemui" w:hAnsi=".applesystemui"/>
        </w:rPr>
        <w:t xml:space="preserve"> based on the error to reduce the error in the next </w:t>
      </w:r>
      <w:r w:rsidRPr="01A9C34C" w:rsidR="00AF68CF">
        <w:rPr>
          <w:rFonts w:ascii=".applesystemui" w:hAnsi=".applesystemui"/>
          <w:color w:val="EE0000"/>
        </w:rPr>
        <w:t>forward propagation</w:t>
      </w:r>
      <w:r w:rsidRPr="01A9C34C" w:rsidR="009C5B8F">
        <w:rPr>
          <w:rFonts w:ascii=".applesystemui" w:hAnsi=".applesystemui"/>
        </w:rPr>
        <w:t xml:space="preserve">. Through many iterations, the </w:t>
      </w:r>
      <w:r w:rsidRPr="01A9C34C" w:rsidR="00AF68CF">
        <w:rPr>
          <w:rFonts w:ascii=".applesystemui" w:hAnsi=".applesystemui"/>
          <w:color w:val="EE0000"/>
        </w:rPr>
        <w:t>BP algorithm</w:t>
      </w:r>
      <w:r w:rsidRPr="01A9C34C" w:rsidR="009C5B8F">
        <w:rPr>
          <w:rFonts w:ascii=".applesystemui" w:hAnsi=".applesystemui"/>
        </w:rPr>
        <w:t xml:space="preserve"> can gradually adjust the weights in the network, making the network's output </w:t>
      </w:r>
      <w:del w:author="Rachel St. John" w:date="2025-08-22T04:06:26.523Z" w:id="2111647709">
        <w:r w:rsidRPr="01A9C34C" w:rsidDel="009C5B8F">
          <w:rPr>
            <w:rFonts w:ascii=".applesystemui" w:hAnsi=".applesystemui"/>
          </w:rPr>
          <w:delText xml:space="preserve">closer and </w:delText>
        </w:r>
      </w:del>
      <w:r w:rsidRPr="01A9C34C" w:rsidR="009C5B8F">
        <w:rPr>
          <w:rFonts w:ascii=".applesystemui" w:hAnsi=".applesystemui"/>
        </w:rPr>
        <w:t>closer</w:t>
      </w:r>
      <w:r w:rsidRPr="01A9C34C" w:rsidR="009C5B8F">
        <w:rPr>
          <w:rFonts w:ascii=".applesystemui" w:hAnsi=".applesystemui"/>
        </w:rPr>
        <w:t xml:space="preserve"> to the target output. The introduction of the </w:t>
      </w:r>
      <w:r w:rsidRPr="01A9C34C" w:rsidR="00AF68CF">
        <w:rPr>
          <w:rFonts w:ascii=".applesystemui" w:hAnsi=".applesystemui"/>
          <w:color w:val="EE0000"/>
        </w:rPr>
        <w:t>BP algorithm</w:t>
      </w:r>
      <w:r w:rsidRPr="01A9C34C" w:rsidR="009C5B8F">
        <w:rPr>
          <w:rFonts w:ascii=".applesystemui" w:hAnsi=".applesystemui"/>
        </w:rPr>
        <w:t xml:space="preserve"> had a profound impact on the development of </w:t>
      </w:r>
      <w:r w:rsidRPr="01A9C34C" w:rsidR="00AF68CF">
        <w:rPr>
          <w:rFonts w:ascii=".applesystemui" w:hAnsi=".applesystemui"/>
          <w:color w:val="EE0000"/>
        </w:rPr>
        <w:t>neural networks</w:t>
      </w:r>
      <w:r w:rsidRPr="01A9C34C" w:rsidR="009C5B8F">
        <w:rPr>
          <w:rFonts w:ascii=".applesystemui" w:hAnsi=".applesystemui"/>
        </w:rPr>
        <w:t xml:space="preserve"> at the time, promoting a full-scale revival of </w:t>
      </w:r>
      <w:r w:rsidRPr="01A9C34C" w:rsidR="00AF68CF">
        <w:rPr>
          <w:rFonts w:ascii=".applesystemui" w:hAnsi=".applesystemui"/>
          <w:color w:val="EE0000"/>
        </w:rPr>
        <w:t>neural network</w:t>
      </w:r>
      <w:r w:rsidRPr="01A9C34C" w:rsidR="009C5B8F">
        <w:rPr>
          <w:rFonts w:ascii=".applesystemui" w:hAnsi=".applesystemui"/>
        </w:rPr>
        <w:t xml:space="preserve"> research.</w:t>
      </w:r>
    </w:p>
    <w:p w:rsidR="000318FC" w:rsidP="009C5B8F" w:rsidRDefault="000318FC" w14:paraId="49D7CE55" w14:textId="77777777">
      <w:pPr>
        <w:rPr>
          <w:rFonts w:ascii=".applesystemui" w:hAnsi=".applesystemui"/>
          <w:b/>
          <w:bCs/>
        </w:rPr>
      </w:pPr>
    </w:p>
    <w:p w:rsidRPr="00112FB4" w:rsidR="009C5B8F" w:rsidP="009C5B8F" w:rsidRDefault="009C5B8F" w14:paraId="22F78AAC" w14:textId="3CE01BCE">
      <w:pPr>
        <w:rPr>
          <w:rFonts w:ascii=".applesystemui" w:hAnsi=".applesystemui"/>
        </w:rPr>
      </w:pPr>
      <w:r w:rsidRPr="00112FB4">
        <w:rPr>
          <w:rFonts w:ascii=".applesystemui" w:hAnsi=".applesystemui"/>
          <w:b/>
          <w:bCs/>
        </w:rPr>
        <w:t>3</w:t>
      </w:r>
      <w:r w:rsidR="000318FC">
        <w:rPr>
          <w:rFonts w:hint="eastAsia" w:ascii=".applesystemui" w:hAnsi=".applesystemui"/>
          <w:b/>
          <w:bCs/>
        </w:rPr>
        <w:t>.</w:t>
      </w:r>
      <w:r w:rsidRPr="00112FB4">
        <w:rPr>
          <w:rFonts w:ascii=".applesystemui" w:hAnsi=".applesystemui"/>
          <w:b/>
          <w:bCs/>
        </w:rPr>
        <w:t xml:space="preserve"> The Proposal of Various Neural Networks</w:t>
      </w:r>
    </w:p>
    <w:p w:rsidRPr="00112FB4" w:rsidR="009C5B8F" w:rsidP="009C5B8F" w:rsidRDefault="009C5B8F" w14:paraId="0D8F9A77" w14:textId="5E0EC6B5">
      <w:pPr>
        <w:rPr>
          <w:rFonts w:ascii=".applesystemui" w:hAnsi=".applesystemui"/>
        </w:rPr>
      </w:pPr>
      <w:r w:rsidRPr="00112FB4">
        <w:rPr>
          <w:rFonts w:ascii=".applesystemui" w:hAnsi=".applesystemui"/>
        </w:rPr>
        <w:t xml:space="preserve">The </w:t>
      </w:r>
      <w:r w:rsidRPr="00112FB4" w:rsidR="00AF68CF">
        <w:rPr>
          <w:rFonts w:ascii=".applesystemui" w:hAnsi=".applesystemui"/>
          <w:color w:val="EE0000"/>
        </w:rPr>
        <w:t>BP algorithm</w:t>
      </w:r>
      <w:r w:rsidRPr="00112FB4">
        <w:rPr>
          <w:rFonts w:ascii=".applesystemui" w:hAnsi=".applesystemui"/>
        </w:rPr>
        <w:t xml:space="preserve"> solved the training problem for complex networks, and </w:t>
      </w:r>
      <w:r w:rsidRPr="00112FB4" w:rsidR="00AF68CF">
        <w:rPr>
          <w:rFonts w:ascii=".applesystemui" w:hAnsi=".applesystemui"/>
          <w:color w:val="EE0000"/>
        </w:rPr>
        <w:t>artificial neural networks</w:t>
      </w:r>
      <w:r w:rsidRPr="00112FB4">
        <w:rPr>
          <w:rFonts w:ascii=".applesystemui" w:hAnsi=".applesystemui"/>
        </w:rPr>
        <w:t xml:space="preserve"> entered a period of vigorous development. Various types of </w:t>
      </w:r>
      <w:r w:rsidRPr="00112FB4" w:rsidR="00AF68CF">
        <w:rPr>
          <w:rFonts w:ascii=".applesystemui" w:hAnsi=".applesystemui"/>
          <w:color w:val="EE0000"/>
        </w:rPr>
        <w:t>neural networks</w:t>
      </w:r>
      <w:r w:rsidRPr="00112FB4">
        <w:rPr>
          <w:rFonts w:ascii=".applesystemui" w:hAnsi=".applesystemui"/>
        </w:rPr>
        <w:t xml:space="preserve"> appeared one after another, providing more powerful tools for handling different types of data and task scenarios. Below, we introduce two of the most common network structures: the </w:t>
      </w:r>
      <w:r w:rsidRPr="00112FB4" w:rsidR="00AF68CF">
        <w:rPr>
          <w:rFonts w:ascii=".applesystemui" w:hAnsi=".applesystemui"/>
          <w:color w:val="EE0000"/>
        </w:rPr>
        <w:t>convolutional neural network</w:t>
      </w:r>
      <w:r w:rsidRPr="00112FB4">
        <w:rPr>
          <w:rFonts w:ascii=".applesystemui" w:hAnsi=".applesystemui"/>
        </w:rPr>
        <w:t xml:space="preserve"> and the </w:t>
      </w:r>
      <w:r w:rsidRPr="00112FB4" w:rsidR="00AF68CF">
        <w:rPr>
          <w:rFonts w:ascii=".applesystemui" w:hAnsi=".applesystemui"/>
          <w:color w:val="EE0000"/>
        </w:rPr>
        <w:t>recurrent neural network</w:t>
      </w:r>
      <w:r w:rsidRPr="00112FB4">
        <w:rPr>
          <w:rFonts w:ascii=".applesystemui" w:hAnsi=".applesystemui"/>
        </w:rPr>
        <w:t>.</w:t>
      </w:r>
    </w:p>
    <w:p w:rsidRPr="00B956C1" w:rsidR="009C5B8F" w:rsidP="00B956C1" w:rsidRDefault="00B956C1" w14:paraId="592580A0" w14:textId="72E622AD">
      <w:pPr>
        <w:pStyle w:val="a9"/>
        <w:numPr>
          <w:ilvl w:val="0"/>
          <w:numId w:val="3"/>
        </w:numPr>
        <w:rPr>
          <w:rFonts w:ascii=".applesystemui" w:hAnsi=".applesystemui"/>
        </w:rPr>
      </w:pPr>
      <w:r>
        <w:rPr>
          <w:rFonts w:hint="eastAsia" w:ascii=".applesystemui" w:hAnsi=".applesystemui"/>
          <w:b/>
          <w:bCs/>
        </w:rPr>
        <w:t>C</w:t>
      </w:r>
      <w:r w:rsidRPr="00B956C1" w:rsidR="009C5B8F">
        <w:rPr>
          <w:rFonts w:ascii=".applesystemui" w:hAnsi=".applesystemui"/>
          <w:b/>
          <w:bCs/>
        </w:rPr>
        <w:t>onvolutional Neural Network</w:t>
      </w:r>
    </w:p>
    <w:p w:rsidRPr="00112FB4" w:rsidR="009C5B8F" w:rsidP="009C5B8F" w:rsidRDefault="009C5B8F" w14:paraId="0EC45936" w14:textId="7D9A0CEE">
      <w:pPr>
        <w:rPr>
          <w:rFonts w:ascii=".applesystemui" w:hAnsi=".applesystemui"/>
        </w:rPr>
      </w:pPr>
      <w:r w:rsidRPr="00112FB4">
        <w:rPr>
          <w:rFonts w:ascii=".applesystemui" w:hAnsi=".applesystemui"/>
        </w:rPr>
        <w:t xml:space="preserve">The </w:t>
      </w:r>
      <w:r w:rsidRPr="00112FB4" w:rsidR="00AF68CF">
        <w:rPr>
          <w:rFonts w:ascii=".applesystemui" w:hAnsi=".applesystemui"/>
          <w:color w:val="EE0000"/>
        </w:rPr>
        <w:t>convolutional neural network</w:t>
      </w:r>
      <w:r w:rsidRPr="00112FB4">
        <w:rPr>
          <w:rFonts w:ascii=".applesystemui" w:hAnsi=".applesystemui"/>
        </w:rPr>
        <w:t xml:space="preserve"> (</w:t>
      </w:r>
      <w:r w:rsidRPr="00112FB4" w:rsidR="00AF68CF">
        <w:rPr>
          <w:rFonts w:ascii=".applesystemui" w:hAnsi=".applesystemui"/>
          <w:color w:val="EE0000"/>
        </w:rPr>
        <w:t>CNN</w:t>
      </w:r>
      <w:r w:rsidRPr="00112FB4">
        <w:rPr>
          <w:rFonts w:ascii=".applesystemui" w:hAnsi=".applesystemui"/>
        </w:rPr>
        <w:t xml:space="preserve">) is one of the most widely used </w:t>
      </w:r>
      <w:r w:rsidRPr="00112FB4" w:rsidR="00AF68CF">
        <w:rPr>
          <w:rFonts w:ascii=".applesystemui" w:hAnsi=".applesystemui"/>
          <w:color w:val="EE0000"/>
        </w:rPr>
        <w:t>neural networks</w:t>
      </w:r>
      <w:r w:rsidRPr="00112FB4">
        <w:rPr>
          <w:rFonts w:ascii=".applesystemui" w:hAnsi=".applesystemui"/>
        </w:rPr>
        <w:t xml:space="preserve">. Compared to an </w:t>
      </w:r>
      <w:r w:rsidRPr="00112FB4" w:rsidR="00AF68CF">
        <w:rPr>
          <w:rFonts w:ascii=".applesystemui" w:hAnsi=".applesystemui"/>
          <w:color w:val="EE0000"/>
        </w:rPr>
        <w:t>MLP</w:t>
      </w:r>
      <w:r w:rsidRPr="00112FB4">
        <w:rPr>
          <w:rFonts w:ascii=".applesystemui" w:hAnsi=".applesystemui"/>
        </w:rPr>
        <w:t xml:space="preserve">, each neuron in a </w:t>
      </w:r>
      <w:r w:rsidRPr="00112FB4" w:rsidR="00AF68CF">
        <w:rPr>
          <w:rFonts w:ascii=".applesystemui" w:hAnsi=".applesystemui"/>
          <w:color w:val="EE0000"/>
        </w:rPr>
        <w:t>CNN</w:t>
      </w:r>
      <w:r w:rsidRPr="00112FB4">
        <w:rPr>
          <w:rFonts w:ascii=".applesystemui" w:hAnsi=".applesystemui"/>
        </w:rPr>
        <w:t xml:space="preserve"> is connected to only a small, local region of neurons in the previous layer. As shown in Figure 7-14, each neuron in layer n+1 is connected to only 9 neurons in layer n, not all of them. For two different neurons in layer n+1, the connection weights they use to receive input from layer n are the same. These "shared" connection weights are also called a </w:t>
      </w:r>
      <w:r w:rsidRPr="00112FB4" w:rsidR="00AF68CF">
        <w:rPr>
          <w:rFonts w:ascii=".applesystemui" w:hAnsi=".applesystemui"/>
          <w:color w:val="EE0000"/>
        </w:rPr>
        <w:t>convolutional kernel</w:t>
      </w:r>
      <w:r w:rsidRPr="00112FB4">
        <w:rPr>
          <w:rFonts w:ascii=".applesystemui" w:hAnsi=".applesystemui"/>
        </w:rPr>
        <w:t xml:space="preserve">. Why this design? It’s because the "patterns" in pictures and many other types of data are </w:t>
      </w:r>
      <w:proofErr w:type="gramStart"/>
      <w:r w:rsidRPr="00112FB4">
        <w:rPr>
          <w:rFonts w:ascii=".applesystemui" w:hAnsi=".applesystemui"/>
        </w:rPr>
        <w:t>local, or</w:t>
      </w:r>
      <w:proofErr w:type="gramEnd"/>
      <w:r w:rsidRPr="00112FB4">
        <w:rPr>
          <w:rFonts w:ascii=".applesystemui" w:hAnsi=".applesystemui"/>
        </w:rPr>
        <w:t xml:space="preserve"> exist in a "small </w:t>
      </w:r>
      <w:proofErr w:type="gramStart"/>
      <w:r w:rsidRPr="00112FB4">
        <w:rPr>
          <w:rFonts w:ascii=".applesystemui" w:hAnsi=".applesystemui"/>
        </w:rPr>
        <w:t>area"—</w:t>
      </w:r>
      <w:proofErr w:type="gramEnd"/>
      <w:r w:rsidRPr="00112FB4">
        <w:rPr>
          <w:rFonts w:ascii=".applesystemui" w:hAnsi=".applesystemui"/>
        </w:rPr>
        <w:t xml:space="preserve">like a cat's face or a rabbit's ears, which are found within a small region. The local connections represented by the </w:t>
      </w:r>
      <w:r w:rsidRPr="00112FB4" w:rsidR="00AF68CF">
        <w:rPr>
          <w:rFonts w:ascii=".applesystemui" w:hAnsi=".applesystemui"/>
          <w:color w:val="EE0000"/>
        </w:rPr>
        <w:t>convolutional kernel</w:t>
      </w:r>
      <w:r w:rsidRPr="00112FB4">
        <w:rPr>
          <w:rFonts w:ascii=".applesystemui" w:hAnsi=".applesystemui"/>
        </w:rPr>
        <w:t xml:space="preserve"> can help us find these local patterns. For example, in Figure 7-14, we see a high activation value of "8" in layer n+1, which means a pattern has appeared at this location, and this pattern is defined by the </w:t>
      </w:r>
      <w:r w:rsidRPr="00112FB4" w:rsidR="00AF68CF">
        <w:rPr>
          <w:rFonts w:ascii=".applesystemui" w:hAnsi=".applesystemui"/>
          <w:color w:val="EE0000"/>
        </w:rPr>
        <w:t>convolutional kernel</w:t>
      </w:r>
      <w:r w:rsidRPr="00112FB4">
        <w:rPr>
          <w:rFonts w:ascii=".applesystemui" w:hAnsi=".applesystemui"/>
        </w:rPr>
        <w:t xml:space="preserve"> between the two layers. It is worth noting that the </w:t>
      </w:r>
      <w:r w:rsidRPr="00112FB4" w:rsidR="00AF68CF">
        <w:rPr>
          <w:rFonts w:ascii=".applesystemui" w:hAnsi=".applesystemui"/>
          <w:color w:val="EE0000"/>
        </w:rPr>
        <w:t>convolutional kernel</w:t>
      </w:r>
      <w:r w:rsidRPr="00112FB4">
        <w:rPr>
          <w:rFonts w:ascii=".applesystemui" w:hAnsi=".applesystemui"/>
        </w:rPr>
        <w:t xml:space="preserve"> is </w:t>
      </w:r>
      <w:proofErr w:type="gramStart"/>
      <w:r w:rsidRPr="00112FB4">
        <w:rPr>
          <w:rFonts w:ascii=".applesystemui" w:hAnsi=".applesystemui"/>
        </w:rPr>
        <w:t>actually the</w:t>
      </w:r>
      <w:proofErr w:type="gramEnd"/>
      <w:r w:rsidRPr="00112FB4">
        <w:rPr>
          <w:rFonts w:ascii=".applesystemui" w:hAnsi=".applesystemui"/>
        </w:rPr>
        <w:t xml:space="preserve"> connection weights between neurons, which can be learned. This means that a </w:t>
      </w:r>
      <w:r w:rsidRPr="00112FB4" w:rsidR="00AF68CF">
        <w:rPr>
          <w:rFonts w:ascii=".applesystemui" w:hAnsi=".applesystemui"/>
          <w:color w:val="EE0000"/>
        </w:rPr>
        <w:t>CNN</w:t>
      </w:r>
      <w:r w:rsidRPr="00112FB4">
        <w:rPr>
          <w:rFonts w:ascii=".applesystemui" w:hAnsi=".applesystemui"/>
        </w:rPr>
        <w:t xml:space="preserve"> can learn the typical patterns in data and extract these patterns through the network's </w:t>
      </w:r>
      <w:r w:rsidRPr="00C13F78" w:rsidR="006941F2">
        <w:rPr>
          <w:rFonts w:ascii=".applesystemui" w:hAnsi=".applesystemui"/>
          <w:color w:val="EE0000"/>
        </w:rPr>
        <w:t>forward computation process</w:t>
      </w:r>
      <w:r w:rsidRPr="00112FB4">
        <w:rPr>
          <w:rFonts w:ascii=".applesystemui" w:hAnsi=".applesystemui"/>
        </w:rPr>
        <w:t>.</w:t>
      </w:r>
    </w:p>
    <w:p w:rsidRPr="00112FB4" w:rsidR="009C5B8F" w:rsidP="009C5B8F" w:rsidRDefault="009C5B8F" w14:paraId="1D9F335A" w14:textId="2832EC02">
      <w:pPr>
        <w:rPr>
          <w:rFonts w:ascii=".applesystemui" w:hAnsi=".applesystemui"/>
        </w:rPr>
      </w:pPr>
      <w:r w:rsidRPr="00112FB4">
        <w:rPr>
          <w:rFonts w:ascii=".applesystemui" w:hAnsi=".applesystemui"/>
        </w:rPr>
        <w:t xml:space="preserve">The concept of the </w:t>
      </w:r>
      <w:r w:rsidRPr="00112FB4" w:rsidR="00AF68CF">
        <w:rPr>
          <w:rFonts w:ascii=".applesystemui" w:hAnsi=".applesystemui"/>
          <w:color w:val="EE0000"/>
        </w:rPr>
        <w:t>CNN</w:t>
      </w:r>
      <w:r w:rsidRPr="00112FB4">
        <w:rPr>
          <w:rFonts w:ascii=".applesystemui" w:hAnsi=".applesystemui"/>
        </w:rPr>
        <w:t xml:space="preserve"> was first proposed by Japanese scientist Kunihiko Fukushima in 1980. He designed a model called the "</w:t>
      </w:r>
      <w:proofErr w:type="spellStart"/>
      <w:r w:rsidRPr="00112FB4">
        <w:rPr>
          <w:rFonts w:ascii=".applesystemui" w:hAnsi=".applesystemui"/>
        </w:rPr>
        <w:t>Neocognitron</w:t>
      </w:r>
      <w:proofErr w:type="spellEnd"/>
      <w:r w:rsidRPr="00112FB4">
        <w:rPr>
          <w:rFonts w:ascii=".applesystemui" w:hAnsi=".applesystemui"/>
        </w:rPr>
        <w:t xml:space="preserve">," which was a multilayer </w:t>
      </w:r>
      <w:r w:rsidRPr="00112FB4" w:rsidR="00AF68CF">
        <w:rPr>
          <w:rFonts w:ascii=".applesystemui" w:hAnsi=".applesystemui"/>
          <w:color w:val="EE0000"/>
        </w:rPr>
        <w:t>neural network</w:t>
      </w:r>
      <w:r w:rsidRPr="00112FB4">
        <w:rPr>
          <w:rFonts w:ascii=".applesystemui" w:hAnsi=".applesystemui"/>
        </w:rPr>
        <w:t xml:space="preserve"> with a preliminary convolutional structure. In the 1990s, Yann LeCun and others built upon this foundation to develop the LeNet-5 model, which was successfully </w:t>
      </w:r>
      <w:r w:rsidRPr="00112FB4">
        <w:rPr>
          <w:rFonts w:ascii=".applesystemui" w:hAnsi=".applesystemui"/>
        </w:rPr>
        <w:lastRenderedPageBreak/>
        <w:t xml:space="preserve">applied to handwritten digit recognition, marking </w:t>
      </w:r>
      <w:proofErr w:type="gramStart"/>
      <w:r w:rsidRPr="00112FB4">
        <w:rPr>
          <w:rFonts w:ascii=".applesystemui" w:hAnsi=".applesystemui"/>
        </w:rPr>
        <w:t xml:space="preserve">the </w:t>
      </w:r>
      <w:r w:rsidRPr="00112FB4" w:rsidR="00AF68CF">
        <w:rPr>
          <w:rFonts w:ascii=".applesystemui" w:hAnsi=".applesystemui"/>
          <w:color w:val="EE0000"/>
        </w:rPr>
        <w:t>CNN's</w:t>
      </w:r>
      <w:proofErr w:type="gramEnd"/>
      <w:r w:rsidRPr="00112FB4">
        <w:rPr>
          <w:rFonts w:ascii=".applesystemui" w:hAnsi=".applesystemui"/>
        </w:rPr>
        <w:t xml:space="preserve"> transition to practical use in the field of computer vision. In the 21st century, with advancements in computing power and the availability of large-scale datasets, </w:t>
      </w:r>
      <w:r w:rsidRPr="00112FB4" w:rsidR="00AF68CF">
        <w:rPr>
          <w:rFonts w:ascii=".applesystemui" w:hAnsi=".applesystemui"/>
          <w:color w:val="EE0000"/>
        </w:rPr>
        <w:t>CNNs</w:t>
      </w:r>
      <w:r w:rsidRPr="00112FB4">
        <w:rPr>
          <w:rFonts w:ascii=".applesystemui" w:hAnsi=".applesystemui"/>
        </w:rPr>
        <w:t xml:space="preserve"> have become widely used.</w:t>
      </w:r>
    </w:p>
    <w:p w:rsidRPr="00C13F78" w:rsidR="009C5B8F" w:rsidP="00C13F78" w:rsidRDefault="009C5B8F" w14:paraId="7F81C926" w14:textId="1DE42A99">
      <w:pPr>
        <w:pStyle w:val="a9"/>
        <w:numPr>
          <w:ilvl w:val="0"/>
          <w:numId w:val="3"/>
        </w:numPr>
        <w:rPr>
          <w:rFonts w:ascii=".applesystemui" w:hAnsi=".applesystemui"/>
        </w:rPr>
      </w:pPr>
      <w:r w:rsidRPr="00C13F78">
        <w:rPr>
          <w:rFonts w:ascii=".applesystemui" w:hAnsi=".applesystemui"/>
          <w:b/>
          <w:bCs/>
        </w:rPr>
        <w:t>Recurrent Neural Network</w:t>
      </w:r>
    </w:p>
    <w:p w:rsidRPr="00112FB4" w:rsidR="009C5B8F" w:rsidP="009C5B8F" w:rsidRDefault="009C5B8F" w14:paraId="310EC59F" w14:textId="10D78676">
      <w:pPr>
        <w:rPr>
          <w:rFonts w:ascii=".applesystemui" w:hAnsi=".applesystemui"/>
        </w:rPr>
      </w:pPr>
      <w:r w:rsidRPr="00112FB4">
        <w:rPr>
          <w:rFonts w:ascii=".applesystemui" w:hAnsi=".applesystemui"/>
        </w:rPr>
        <w:t xml:space="preserve">The </w:t>
      </w:r>
      <w:r w:rsidRPr="00112FB4" w:rsidR="00AF68CF">
        <w:rPr>
          <w:rFonts w:ascii=".applesystemui" w:hAnsi=".applesystemui"/>
          <w:color w:val="EE0000"/>
        </w:rPr>
        <w:t>Recurrent Neural Network</w:t>
      </w:r>
      <w:r w:rsidRPr="00112FB4">
        <w:rPr>
          <w:rFonts w:ascii=".applesystemui" w:hAnsi=".applesystemui"/>
        </w:rPr>
        <w:t xml:space="preserve"> (</w:t>
      </w:r>
      <w:r w:rsidRPr="00112FB4" w:rsidR="00AF68CF">
        <w:rPr>
          <w:rFonts w:ascii=".applesystemui" w:hAnsi=".applesystemui"/>
          <w:color w:val="EE0000"/>
        </w:rPr>
        <w:t>RNN</w:t>
      </w:r>
      <w:r w:rsidRPr="00112FB4">
        <w:rPr>
          <w:rFonts w:ascii=".applesystemui" w:hAnsi=".applesystemui"/>
        </w:rPr>
        <w:t xml:space="preserve">) is another common </w:t>
      </w:r>
      <w:r w:rsidRPr="00112FB4" w:rsidR="00AF68CF">
        <w:rPr>
          <w:rFonts w:ascii=".applesystemui" w:hAnsi=".applesystemui"/>
          <w:color w:val="EE0000"/>
        </w:rPr>
        <w:t>neural network</w:t>
      </w:r>
      <w:r w:rsidRPr="00112FB4">
        <w:rPr>
          <w:rFonts w:ascii=".applesystemui" w:hAnsi=".applesystemui"/>
        </w:rPr>
        <w:t xml:space="preserve"> structure, primarily used for processing </w:t>
      </w:r>
      <w:r w:rsidRPr="00112FB4" w:rsidR="00AF68CF">
        <w:rPr>
          <w:rFonts w:ascii=".applesystemui" w:hAnsi=".applesystemui"/>
          <w:color w:val="EE0000"/>
        </w:rPr>
        <w:t>sequential data</w:t>
      </w:r>
      <w:r w:rsidRPr="00112FB4">
        <w:rPr>
          <w:rFonts w:ascii=".applesystemui" w:hAnsi=".applesystemui"/>
        </w:rPr>
        <w:t xml:space="preserve">. Unlike a standard </w:t>
      </w:r>
      <w:r w:rsidRPr="00112FB4" w:rsidR="00AF68CF">
        <w:rPr>
          <w:rFonts w:ascii=".applesystemui" w:hAnsi=".applesystemui"/>
          <w:color w:val="EE0000"/>
        </w:rPr>
        <w:t>MLP</w:t>
      </w:r>
      <w:r w:rsidRPr="00112FB4">
        <w:rPr>
          <w:rFonts w:ascii=".applesystemui" w:hAnsi=".applesystemui"/>
        </w:rPr>
        <w:t xml:space="preserve">, an </w:t>
      </w:r>
      <w:r w:rsidRPr="00112FB4" w:rsidR="00AF68CF">
        <w:rPr>
          <w:rFonts w:ascii=".applesystemui" w:hAnsi=".applesystemui"/>
          <w:color w:val="EE0000"/>
        </w:rPr>
        <w:t>RNN</w:t>
      </w:r>
      <w:r w:rsidRPr="00112FB4">
        <w:rPr>
          <w:rFonts w:ascii=".applesystemui" w:hAnsi=".applesystemui"/>
        </w:rPr>
        <w:t xml:space="preserve"> is a network that operates in a loop. During operation, the content of the hidden node from the previous time step is passed to the </w:t>
      </w:r>
      <w:proofErr w:type="gramStart"/>
      <w:r w:rsidRPr="00112FB4">
        <w:rPr>
          <w:rFonts w:ascii=".applesystemui" w:hAnsi=".applesystemui"/>
        </w:rPr>
        <w:t>next time</w:t>
      </w:r>
      <w:proofErr w:type="gramEnd"/>
      <w:r w:rsidRPr="00112FB4">
        <w:rPr>
          <w:rFonts w:ascii=".applesystemui" w:hAnsi=".applesystemui"/>
        </w:rPr>
        <w:t xml:space="preserve"> step, influencing the network's state and output at that next moment</w:t>
      </w:r>
      <w:r w:rsidR="00776476">
        <w:rPr>
          <w:rFonts w:hint="eastAsia" w:ascii=".applesystemui" w:hAnsi=".applesystemui"/>
        </w:rPr>
        <w:t>, as shown in Figure 7-15</w:t>
      </w:r>
      <w:r w:rsidRPr="00112FB4">
        <w:rPr>
          <w:rFonts w:ascii=".applesystemui" w:hAnsi=".applesystemui"/>
        </w:rPr>
        <w:t>.</w:t>
      </w:r>
    </w:p>
    <w:p w:rsidRPr="00112FB4" w:rsidR="009C5B8F" w:rsidP="009C5B8F" w:rsidRDefault="009C5B8F" w14:paraId="1EC02055" w14:textId="71A2E2AC">
      <w:pPr>
        <w:rPr>
          <w:rFonts w:ascii=".applesystemui" w:hAnsi=".applesystemui"/>
        </w:rPr>
      </w:pPr>
      <w:r w:rsidRPr="00112FB4">
        <w:rPr>
          <w:rFonts w:ascii=".applesystemui" w:hAnsi=".applesystemui"/>
        </w:rPr>
        <w:t xml:space="preserve">This mechanism of information retention and transmission gives the </w:t>
      </w:r>
      <w:r w:rsidRPr="00112FB4" w:rsidR="00AF68CF">
        <w:rPr>
          <w:rFonts w:ascii=".applesystemui" w:hAnsi=".applesystemui"/>
          <w:color w:val="EE0000"/>
        </w:rPr>
        <w:t>RNN</w:t>
      </w:r>
      <w:r w:rsidRPr="00112FB4">
        <w:rPr>
          <w:rFonts w:ascii=".applesystemui" w:hAnsi=".applesystemui"/>
        </w:rPr>
        <w:t xml:space="preserve"> a memory function, allowing it to model and predict </w:t>
      </w:r>
      <w:r w:rsidRPr="00112FB4" w:rsidR="00AF68CF">
        <w:rPr>
          <w:rFonts w:ascii=".applesystemui" w:hAnsi=".applesystemui"/>
          <w:color w:val="EE0000"/>
        </w:rPr>
        <w:t>sequential data</w:t>
      </w:r>
      <w:r w:rsidRPr="00112FB4">
        <w:rPr>
          <w:rFonts w:ascii=".applesystemui" w:hAnsi=".applesystemui"/>
        </w:rPr>
        <w:t xml:space="preserve">. For example, if we feed the sentence "I especially like listening to crosstalk" into an </w:t>
      </w:r>
      <w:r w:rsidRPr="00112FB4" w:rsidR="00AF68CF">
        <w:rPr>
          <w:rFonts w:ascii=".applesystemui" w:hAnsi=".applesystemui"/>
          <w:color w:val="EE0000"/>
        </w:rPr>
        <w:t>RNN</w:t>
      </w:r>
      <w:r w:rsidRPr="00112FB4">
        <w:rPr>
          <w:rFonts w:ascii=".applesystemui" w:hAnsi=".applesystemui"/>
        </w:rPr>
        <w:t xml:space="preserve"> model</w:t>
      </w:r>
      <w:r w:rsidR="00600CA9">
        <w:rPr>
          <w:rFonts w:hint="eastAsia" w:ascii=".applesystemui" w:hAnsi=".applesystemui"/>
        </w:rPr>
        <w:t xml:space="preserve"> (Figure 7-16)</w:t>
      </w:r>
      <w:r w:rsidRPr="00112FB4">
        <w:rPr>
          <w:rFonts w:ascii=".applesystemui" w:hAnsi=".applesystemui"/>
        </w:rPr>
        <w:t xml:space="preserve">, the meaning of the sentence accumulates from the first word to the last. By the end, the model can determine that the sentence has a positive sentiment, expressing "like" or "approval." Conversely, after the semantic accumulation of "I especially dislike listening to crosstalk" through an </w:t>
      </w:r>
      <w:r w:rsidRPr="00112FB4" w:rsidR="00AF68CF">
        <w:rPr>
          <w:rFonts w:ascii=".applesystemui" w:hAnsi=".applesystemui"/>
          <w:color w:val="EE0000"/>
        </w:rPr>
        <w:t>RNN</w:t>
      </w:r>
      <w:r w:rsidRPr="00112FB4">
        <w:rPr>
          <w:rFonts w:ascii=".applesystemui" w:hAnsi=".applesystemui"/>
        </w:rPr>
        <w:t>, the result would be a negative sentiment, expressing "dislike" or "disapproval."</w:t>
      </w:r>
    </w:p>
    <w:p w:rsidRPr="00112FB4" w:rsidR="009C5B8F" w:rsidP="009C5B8F" w:rsidRDefault="009C5B8F" w14:paraId="4BA51FDD" w14:textId="3A083FCC">
      <w:pPr>
        <w:rPr>
          <w:rFonts w:ascii=".applesystemui" w:hAnsi=".applesystemui"/>
        </w:rPr>
      </w:pPr>
      <w:r w:rsidRPr="00112FB4">
        <w:rPr>
          <w:rFonts w:ascii=".applesystemui" w:hAnsi=".applesystemui"/>
        </w:rPr>
        <w:t xml:space="preserve">As early as 1982, John Hopfield proposed the </w:t>
      </w:r>
      <w:r w:rsidRPr="00112FB4" w:rsidR="00AF68CF">
        <w:rPr>
          <w:rFonts w:ascii=".applesystemui" w:hAnsi=".applesystemui"/>
          <w:color w:val="EE0000"/>
        </w:rPr>
        <w:t>Hopfield network</w:t>
      </w:r>
      <w:r w:rsidRPr="00112FB4">
        <w:rPr>
          <w:rFonts w:ascii=".applesystemui" w:hAnsi=".applesystemui"/>
        </w:rPr>
        <w:t xml:space="preserve">, which was an early type of </w:t>
      </w:r>
      <w:r w:rsidRPr="00112FB4" w:rsidR="00AF68CF">
        <w:rPr>
          <w:rFonts w:ascii=".applesystemui" w:hAnsi=".applesystemui"/>
          <w:color w:val="EE0000"/>
        </w:rPr>
        <w:t>recurrent neural network</w:t>
      </w:r>
      <w:r w:rsidRPr="00112FB4">
        <w:rPr>
          <w:rFonts w:ascii=".applesystemui" w:hAnsi=".applesystemui"/>
        </w:rPr>
        <w:t xml:space="preserve"> structure capable of storing and recalling memories. Although its mechanism is different from later </w:t>
      </w:r>
      <w:r w:rsidRPr="00112FB4" w:rsidR="00AF68CF">
        <w:rPr>
          <w:rFonts w:ascii=".applesystemui" w:hAnsi=".applesystemui"/>
          <w:color w:val="EE0000"/>
        </w:rPr>
        <w:t>RNNs</w:t>
      </w:r>
      <w:r w:rsidRPr="00112FB4">
        <w:rPr>
          <w:rFonts w:ascii=".applesystemui" w:hAnsi=".applesystemui"/>
        </w:rPr>
        <w:t xml:space="preserve">, it laid the foundation for the concept of recurrent structures. Following this, Michael Jordan and Jeffrey Elman separately proposed the Jordan network and the Elman network in the late 1980s and early 1990s, both of which were early </w:t>
      </w:r>
      <w:r w:rsidRPr="00112FB4" w:rsidR="00AF68CF">
        <w:rPr>
          <w:rFonts w:ascii=".applesystemui" w:hAnsi=".applesystemui"/>
          <w:color w:val="EE0000"/>
        </w:rPr>
        <w:t>RNN</w:t>
      </w:r>
      <w:r w:rsidRPr="00112FB4">
        <w:rPr>
          <w:rFonts w:ascii=".applesystemui" w:hAnsi=".applesystemui"/>
        </w:rPr>
        <w:t xml:space="preserve"> variants. In 1997, Sepp Hochreiter and Jürgen </w:t>
      </w:r>
      <w:proofErr w:type="spellStart"/>
      <w:r w:rsidRPr="00112FB4">
        <w:rPr>
          <w:rFonts w:ascii=".applesystemui" w:hAnsi=".applesystemui"/>
        </w:rPr>
        <w:t>Schmidhuber</w:t>
      </w:r>
      <w:proofErr w:type="spellEnd"/>
      <w:r w:rsidRPr="00112FB4">
        <w:rPr>
          <w:rFonts w:ascii=".applesystemui" w:hAnsi=".applesystemui"/>
        </w:rPr>
        <w:t xml:space="preserve"> proposed the </w:t>
      </w:r>
      <w:r w:rsidRPr="00112FB4" w:rsidR="00AF68CF">
        <w:rPr>
          <w:rFonts w:ascii=".applesystemui" w:hAnsi=".applesystemui"/>
          <w:color w:val="EE0000"/>
        </w:rPr>
        <w:t>Long Short-Term Memory</w:t>
      </w:r>
      <w:r w:rsidRPr="00112FB4">
        <w:rPr>
          <w:rFonts w:ascii=".applesystemui" w:hAnsi=".applesystemui"/>
        </w:rPr>
        <w:t xml:space="preserve"> (</w:t>
      </w:r>
      <w:r w:rsidRPr="00112FB4" w:rsidR="00AF68CF">
        <w:rPr>
          <w:rFonts w:ascii=".applesystemui" w:hAnsi=".applesystemui"/>
          <w:color w:val="EE0000"/>
        </w:rPr>
        <w:t>LSTM</w:t>
      </w:r>
      <w:r w:rsidRPr="00112FB4">
        <w:rPr>
          <w:rFonts w:ascii=".applesystemui" w:hAnsi=".applesystemui"/>
        </w:rPr>
        <w:t xml:space="preserve">) network. By introducing a </w:t>
      </w:r>
      <w:r w:rsidRPr="00112FB4" w:rsidR="00AF68CF">
        <w:rPr>
          <w:rFonts w:ascii=".applesystemui" w:hAnsi=".applesystemui"/>
          <w:color w:val="EE0000"/>
        </w:rPr>
        <w:t>gating mechanism</w:t>
      </w:r>
      <w:r w:rsidRPr="00112FB4">
        <w:rPr>
          <w:rFonts w:ascii=".applesystemui" w:hAnsi=".applesystemui"/>
        </w:rPr>
        <w:t xml:space="preserve">, it significantly improved upon the problem of forgetting during memory accumulation in traditional </w:t>
      </w:r>
      <w:r w:rsidRPr="00112FB4" w:rsidR="00AF68CF">
        <w:rPr>
          <w:rFonts w:ascii=".applesystemui" w:hAnsi=".applesystemui"/>
          <w:color w:val="EE0000"/>
        </w:rPr>
        <w:t>RNN</w:t>
      </w:r>
      <w:r w:rsidRPr="00112FB4">
        <w:rPr>
          <w:rFonts w:ascii=".applesystemui" w:hAnsi=".applesystemui"/>
        </w:rPr>
        <w:t xml:space="preserve"> models, enabling the network to better capture dependencies in long sequences. </w:t>
      </w:r>
      <w:r w:rsidRPr="00112FB4" w:rsidR="00AF68CF">
        <w:rPr>
          <w:rFonts w:ascii=".applesystemui" w:hAnsi=".applesystemui"/>
          <w:color w:val="EE0000"/>
        </w:rPr>
        <w:t>LSTM-RNNs</w:t>
      </w:r>
      <w:r w:rsidRPr="00112FB4">
        <w:rPr>
          <w:rFonts w:ascii=".applesystemui" w:hAnsi=".applesystemui"/>
        </w:rPr>
        <w:t xml:space="preserve"> have been widely applied in fields such as natural language processing, speech recognition, and time series forecasting.</w:t>
      </w:r>
    </w:p>
    <w:p w:rsidRPr="00112FB4" w:rsidR="009C5B8F" w:rsidP="009C5B8F" w:rsidRDefault="009C5B8F" w14:paraId="18C449F6" w14:textId="58DAF593">
      <w:pPr>
        <w:rPr>
          <w:rFonts w:ascii=".applesystemui" w:hAnsi=".applesystemui"/>
        </w:rPr>
      </w:pPr>
      <w:r w:rsidRPr="00112FB4">
        <w:rPr>
          <w:rFonts w:ascii=".applesystemui" w:hAnsi=".applesystemui"/>
        </w:rPr>
        <w:t xml:space="preserve">The emergence of these different types of </w:t>
      </w:r>
      <w:r w:rsidRPr="00112FB4" w:rsidR="00AF68CF">
        <w:rPr>
          <w:rFonts w:ascii=".applesystemui" w:hAnsi=".applesystemui"/>
          <w:color w:val="EE0000"/>
        </w:rPr>
        <w:t>neural networks</w:t>
      </w:r>
      <w:r w:rsidRPr="00112FB4">
        <w:rPr>
          <w:rFonts w:ascii=".applesystemui" w:hAnsi=".applesystemui"/>
        </w:rPr>
        <w:t xml:space="preserve"> greatly enhanced the ability of </w:t>
      </w:r>
      <w:r w:rsidRPr="00112FB4" w:rsidR="00AF68CF">
        <w:rPr>
          <w:rFonts w:ascii=".applesystemui" w:hAnsi=".applesystemui"/>
          <w:color w:val="EE0000"/>
        </w:rPr>
        <w:t>artificial neural network</w:t>
      </w:r>
      <w:r w:rsidRPr="00112FB4">
        <w:rPr>
          <w:rFonts w:ascii=".applesystemui" w:hAnsi=".applesystemui"/>
        </w:rPr>
        <w:t xml:space="preserve"> models to solve specific problems. They have achieved a series of successes in various tasks across multiple domains, driving the advancement of </w:t>
      </w:r>
      <w:r w:rsidRPr="00112FB4" w:rsidR="00AF68CF">
        <w:rPr>
          <w:rFonts w:ascii=".applesystemui" w:hAnsi=".applesystemui"/>
          <w:color w:val="EE0000"/>
        </w:rPr>
        <w:t>artificial intelligence</w:t>
      </w:r>
      <w:r w:rsidRPr="00112FB4">
        <w:rPr>
          <w:rFonts w:ascii=".applesystemui" w:hAnsi=".applesystemui"/>
        </w:rPr>
        <w:t xml:space="preserve"> technology.</w:t>
      </w:r>
    </w:p>
    <w:p w:rsidRPr="00112FB4" w:rsidR="009C5B8F" w:rsidP="009C5B8F" w:rsidRDefault="00FE4F17" w14:paraId="3D5632B1" w14:textId="22CAB90F">
      <w:pPr>
        <w:rPr>
          <w:rFonts w:ascii=".applesystemui" w:hAnsi=".applesystemui"/>
        </w:rPr>
      </w:pPr>
      <w:r>
        <w:rPr>
          <w:rFonts w:hint="eastAsia" w:ascii=".applesystemui" w:hAnsi=".applesystemui"/>
          <w:b/>
          <w:bCs/>
        </w:rPr>
        <w:t>4.</w:t>
      </w:r>
      <w:r w:rsidRPr="00112FB4" w:rsidR="009C5B8F">
        <w:rPr>
          <w:rFonts w:ascii=".applesystemui" w:hAnsi=".applesystemui"/>
          <w:b/>
          <w:bCs/>
        </w:rPr>
        <w:t xml:space="preserve"> Deep Neural Networks</w:t>
      </w:r>
    </w:p>
    <w:p w:rsidRPr="00112FB4" w:rsidR="009C5B8F" w:rsidP="009C5B8F" w:rsidRDefault="009C5B8F" w14:paraId="2EE37F5A" w14:textId="1E5D4B91">
      <w:pPr>
        <w:rPr>
          <w:rFonts w:ascii=".applesystemui" w:hAnsi=".applesystemui"/>
        </w:rPr>
      </w:pPr>
      <w:r w:rsidRPr="00112FB4">
        <w:rPr>
          <w:rFonts w:ascii=".applesystemui" w:hAnsi=".applesystemui"/>
        </w:rPr>
        <w:t xml:space="preserve">After 2006, </w:t>
      </w:r>
      <w:r w:rsidRPr="00112FB4" w:rsidR="00AF68CF">
        <w:rPr>
          <w:rFonts w:ascii=".applesystemui" w:hAnsi=".applesystemui"/>
          <w:color w:val="EE0000"/>
        </w:rPr>
        <w:t>neural networks</w:t>
      </w:r>
      <w:r w:rsidRPr="00112FB4">
        <w:rPr>
          <w:rFonts w:ascii=".applesystemui" w:hAnsi=".applesystemui"/>
        </w:rPr>
        <w:t xml:space="preserve"> experienced another surge. </w:t>
      </w:r>
      <w:r w:rsidRPr="00112FB4" w:rsidR="00AF68CF">
        <w:rPr>
          <w:rFonts w:ascii=".applesystemui" w:hAnsi=".applesystemui"/>
          <w:color w:val="EE0000"/>
        </w:rPr>
        <w:t>Neural network</w:t>
      </w:r>
      <w:r w:rsidRPr="00112FB4">
        <w:rPr>
          <w:rFonts w:ascii=".applesystemui" w:hAnsi=".applesystemui"/>
        </w:rPr>
        <w:t xml:space="preserve"> researchers, </w:t>
      </w:r>
      <w:r w:rsidRPr="00112FB4">
        <w:rPr>
          <w:rFonts w:ascii=".applesystemui" w:hAnsi=".applesystemui"/>
        </w:rPr>
        <w:lastRenderedPageBreak/>
        <w:t xml:space="preserve">represented by Hinton, discovered that as the number of layers increased, the network gained stronger learning abilities. </w:t>
      </w:r>
      <w:proofErr w:type="gramStart"/>
      <w:r w:rsidRPr="00112FB4">
        <w:rPr>
          <w:rFonts w:ascii=".applesystemui" w:hAnsi=".applesystemui"/>
        </w:rPr>
        <w:t>In particular, it</w:t>
      </w:r>
      <w:proofErr w:type="gramEnd"/>
      <w:r w:rsidRPr="00112FB4">
        <w:rPr>
          <w:rFonts w:ascii=".applesystemui" w:hAnsi=".applesystemui"/>
        </w:rPr>
        <w:t xml:space="preserve"> could gradually extract features at different scales from lower to higher levels. This </w:t>
      </w:r>
      <w:proofErr w:type="gramStart"/>
      <w:r w:rsidRPr="00112FB4">
        <w:rPr>
          <w:rFonts w:ascii=".applesystemui" w:hAnsi=".applesystemui"/>
        </w:rPr>
        <w:t>feature</w:t>
      </w:r>
      <w:proofErr w:type="gramEnd"/>
      <w:r w:rsidRPr="00112FB4">
        <w:rPr>
          <w:rFonts w:ascii=".applesystemui" w:hAnsi=".applesystemui"/>
        </w:rPr>
        <w:t xml:space="preserve"> learning not only eliminated the need for human-designed features, a hassle in traditional </w:t>
      </w:r>
      <w:r w:rsidRPr="00112FB4" w:rsidR="00AF68CF">
        <w:rPr>
          <w:rFonts w:ascii=".applesystemui" w:hAnsi=".applesystemui"/>
          <w:color w:val="EE0000"/>
        </w:rPr>
        <w:t>artificial intelligence</w:t>
      </w:r>
      <w:r w:rsidRPr="00112FB4">
        <w:rPr>
          <w:rFonts w:ascii=".applesystemui" w:hAnsi=".applesystemui"/>
        </w:rPr>
        <w:t xml:space="preserve"> systems, but also enhanced the machine's understanding of the world's patterns. Moreover, researchers designed a more effective method for temporal modeling called the </w:t>
      </w:r>
      <w:r w:rsidRPr="00112FB4" w:rsidR="00AF68CF">
        <w:rPr>
          <w:rFonts w:ascii=".applesystemui" w:hAnsi=".applesystemui"/>
          <w:color w:val="EE0000"/>
        </w:rPr>
        <w:t>self-attention mechanism</w:t>
      </w:r>
      <w:r w:rsidRPr="00112FB4">
        <w:rPr>
          <w:rFonts w:ascii=".applesystemui" w:hAnsi=".applesystemui"/>
        </w:rPr>
        <w:t>. Based on this mechanism, it became possible to model ultra-long sequences, ushering in the era of large models.</w:t>
      </w:r>
    </w:p>
    <w:p w:rsidRPr="00112FB4" w:rsidR="009C5B8F" w:rsidP="009C5B8F" w:rsidRDefault="009C5B8F" w14:paraId="68996B5F" w14:textId="0459D7AD">
      <w:pPr>
        <w:rPr>
          <w:rFonts w:ascii=".applesystemui" w:hAnsi=".applesystemui"/>
        </w:rPr>
      </w:pPr>
      <w:r w:rsidRPr="00112FB4">
        <w:rPr>
          <w:rFonts w:ascii=".applesystemui" w:hAnsi=".applesystemui"/>
          <w:b/>
          <w:bCs/>
        </w:rPr>
        <w:t>5</w:t>
      </w:r>
      <w:r w:rsidR="00B034BA">
        <w:rPr>
          <w:rFonts w:hint="eastAsia" w:ascii=".applesystemui" w:hAnsi=".applesystemui"/>
          <w:b/>
          <w:bCs/>
        </w:rPr>
        <w:t>.</w:t>
      </w:r>
      <w:r w:rsidRPr="00112FB4">
        <w:rPr>
          <w:rFonts w:ascii=".applesystemui" w:hAnsi=".applesystemui"/>
          <w:b/>
          <w:bCs/>
        </w:rPr>
        <w:t xml:space="preserve"> Summary</w:t>
      </w:r>
    </w:p>
    <w:p w:rsidRPr="00112FB4" w:rsidR="009C5B8F" w:rsidP="009C5B8F" w:rsidRDefault="009C5B8F" w14:paraId="60B906E2" w14:textId="07F8343C">
      <w:pPr>
        <w:rPr>
          <w:rFonts w:ascii=".applesystemui" w:hAnsi=".applesystemui"/>
        </w:rPr>
      </w:pPr>
      <w:r w:rsidRPr="00112FB4">
        <w:rPr>
          <w:rFonts w:ascii=".applesystemui" w:hAnsi=".applesystemui"/>
        </w:rPr>
        <w:t xml:space="preserve">This section discussed the history of </w:t>
      </w:r>
      <w:r w:rsidRPr="00112FB4" w:rsidR="00AF68CF">
        <w:rPr>
          <w:rFonts w:ascii=".applesystemui" w:hAnsi=".applesystemui"/>
          <w:color w:val="EE0000"/>
        </w:rPr>
        <w:t>artificial neural networks</w:t>
      </w:r>
      <w:r w:rsidRPr="00112FB4">
        <w:rPr>
          <w:rFonts w:ascii=".applesystemui" w:hAnsi=".applesystemui"/>
        </w:rPr>
        <w:t xml:space="preserve">, from the </w:t>
      </w:r>
      <w:r w:rsidRPr="00112FB4" w:rsidR="00AF68CF">
        <w:rPr>
          <w:rFonts w:ascii=".applesystemui" w:hAnsi=".applesystemui"/>
          <w:color w:val="EE0000"/>
        </w:rPr>
        <w:t>Perceptron model</w:t>
      </w:r>
      <w:r w:rsidRPr="00112FB4">
        <w:rPr>
          <w:rFonts w:ascii=".applesystemui" w:hAnsi=".applesystemui"/>
        </w:rPr>
        <w:t xml:space="preserve"> to </w:t>
      </w:r>
      <w:r w:rsidRPr="00112FB4" w:rsidR="00AF68CF">
        <w:rPr>
          <w:rFonts w:ascii=".applesystemui" w:hAnsi=".applesystemui"/>
          <w:color w:val="EE0000"/>
        </w:rPr>
        <w:t>Deep Learning</w:t>
      </w:r>
      <w:r w:rsidRPr="00112FB4">
        <w:rPr>
          <w:rFonts w:ascii=".applesystemui" w:hAnsi=".applesystemui"/>
        </w:rPr>
        <w:t xml:space="preserve">. The </w:t>
      </w:r>
      <w:r w:rsidRPr="00112FB4" w:rsidR="00AF68CF">
        <w:rPr>
          <w:rFonts w:ascii=".applesystemui" w:hAnsi=".applesystemui"/>
          <w:color w:val="EE0000"/>
        </w:rPr>
        <w:t>Perceptron</w:t>
      </w:r>
      <w:r w:rsidRPr="00112FB4">
        <w:rPr>
          <w:rFonts w:ascii=".applesystemui" w:hAnsi=".applesystemui"/>
        </w:rPr>
        <w:t xml:space="preserve">, as the starting point, could not solve </w:t>
      </w:r>
      <w:r w:rsidRPr="00112FB4" w:rsidR="00AF68CF">
        <w:rPr>
          <w:rFonts w:ascii=".applesystemui" w:hAnsi=".applesystemui"/>
          <w:color w:val="EE0000"/>
        </w:rPr>
        <w:t>linearly inseparable</w:t>
      </w:r>
      <w:r w:rsidRPr="00112FB4">
        <w:rPr>
          <w:rFonts w:ascii=".applesystemui" w:hAnsi=".applesystemui"/>
        </w:rPr>
        <w:t xml:space="preserve"> problems. The introduction of the </w:t>
      </w:r>
      <w:r w:rsidRPr="00112FB4" w:rsidR="00AF68CF">
        <w:rPr>
          <w:rFonts w:ascii=".applesystemui" w:hAnsi=".applesystemui"/>
          <w:color w:val="EE0000"/>
        </w:rPr>
        <w:t xml:space="preserve">multilayer </w:t>
      </w:r>
      <w:proofErr w:type="gramStart"/>
      <w:r w:rsidRPr="00112FB4" w:rsidR="00AF68CF">
        <w:rPr>
          <w:rFonts w:ascii=".applesystemui" w:hAnsi=".applesystemui"/>
          <w:color w:val="EE0000"/>
        </w:rPr>
        <w:t>perceptron</w:t>
      </w:r>
      <w:proofErr w:type="gramEnd"/>
      <w:r w:rsidRPr="00112FB4">
        <w:rPr>
          <w:rFonts w:ascii=".applesystemui" w:hAnsi=".applesystemui"/>
        </w:rPr>
        <w:t xml:space="preserve"> and the </w:t>
      </w:r>
      <w:r w:rsidRPr="00112FB4" w:rsidR="00AF68CF">
        <w:rPr>
          <w:rFonts w:ascii=".applesystemui" w:hAnsi=".applesystemui"/>
          <w:color w:val="EE0000"/>
        </w:rPr>
        <w:t>backpropagation algorithm</w:t>
      </w:r>
      <w:r w:rsidRPr="00112FB4">
        <w:rPr>
          <w:rFonts w:ascii=".applesystemui" w:hAnsi=".applesystemui"/>
        </w:rPr>
        <w:t xml:space="preserve"> brought new vitality to </w:t>
      </w:r>
      <w:r w:rsidRPr="00112FB4" w:rsidR="00AF68CF">
        <w:rPr>
          <w:rFonts w:ascii=".applesystemui" w:hAnsi=".applesystemui"/>
          <w:color w:val="EE0000"/>
        </w:rPr>
        <w:t>neural networks</w:t>
      </w:r>
      <w:r w:rsidRPr="00112FB4">
        <w:rPr>
          <w:rFonts w:ascii=".applesystemui" w:hAnsi=".applesystemui"/>
        </w:rPr>
        <w:t xml:space="preserve">. Subsequently, various network structures such as </w:t>
      </w:r>
      <w:r w:rsidRPr="00112FB4" w:rsidR="00AF68CF">
        <w:rPr>
          <w:rFonts w:ascii=".applesystemui" w:hAnsi=".applesystemui"/>
          <w:color w:val="EE0000"/>
        </w:rPr>
        <w:t>CNNs</w:t>
      </w:r>
      <w:r w:rsidRPr="00112FB4">
        <w:rPr>
          <w:rFonts w:ascii=".applesystemui" w:hAnsi=".applesystemui"/>
        </w:rPr>
        <w:t xml:space="preserve"> and </w:t>
      </w:r>
      <w:r w:rsidRPr="00112FB4" w:rsidR="00AF68CF">
        <w:rPr>
          <w:rFonts w:ascii=".applesystemui" w:hAnsi=".applesystemui"/>
          <w:color w:val="EE0000"/>
        </w:rPr>
        <w:t>RNNs</w:t>
      </w:r>
      <w:r w:rsidRPr="00112FB4">
        <w:rPr>
          <w:rFonts w:ascii=".applesystemui" w:hAnsi=".applesystemui"/>
        </w:rPr>
        <w:t xml:space="preserve"> emerged, improving the ability to handle a variety of specific tasks. In recent years, the rise of </w:t>
      </w:r>
      <w:r w:rsidRPr="00112FB4" w:rsidR="00AF68CF">
        <w:rPr>
          <w:rFonts w:ascii=".applesystemui" w:hAnsi=".applesystemui"/>
          <w:color w:val="EE0000"/>
        </w:rPr>
        <w:t>Deep Learning</w:t>
      </w:r>
      <w:r w:rsidRPr="00112FB4">
        <w:rPr>
          <w:rFonts w:ascii=".applesystemui" w:hAnsi=".applesystemui"/>
        </w:rPr>
        <w:t xml:space="preserve"> has pushed </w:t>
      </w:r>
      <w:r w:rsidRPr="00112FB4" w:rsidR="00AF68CF">
        <w:rPr>
          <w:rFonts w:ascii=".applesystemui" w:hAnsi=".applesystemui"/>
          <w:color w:val="EE0000"/>
        </w:rPr>
        <w:t>neural networks</w:t>
      </w:r>
      <w:r w:rsidRPr="00112FB4">
        <w:rPr>
          <w:rFonts w:ascii=".applesystemui" w:hAnsi=".applesystemui"/>
        </w:rPr>
        <w:t xml:space="preserve"> to new heights, achieving a series of remarkable accomplishments. In the next section, we will specifically discuss the story of </w:t>
      </w:r>
      <w:r w:rsidRPr="00112FB4" w:rsidR="00AF68CF">
        <w:rPr>
          <w:rFonts w:ascii=".applesystemui" w:hAnsi=".applesystemui"/>
          <w:color w:val="EE0000"/>
        </w:rPr>
        <w:t>Deep Learning</w:t>
      </w:r>
      <w:r w:rsidRPr="00112FB4">
        <w:rPr>
          <w:rFonts w:ascii=".applesystemui" w:hAnsi=".applesystemui"/>
        </w:rPr>
        <w:t>.</w:t>
      </w:r>
    </w:p>
    <w:p w:rsidR="00E436CD" w:rsidP="009C5B8F" w:rsidRDefault="00E436CD" w14:paraId="19245E99" w14:textId="77777777">
      <w:pPr>
        <w:rPr>
          <w:rFonts w:ascii=".applesystemui" w:hAnsi=".applesystemui"/>
          <w:b/>
          <w:bCs/>
        </w:rPr>
      </w:pPr>
    </w:p>
    <w:p w:rsidRPr="00112FB4" w:rsidR="009C5B8F" w:rsidP="009C5B8F" w:rsidRDefault="009C5B8F" w14:paraId="3549F11B" w14:textId="2DFE8AEC">
      <w:pPr>
        <w:rPr>
          <w:rFonts w:ascii=".applesystemui" w:hAnsi=".applesystemui"/>
          <w:b/>
          <w:bCs/>
        </w:rPr>
      </w:pPr>
      <w:r w:rsidRPr="00112FB4">
        <w:rPr>
          <w:rFonts w:ascii=".applesystemui" w:hAnsi=".applesystemui"/>
          <w:b/>
          <w:bCs/>
        </w:rPr>
        <w:t>Reflection and Discussion</w:t>
      </w:r>
    </w:p>
    <w:p w:rsidRPr="00112FB4" w:rsidR="009C5B8F" w:rsidP="009C5B8F" w:rsidRDefault="009C5B8F" w14:paraId="70B36CF3" w14:textId="1C094A09">
      <w:pPr>
        <w:rPr>
          <w:rFonts w:ascii=".applesystemui" w:hAnsi=".applesystemui"/>
        </w:rPr>
      </w:pPr>
      <w:r w:rsidRPr="00112FB4">
        <w:rPr>
          <w:rFonts w:ascii=".applesystemui" w:hAnsi=".applesystemui"/>
        </w:rPr>
        <w:t xml:space="preserve">(1) Minsky's book </w:t>
      </w:r>
      <w:proofErr w:type="spellStart"/>
      <w:r w:rsidRPr="00112FB4">
        <w:rPr>
          <w:rFonts w:ascii=".applesystemui" w:hAnsi=".applesystemui"/>
          <w:i/>
          <w:iCs/>
        </w:rPr>
        <w:t>Perceptrons</w:t>
      </w:r>
      <w:proofErr w:type="spellEnd"/>
      <w:r w:rsidRPr="00112FB4">
        <w:rPr>
          <w:rFonts w:ascii=".applesystemui" w:hAnsi=".applesystemui"/>
        </w:rPr>
        <w:t xml:space="preserve"> offered a harsh critique of Rosenblatt's </w:t>
      </w:r>
      <w:r w:rsidRPr="00112FB4" w:rsidR="00AF68CF">
        <w:rPr>
          <w:rFonts w:ascii=".applesystemui" w:hAnsi=".applesystemui"/>
          <w:color w:val="EE0000"/>
        </w:rPr>
        <w:t>Perceptron model</w:t>
      </w:r>
      <w:r w:rsidRPr="00112FB4">
        <w:rPr>
          <w:rFonts w:ascii=".applesystemui" w:hAnsi=".applesystemui"/>
        </w:rPr>
        <w:t xml:space="preserve">. Some people believe that it was this book that caused the stagnation in </w:t>
      </w:r>
      <w:r w:rsidRPr="00112FB4" w:rsidR="00AF68CF">
        <w:rPr>
          <w:rFonts w:ascii=".applesystemui" w:hAnsi=".applesystemui"/>
          <w:color w:val="EE0000"/>
        </w:rPr>
        <w:t>neural network</w:t>
      </w:r>
      <w:r w:rsidRPr="00112FB4">
        <w:rPr>
          <w:rFonts w:ascii=".applesystemui" w:hAnsi=".applesystemui"/>
        </w:rPr>
        <w:t xml:space="preserve"> development, and therefore Minsky should be held responsible for this period of history. What are your thoughts on this?</w:t>
      </w:r>
    </w:p>
    <w:p w:rsidRPr="00112FB4" w:rsidR="009C5B8F" w:rsidP="009C5B8F" w:rsidRDefault="009C5B8F" w14:paraId="2E67A5CF" w14:textId="776B7C9B">
      <w:pPr>
        <w:rPr>
          <w:rFonts w:ascii=".applesystemui" w:hAnsi=".applesystemui"/>
        </w:rPr>
      </w:pPr>
      <w:r w:rsidRPr="00112FB4">
        <w:rPr>
          <w:rFonts w:ascii=".applesystemui" w:hAnsi=".applesystemui"/>
        </w:rPr>
        <w:t xml:space="preserve">(2) In principle, a </w:t>
      </w:r>
      <w:r w:rsidRPr="00112FB4" w:rsidR="00AF68CF">
        <w:rPr>
          <w:rFonts w:ascii=".applesystemui" w:hAnsi=".applesystemui"/>
          <w:color w:val="EE0000"/>
        </w:rPr>
        <w:t xml:space="preserve">multilayer </w:t>
      </w:r>
      <w:proofErr w:type="gramStart"/>
      <w:r w:rsidRPr="00112FB4" w:rsidR="00AF68CF">
        <w:rPr>
          <w:rFonts w:ascii=".applesystemui" w:hAnsi=".applesystemui"/>
          <w:color w:val="EE0000"/>
        </w:rPr>
        <w:t>perceptron</w:t>
      </w:r>
      <w:proofErr w:type="gramEnd"/>
      <w:r w:rsidRPr="00112FB4">
        <w:rPr>
          <w:rFonts w:ascii=".applesystemui" w:hAnsi=".applesystemui"/>
        </w:rPr>
        <w:t xml:space="preserve"> can encompass various structures, and both </w:t>
      </w:r>
      <w:r w:rsidRPr="00112FB4" w:rsidR="00AF68CF">
        <w:rPr>
          <w:rFonts w:ascii=".applesystemui" w:hAnsi=".applesystemui"/>
          <w:color w:val="EE0000"/>
        </w:rPr>
        <w:t>CNNs</w:t>
      </w:r>
      <w:r w:rsidRPr="00112FB4">
        <w:rPr>
          <w:rFonts w:ascii=".applesystemui" w:hAnsi=".applesystemui"/>
        </w:rPr>
        <w:t xml:space="preserve"> and </w:t>
      </w:r>
      <w:r w:rsidRPr="00112FB4" w:rsidR="00AF68CF">
        <w:rPr>
          <w:rFonts w:ascii=".applesystemui" w:hAnsi=".applesystemui"/>
          <w:color w:val="EE0000"/>
        </w:rPr>
        <w:t>RNNs</w:t>
      </w:r>
      <w:r w:rsidRPr="00112FB4">
        <w:rPr>
          <w:rFonts w:ascii=".applesystemui" w:hAnsi=".applesystemui"/>
        </w:rPr>
        <w:t xml:space="preserve"> can be considered variants of the </w:t>
      </w:r>
      <w:r w:rsidRPr="00112FB4" w:rsidR="00AF68CF">
        <w:rPr>
          <w:rFonts w:ascii=".applesystemui" w:hAnsi=".applesystemui"/>
          <w:color w:val="EE0000"/>
        </w:rPr>
        <w:t>MLP</w:t>
      </w:r>
      <w:r w:rsidRPr="00112FB4">
        <w:rPr>
          <w:rFonts w:ascii=".applesystemui" w:hAnsi=".applesystemui"/>
        </w:rPr>
        <w:t xml:space="preserve">. Discuss the restrictions that </w:t>
      </w:r>
      <w:r w:rsidRPr="00112FB4" w:rsidR="00AF68CF">
        <w:rPr>
          <w:rFonts w:ascii=".applesystemui" w:hAnsi=".applesystemui"/>
          <w:color w:val="EE0000"/>
        </w:rPr>
        <w:t>CNNs</w:t>
      </w:r>
      <w:r w:rsidRPr="00112FB4">
        <w:rPr>
          <w:rFonts w:ascii=".applesystemui" w:hAnsi=".applesystemui"/>
        </w:rPr>
        <w:t xml:space="preserve"> and </w:t>
      </w:r>
      <w:r w:rsidRPr="00112FB4" w:rsidR="00AF68CF">
        <w:rPr>
          <w:rFonts w:ascii=".applesystemui" w:hAnsi=".applesystemui"/>
          <w:color w:val="EE0000"/>
        </w:rPr>
        <w:t>RNNs</w:t>
      </w:r>
      <w:r w:rsidRPr="00112FB4">
        <w:rPr>
          <w:rFonts w:ascii=".applesystemui" w:hAnsi=".applesystemui"/>
        </w:rPr>
        <w:t xml:space="preserve"> place on the basic </w:t>
      </w:r>
      <w:r w:rsidRPr="00112FB4" w:rsidR="00AF68CF">
        <w:rPr>
          <w:rFonts w:ascii=".applesystemui" w:hAnsi=".applesystemui"/>
          <w:color w:val="EE0000"/>
        </w:rPr>
        <w:t>MLP</w:t>
      </w:r>
      <w:r w:rsidRPr="00112FB4">
        <w:rPr>
          <w:rFonts w:ascii=".applesystemui" w:hAnsi=".applesystemui"/>
        </w:rPr>
        <w:t xml:space="preserve"> architecture. What is the significance of these restrictions?</w:t>
      </w:r>
    </w:p>
    <w:p w:rsidR="00E436CD" w:rsidP="009C5B8F" w:rsidRDefault="00E436CD" w14:paraId="313EDCA0" w14:textId="77777777">
      <w:pPr>
        <w:rPr>
          <w:rFonts w:ascii=".applesystemui" w:hAnsi=".applesystemui"/>
        </w:rPr>
      </w:pPr>
    </w:p>
    <w:p w:rsidRPr="00112FB4" w:rsidR="009C5B8F" w:rsidP="009C5B8F" w:rsidRDefault="009C5B8F" w14:paraId="47A7C9D0" w14:textId="53A2AA62">
      <w:pPr>
        <w:rPr>
          <w:rFonts w:ascii=".applesystemui" w:hAnsi=".applesystemui"/>
          <w:b/>
          <w:bCs/>
        </w:rPr>
      </w:pPr>
      <w:r w:rsidRPr="00112FB4">
        <w:rPr>
          <w:rFonts w:ascii=".applesystemui" w:hAnsi=".applesystemui"/>
          <w:b/>
          <w:bCs/>
        </w:rPr>
        <w:t>Figure Captions</w:t>
      </w:r>
    </w:p>
    <w:p w:rsidRPr="00112FB4" w:rsidR="009C5B8F" w:rsidP="00E436CD" w:rsidRDefault="009C5B8F" w14:paraId="0AF5FB7F" w14:textId="77777777">
      <w:pPr>
        <w:rPr>
          <w:rFonts w:ascii=".applesystemui" w:hAnsi=".applesystemui"/>
        </w:rPr>
      </w:pPr>
      <w:r w:rsidRPr="00112FB4">
        <w:rPr>
          <w:rFonts w:ascii=".applesystemui" w:hAnsi=".applesystemui"/>
          <w:b/>
          <w:bCs/>
        </w:rPr>
        <w:t>Figure 7-10:</w:t>
      </w:r>
      <w:r w:rsidRPr="00112FB4">
        <w:rPr>
          <w:rFonts w:ascii=".applesystemui" w:hAnsi=".applesystemui"/>
        </w:rPr>
        <w:t xml:space="preserve"> A timeline of the history of neural network development.</w:t>
      </w:r>
    </w:p>
    <w:p w:rsidR="009C5B8F" w:rsidP="00E436CD" w:rsidRDefault="009C5B8F" w14:paraId="19BDDCD4" w14:textId="48CFECA6">
      <w:pPr>
        <w:rPr>
          <w:rFonts w:ascii=".applesystemui" w:hAnsi=".applesystemui"/>
        </w:rPr>
      </w:pPr>
      <w:r w:rsidRPr="00112FB4">
        <w:rPr>
          <w:rFonts w:ascii=".applesystemui" w:hAnsi=".applesystemui"/>
          <w:b/>
          <w:bCs/>
        </w:rPr>
        <w:t>Figure 7-11:</w:t>
      </w:r>
      <w:r w:rsidRPr="00112FB4">
        <w:rPr>
          <w:rFonts w:ascii=".applesystemui" w:hAnsi=".applesystemui"/>
        </w:rPr>
        <w:t xml:space="preserve"> </w:t>
      </w:r>
      <w:r w:rsidR="002832D2">
        <w:rPr>
          <w:rFonts w:hint="eastAsia" w:ascii=".applesystemui" w:hAnsi=".applesystemui"/>
        </w:rPr>
        <w:t>T</w:t>
      </w:r>
      <w:r w:rsidRPr="00112FB4">
        <w:rPr>
          <w:rFonts w:ascii=".applesystemui" w:hAnsi=".applesystemui"/>
        </w:rPr>
        <w:t>he Perceptron model.</w:t>
      </w:r>
    </w:p>
    <w:p w:rsidRPr="00112FB4" w:rsidR="002832D2" w:rsidP="00E436CD" w:rsidRDefault="002832D2" w14:paraId="4FB753F1" w14:textId="111C9A09">
      <w:pPr>
        <w:rPr>
          <w:rFonts w:hint="eastAsia" w:ascii=".applesystemui" w:hAnsi=".applesystemui"/>
        </w:rPr>
      </w:pPr>
      <w:r>
        <w:rPr>
          <w:rFonts w:hint="eastAsia" w:ascii=".applesystemui" w:hAnsi=".applesystemui"/>
        </w:rPr>
        <w:t xml:space="preserve">Note: In mathematical form, </w:t>
      </w:r>
      <m:oMath>
        <m:r>
          <w:rPr>
            <w:rFonts w:ascii="Cambria Math" w:hAnsi="Cambria Math"/>
          </w:rPr>
          <m:t>y=f(</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nary>
        <m:r>
          <w:rPr>
            <w:rFonts w:ascii="Cambria Math" w:hAnsi="Cambria Math"/>
          </w:rPr>
          <m:t>)</m:t>
        </m:r>
      </m:oMath>
      <w:r>
        <w:rPr>
          <w:rFonts w:hint="eastAsia" w:ascii=".applesystemui" w:hAnsi=".applesystemui"/>
        </w:rPr>
        <w:t xml:space="preserve">, where </w:t>
      </w:r>
      <m:oMath>
        <m:r>
          <m:rPr>
            <m:sty m:val="p"/>
          </m:rPr>
          <w:rPr>
            <w:rFonts w:ascii="Cambria Math" w:hAnsi="Cambria Math"/>
          </w:rPr>
          <m:t>Σ</m:t>
        </m:r>
      </m:oMath>
      <w:r>
        <w:rPr>
          <w:rFonts w:hint="eastAsia" w:ascii=".applesystemui" w:hAnsi=".applesystemui"/>
        </w:rPr>
        <w:t xml:space="preserve"> is the summation notation, </w:t>
      </w:r>
      <m:oMath>
        <m:r>
          <w:rPr>
            <w:rFonts w:ascii="Cambria Math" w:hAnsi="Cambria Math"/>
          </w:rPr>
          <m:t>f(x)</m:t>
        </m:r>
      </m:oMath>
      <w:r>
        <w:rPr>
          <w:rFonts w:hint="eastAsia" w:ascii=".applesystemui" w:hAnsi=".applesystemui"/>
        </w:rPr>
        <w:t xml:space="preserve"> is the activation function</w:t>
      </w:r>
      <w:r w:rsidR="00D64DAD">
        <w:rPr>
          <w:rFonts w:hint="eastAsia" w:ascii=".applesystemui" w:hAnsi=".applesystemui"/>
        </w:rPr>
        <w:t xml:space="preserve"> </w:t>
      </w:r>
      <w:r w:rsidR="00E53B64">
        <w:rPr>
          <w:rFonts w:hint="eastAsia" w:ascii=".applesystemui" w:hAnsi=".applesystemui"/>
        </w:rPr>
        <w:t xml:space="preserve">which outputs 1 if input </w:t>
      </w:r>
      <m:oMath>
        <m:r>
          <w:rPr>
            <w:rFonts w:ascii="Cambria Math" w:hAnsi="Cambria Math"/>
          </w:rPr>
          <m:t>x&gt;0,</m:t>
        </m:r>
      </m:oMath>
      <w:r w:rsidR="00E53B64">
        <w:rPr>
          <w:rFonts w:hint="eastAsia" w:ascii=".applesystemui" w:hAnsi=".applesystemui"/>
        </w:rPr>
        <w:t xml:space="preserve"> and </w:t>
      </w:r>
      <w:commentRangeStart w:id="0"/>
      <m:oMath>
        <m:r>
          <w:rPr>
            <w:rFonts w:ascii="Cambria Math" w:hAnsi="Cambria Math"/>
          </w:rPr>
          <m:t>0</m:t>
        </m:r>
        <w:commentRangeEnd w:id="0"/>
        <m:r>
          <m:rPr>
            <m:sty m:val="p"/>
          </m:rPr>
          <w:rPr>
            <w:rStyle w:val="af3"/>
          </w:rPr>
          <w:commentReference w:id="0"/>
        </m:r>
      </m:oMath>
      <w:r w:rsidR="00E53B64">
        <w:rPr>
          <w:rFonts w:hint="eastAsia" w:ascii=".applesystemui" w:hAnsi=".applesystemui"/>
        </w:rPr>
        <w:t xml:space="preserve"> otherwise.</w:t>
      </w:r>
    </w:p>
    <w:p w:rsidRPr="00112FB4" w:rsidR="009C5B8F" w:rsidP="00E436CD" w:rsidRDefault="009C5B8F" w14:paraId="23CD7281" w14:textId="47696DAD">
      <w:pPr>
        <w:rPr>
          <w:rFonts w:ascii=".applesystemui" w:hAnsi=".applesystemui"/>
        </w:rPr>
      </w:pPr>
      <w:r w:rsidRPr="00112FB4">
        <w:rPr>
          <w:rFonts w:ascii=".applesystemui" w:hAnsi=".applesystemui"/>
          <w:b/>
          <w:bCs/>
        </w:rPr>
        <w:lastRenderedPageBreak/>
        <w:t>Figure 7-12:</w:t>
      </w:r>
      <w:r w:rsidRPr="00112FB4">
        <w:rPr>
          <w:rFonts w:ascii=".applesystemui" w:hAnsi=".applesystemui"/>
        </w:rPr>
        <w:t xml:space="preserve"> </w:t>
      </w:r>
      <w:r w:rsidR="00840125">
        <w:rPr>
          <w:rFonts w:hint="eastAsia" w:ascii=".applesystemui" w:hAnsi=".applesystemui"/>
        </w:rPr>
        <w:t>L</w:t>
      </w:r>
      <w:r w:rsidRPr="00112FB4">
        <w:rPr>
          <w:rFonts w:ascii=".applesystemui" w:hAnsi=".applesystemui"/>
        </w:rPr>
        <w:t>inearly separable versus linearly inseparable problems.</w:t>
      </w:r>
    </w:p>
    <w:p w:rsidRPr="00112FB4" w:rsidR="009C5B8F" w:rsidP="00E436CD" w:rsidRDefault="009C5B8F" w14:paraId="1BAE8F44" w14:textId="4E21E2D6">
      <w:pPr>
        <w:rPr>
          <w:rFonts w:ascii=".applesystemui" w:hAnsi=".applesystemui"/>
        </w:rPr>
      </w:pPr>
      <w:r w:rsidRPr="00112FB4">
        <w:rPr>
          <w:rFonts w:ascii=".applesystemui" w:hAnsi=".applesystemui"/>
          <w:b/>
          <w:bCs/>
        </w:rPr>
        <w:t>Figure 7-13:</w:t>
      </w:r>
      <w:r w:rsidR="006416BA">
        <w:rPr>
          <w:rFonts w:hint="eastAsia" w:ascii=".applesystemui" w:hAnsi=".applesystemui"/>
          <w:b/>
          <w:bCs/>
        </w:rPr>
        <w:t xml:space="preserve"> </w:t>
      </w:r>
      <w:r w:rsidR="006416BA">
        <w:rPr>
          <w:rFonts w:hint="eastAsia" w:ascii=".applesystemui" w:hAnsi=".applesystemui"/>
        </w:rPr>
        <w:t>A</w:t>
      </w:r>
      <w:r w:rsidRPr="00112FB4">
        <w:rPr>
          <w:rFonts w:ascii=".applesystemui" w:hAnsi=".applesystemui"/>
        </w:rPr>
        <w:t xml:space="preserve"> multilayer </w:t>
      </w:r>
      <w:proofErr w:type="gramStart"/>
      <w:r w:rsidRPr="00112FB4">
        <w:rPr>
          <w:rFonts w:ascii=".applesystemui" w:hAnsi=".applesystemui"/>
        </w:rPr>
        <w:t>perceptron</w:t>
      </w:r>
      <w:proofErr w:type="gramEnd"/>
      <w:r w:rsidRPr="00112FB4">
        <w:rPr>
          <w:rFonts w:ascii=".applesystemui" w:hAnsi=".applesystemui"/>
        </w:rPr>
        <w:t xml:space="preserve"> (MLP) containing one hidden layer.</w:t>
      </w:r>
    </w:p>
    <w:p w:rsidRPr="00112FB4" w:rsidR="009C5B8F" w:rsidP="00E436CD" w:rsidRDefault="009C5B8F" w14:paraId="12BAD35C" w14:textId="7BBA1040">
      <w:pPr>
        <w:rPr>
          <w:rFonts w:ascii=".applesystemui" w:hAnsi=".applesystemui"/>
        </w:rPr>
      </w:pPr>
      <w:r w:rsidRPr="00112FB4">
        <w:rPr>
          <w:rFonts w:ascii=".applesystemui" w:hAnsi=".applesystemui"/>
          <w:b/>
          <w:bCs/>
        </w:rPr>
        <w:t>Figure 7-</w:t>
      </w:r>
      <w:proofErr w:type="gramStart"/>
      <w:r w:rsidRPr="00112FB4">
        <w:rPr>
          <w:rFonts w:ascii=".applesystemui" w:hAnsi=".applesystemui"/>
          <w:b/>
          <w:bCs/>
        </w:rPr>
        <w:t>14:</w:t>
      </w:r>
      <w:r w:rsidR="006416BA">
        <w:rPr>
          <w:rFonts w:hint="eastAsia" w:ascii=".applesystemui" w:hAnsi=".applesystemui"/>
        </w:rPr>
        <w:t>T</w:t>
      </w:r>
      <w:r w:rsidRPr="00112FB4">
        <w:rPr>
          <w:rFonts w:ascii=".applesystemui" w:hAnsi=".applesystemui"/>
        </w:rPr>
        <w:t>he</w:t>
      </w:r>
      <w:proofErr w:type="gramEnd"/>
      <w:r w:rsidRPr="00112FB4">
        <w:rPr>
          <w:rFonts w:ascii=".applesystemui" w:hAnsi=".applesystemui"/>
        </w:rPr>
        <w:t xml:space="preserve"> computation process within a convolutional neural network (CNN).</w:t>
      </w:r>
    </w:p>
    <w:p w:rsidRPr="00112FB4" w:rsidR="009C5B8F" w:rsidP="00E436CD" w:rsidRDefault="009C5B8F" w14:paraId="244B37FB" w14:textId="6855FDC7">
      <w:pPr>
        <w:rPr>
          <w:rFonts w:ascii=".applesystemui" w:hAnsi=".applesystemui"/>
        </w:rPr>
      </w:pPr>
      <w:r w:rsidRPr="00112FB4">
        <w:rPr>
          <w:rFonts w:ascii=".applesystemui" w:hAnsi=".applesystemui"/>
          <w:b/>
          <w:bCs/>
        </w:rPr>
        <w:t>Figure 7-15:</w:t>
      </w:r>
      <w:r w:rsidRPr="00112FB4">
        <w:rPr>
          <w:rFonts w:ascii=".applesystemui" w:hAnsi=".applesystemui"/>
        </w:rPr>
        <w:t xml:space="preserve"> </w:t>
      </w:r>
      <w:r w:rsidR="006416BA">
        <w:rPr>
          <w:rFonts w:hint="eastAsia" w:ascii=".applesystemui" w:hAnsi=".applesystemui"/>
        </w:rPr>
        <w:t>T</w:t>
      </w:r>
      <w:r w:rsidRPr="00112FB4">
        <w:rPr>
          <w:rFonts w:ascii=".applesystemui" w:hAnsi=".applesystemui"/>
        </w:rPr>
        <w:t>he operational process of a recurrent neural network (RNN).</w:t>
      </w:r>
    </w:p>
    <w:p w:rsidRPr="00112FB4" w:rsidR="009C5B8F" w:rsidP="00E436CD" w:rsidRDefault="009C5B8F" w14:paraId="74AF5D90" w14:textId="187F5A61">
      <w:pPr>
        <w:rPr>
          <w:rFonts w:ascii=".applesystemui" w:hAnsi=".applesystemui"/>
        </w:rPr>
      </w:pPr>
      <w:r w:rsidRPr="00112FB4">
        <w:rPr>
          <w:rFonts w:ascii=".applesystemui" w:hAnsi=".applesystemui"/>
          <w:b/>
          <w:bCs/>
        </w:rPr>
        <w:t>Figure 7-16:</w:t>
      </w:r>
      <w:r w:rsidRPr="00112FB4">
        <w:rPr>
          <w:rFonts w:ascii=".applesystemui" w:hAnsi=".applesystemui"/>
        </w:rPr>
        <w:t xml:space="preserve"> </w:t>
      </w:r>
      <w:r w:rsidR="006416BA">
        <w:rPr>
          <w:rFonts w:hint="eastAsia" w:ascii=".applesystemui" w:hAnsi=".applesystemui"/>
        </w:rPr>
        <w:t>T</w:t>
      </w:r>
      <w:r w:rsidRPr="00112FB4">
        <w:rPr>
          <w:rFonts w:ascii=".applesystemui" w:hAnsi=".applesystemui"/>
        </w:rPr>
        <w:t>he memory function in a recurrent neural network (RNN).</w:t>
      </w:r>
    </w:p>
    <w:p w:rsidRPr="00112FB4" w:rsidR="0087375C" w:rsidRDefault="0087375C" w14:paraId="7F0294DE" w14:textId="77777777">
      <w:pPr>
        <w:rPr>
          <w:rFonts w:ascii=".applesystemui" w:hAnsi=".applesystemui"/>
        </w:rPr>
      </w:pPr>
    </w:p>
    <w:sectPr w:rsidRPr="00112FB4" w:rsidR="0087375C">
      <w:pgSz w:w="11906" w:h="16838" w:orient="portrait"/>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Y" w:author="Yuqing Long" w:date="2025-08-18T13:41:00Z" w:id="0">
    <w:p w:rsidR="0086625D" w:rsidP="0086625D" w:rsidRDefault="0086625D" w14:paraId="66E26C33" w14:textId="77777777">
      <w:pPr>
        <w:pStyle w:val="af4"/>
      </w:pPr>
      <w:r>
        <w:rPr>
          <w:rStyle w:val="af3"/>
        </w:rPr>
        <w:annotationRef/>
      </w:r>
      <w:r>
        <w:t xml:space="preserve">This message is for the professors. 原文注释是不激活时输出-1，是否应该是0？Perceptron原本的二值输出应该是{0, 1}.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E26C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F10563" w16cex:dateUtc="2025-08-18T0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E26C33" w16cid:durableId="14F105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4CAC" w:rsidP="0015627D" w:rsidRDefault="009B4CAC" w14:paraId="5A5B75A4" w14:textId="77777777">
      <w:pPr>
        <w:spacing w:after="0" w:line="240" w:lineRule="auto"/>
      </w:pPr>
      <w:r>
        <w:separator/>
      </w:r>
    </w:p>
  </w:endnote>
  <w:endnote w:type="continuationSeparator" w:id="0">
    <w:p w:rsidR="009B4CAC" w:rsidP="0015627D" w:rsidRDefault="009B4CAC" w14:paraId="49D69C3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4CAC" w:rsidP="0015627D" w:rsidRDefault="009B4CAC" w14:paraId="3830EC5D" w14:textId="77777777">
      <w:pPr>
        <w:spacing w:after="0" w:line="240" w:lineRule="auto"/>
      </w:pPr>
      <w:r>
        <w:separator/>
      </w:r>
    </w:p>
  </w:footnote>
  <w:footnote w:type="continuationSeparator" w:id="0">
    <w:p w:rsidR="009B4CAC" w:rsidP="0015627D" w:rsidRDefault="009B4CAC" w14:paraId="3B951CB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5DA4"/>
    <w:multiLevelType w:val="hybridMultilevel"/>
    <w:tmpl w:val="FA2C164A"/>
    <w:lvl w:ilvl="0" w:tplc="9FF620F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9CC073F"/>
    <w:multiLevelType w:val="hybridMultilevel"/>
    <w:tmpl w:val="09C07780"/>
    <w:lvl w:ilvl="0" w:tplc="A42EE14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D630D3"/>
    <w:multiLevelType w:val="multilevel"/>
    <w:tmpl w:val="9F505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02345488">
    <w:abstractNumId w:val="2"/>
  </w:num>
  <w:num w:numId="2" w16cid:durableId="2136363718">
    <w:abstractNumId w:val="0"/>
  </w:num>
  <w:num w:numId="3" w16cid:durableId="13598170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qing Long">
    <w15:presenceInfo w15:providerId="AD" w15:userId="S::ylong@this.edu.cn::fc44fb41-d77a-4846-b3c2-27d250f72d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5C"/>
    <w:rsid w:val="000318FC"/>
    <w:rsid w:val="00112FB4"/>
    <w:rsid w:val="0015627D"/>
    <w:rsid w:val="002832D2"/>
    <w:rsid w:val="003D0237"/>
    <w:rsid w:val="0046365D"/>
    <w:rsid w:val="004D4010"/>
    <w:rsid w:val="00600CA9"/>
    <w:rsid w:val="00611D52"/>
    <w:rsid w:val="006416BA"/>
    <w:rsid w:val="006941F2"/>
    <w:rsid w:val="00776476"/>
    <w:rsid w:val="00786E63"/>
    <w:rsid w:val="00840125"/>
    <w:rsid w:val="0085021D"/>
    <w:rsid w:val="0086625D"/>
    <w:rsid w:val="0087375C"/>
    <w:rsid w:val="009B4CAC"/>
    <w:rsid w:val="009C5B8F"/>
    <w:rsid w:val="00AF68CF"/>
    <w:rsid w:val="00B034BA"/>
    <w:rsid w:val="00B720BD"/>
    <w:rsid w:val="00B956C1"/>
    <w:rsid w:val="00C13F78"/>
    <w:rsid w:val="00D2172C"/>
    <w:rsid w:val="00D64DAD"/>
    <w:rsid w:val="00D80014"/>
    <w:rsid w:val="00E275FC"/>
    <w:rsid w:val="00E436CD"/>
    <w:rsid w:val="00E53B64"/>
    <w:rsid w:val="00FE4F17"/>
    <w:rsid w:val="01A9C34C"/>
    <w:rsid w:val="044D00F4"/>
    <w:rsid w:val="1B783F85"/>
    <w:rsid w:val="26811C52"/>
    <w:rsid w:val="75E0FB62"/>
    <w:rsid w:val="77F155E7"/>
    <w:rsid w:val="7D1E8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AE96DE7"/>
  <w15:chartTrackingRefBased/>
  <w15:docId w15:val="{FF5B3DDE-CD7E-4573-BECC-C75EE8F9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87375C"/>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87375C"/>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87375C"/>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737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37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37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37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37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375C"/>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87375C"/>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87375C"/>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87375C"/>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87375C"/>
    <w:rPr>
      <w:rFonts w:cstheme="majorBidi"/>
      <w:color w:val="0F4761" w:themeColor="accent1" w:themeShade="BF"/>
      <w:sz w:val="28"/>
      <w:szCs w:val="28"/>
    </w:rPr>
  </w:style>
  <w:style w:type="character" w:styleId="50" w:customStyle="1">
    <w:name w:val="标题 5 字符"/>
    <w:basedOn w:val="a0"/>
    <w:link w:val="5"/>
    <w:uiPriority w:val="9"/>
    <w:semiHidden/>
    <w:rsid w:val="0087375C"/>
    <w:rPr>
      <w:rFonts w:cstheme="majorBidi"/>
      <w:color w:val="0F4761" w:themeColor="accent1" w:themeShade="BF"/>
      <w:sz w:val="24"/>
    </w:rPr>
  </w:style>
  <w:style w:type="character" w:styleId="60" w:customStyle="1">
    <w:name w:val="标题 6 字符"/>
    <w:basedOn w:val="a0"/>
    <w:link w:val="6"/>
    <w:uiPriority w:val="9"/>
    <w:semiHidden/>
    <w:rsid w:val="0087375C"/>
    <w:rPr>
      <w:rFonts w:cstheme="majorBidi"/>
      <w:b/>
      <w:bCs/>
      <w:color w:val="0F4761" w:themeColor="accent1" w:themeShade="BF"/>
    </w:rPr>
  </w:style>
  <w:style w:type="character" w:styleId="70" w:customStyle="1">
    <w:name w:val="标题 7 字符"/>
    <w:basedOn w:val="a0"/>
    <w:link w:val="7"/>
    <w:uiPriority w:val="9"/>
    <w:semiHidden/>
    <w:rsid w:val="0087375C"/>
    <w:rPr>
      <w:rFonts w:cstheme="majorBidi"/>
      <w:b/>
      <w:bCs/>
      <w:color w:val="595959" w:themeColor="text1" w:themeTint="A6"/>
    </w:rPr>
  </w:style>
  <w:style w:type="character" w:styleId="80" w:customStyle="1">
    <w:name w:val="标题 8 字符"/>
    <w:basedOn w:val="a0"/>
    <w:link w:val="8"/>
    <w:uiPriority w:val="9"/>
    <w:semiHidden/>
    <w:rsid w:val="0087375C"/>
    <w:rPr>
      <w:rFonts w:cstheme="majorBidi"/>
      <w:color w:val="595959" w:themeColor="text1" w:themeTint="A6"/>
    </w:rPr>
  </w:style>
  <w:style w:type="character" w:styleId="90" w:customStyle="1">
    <w:name w:val="标题 9 字符"/>
    <w:basedOn w:val="a0"/>
    <w:link w:val="9"/>
    <w:uiPriority w:val="9"/>
    <w:semiHidden/>
    <w:rsid w:val="0087375C"/>
    <w:rPr>
      <w:rFonts w:eastAsiaTheme="majorEastAsia" w:cstheme="majorBidi"/>
      <w:color w:val="595959" w:themeColor="text1" w:themeTint="A6"/>
    </w:rPr>
  </w:style>
  <w:style w:type="paragraph" w:styleId="a3">
    <w:name w:val="Title"/>
    <w:basedOn w:val="a"/>
    <w:next w:val="a"/>
    <w:link w:val="a4"/>
    <w:uiPriority w:val="10"/>
    <w:qFormat/>
    <w:rsid w:val="0087375C"/>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87375C"/>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87375C"/>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87375C"/>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87375C"/>
    <w:pPr>
      <w:spacing w:before="160"/>
      <w:jc w:val="center"/>
    </w:pPr>
    <w:rPr>
      <w:i/>
      <w:iCs/>
      <w:color w:val="404040" w:themeColor="text1" w:themeTint="BF"/>
    </w:rPr>
  </w:style>
  <w:style w:type="character" w:styleId="a8" w:customStyle="1">
    <w:name w:val="引用 字符"/>
    <w:basedOn w:val="a0"/>
    <w:link w:val="a7"/>
    <w:uiPriority w:val="29"/>
    <w:rsid w:val="0087375C"/>
    <w:rPr>
      <w:i/>
      <w:iCs/>
      <w:color w:val="404040" w:themeColor="text1" w:themeTint="BF"/>
    </w:rPr>
  </w:style>
  <w:style w:type="paragraph" w:styleId="a9">
    <w:name w:val="List Paragraph"/>
    <w:basedOn w:val="a"/>
    <w:uiPriority w:val="34"/>
    <w:qFormat/>
    <w:rsid w:val="0087375C"/>
    <w:pPr>
      <w:ind w:left="720"/>
      <w:contextualSpacing/>
    </w:pPr>
  </w:style>
  <w:style w:type="character" w:styleId="aa">
    <w:name w:val="Intense Emphasis"/>
    <w:basedOn w:val="a0"/>
    <w:uiPriority w:val="21"/>
    <w:qFormat/>
    <w:rsid w:val="0087375C"/>
    <w:rPr>
      <w:i/>
      <w:iCs/>
      <w:color w:val="0F4761" w:themeColor="accent1" w:themeShade="BF"/>
    </w:rPr>
  </w:style>
  <w:style w:type="paragraph" w:styleId="ab">
    <w:name w:val="Intense Quote"/>
    <w:basedOn w:val="a"/>
    <w:next w:val="a"/>
    <w:link w:val="ac"/>
    <w:uiPriority w:val="30"/>
    <w:qFormat/>
    <w:rsid w:val="0087375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87375C"/>
    <w:rPr>
      <w:i/>
      <w:iCs/>
      <w:color w:val="0F4761" w:themeColor="accent1" w:themeShade="BF"/>
    </w:rPr>
  </w:style>
  <w:style w:type="character" w:styleId="ad">
    <w:name w:val="Intense Reference"/>
    <w:basedOn w:val="a0"/>
    <w:uiPriority w:val="32"/>
    <w:qFormat/>
    <w:rsid w:val="0087375C"/>
    <w:rPr>
      <w:b/>
      <w:bCs/>
      <w:smallCaps/>
      <w:color w:val="0F4761" w:themeColor="accent1" w:themeShade="BF"/>
      <w:spacing w:val="5"/>
    </w:rPr>
  </w:style>
  <w:style w:type="paragraph" w:styleId="ae">
    <w:name w:val="header"/>
    <w:basedOn w:val="a"/>
    <w:link w:val="af"/>
    <w:uiPriority w:val="99"/>
    <w:unhideWhenUsed/>
    <w:rsid w:val="0015627D"/>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15627D"/>
    <w:rPr>
      <w:sz w:val="18"/>
      <w:szCs w:val="18"/>
    </w:rPr>
  </w:style>
  <w:style w:type="paragraph" w:styleId="af0">
    <w:name w:val="footer"/>
    <w:basedOn w:val="a"/>
    <w:link w:val="af1"/>
    <w:uiPriority w:val="99"/>
    <w:unhideWhenUsed/>
    <w:rsid w:val="0015627D"/>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15627D"/>
    <w:rPr>
      <w:sz w:val="18"/>
      <w:szCs w:val="18"/>
    </w:rPr>
  </w:style>
  <w:style w:type="character" w:styleId="af2">
    <w:name w:val="Placeholder Text"/>
    <w:basedOn w:val="a0"/>
    <w:uiPriority w:val="99"/>
    <w:semiHidden/>
    <w:rsid w:val="002832D2"/>
    <w:rPr>
      <w:color w:val="666666"/>
    </w:rPr>
  </w:style>
  <w:style w:type="character" w:styleId="af3">
    <w:name w:val="annotation reference"/>
    <w:basedOn w:val="a0"/>
    <w:uiPriority w:val="99"/>
    <w:semiHidden/>
    <w:unhideWhenUsed/>
    <w:rsid w:val="0086625D"/>
    <w:rPr>
      <w:sz w:val="21"/>
      <w:szCs w:val="21"/>
    </w:rPr>
  </w:style>
  <w:style w:type="paragraph" w:styleId="af4">
    <w:name w:val="annotation text"/>
    <w:basedOn w:val="a"/>
    <w:link w:val="af5"/>
    <w:uiPriority w:val="99"/>
    <w:unhideWhenUsed/>
    <w:rsid w:val="0086625D"/>
  </w:style>
  <w:style w:type="character" w:styleId="af5" w:customStyle="1">
    <w:name w:val="批注文字 字符"/>
    <w:basedOn w:val="a0"/>
    <w:link w:val="af4"/>
    <w:uiPriority w:val="99"/>
    <w:rsid w:val="0086625D"/>
  </w:style>
  <w:style w:type="paragraph" w:styleId="af6">
    <w:name w:val="annotation subject"/>
    <w:basedOn w:val="af4"/>
    <w:next w:val="af4"/>
    <w:link w:val="af7"/>
    <w:uiPriority w:val="99"/>
    <w:semiHidden/>
    <w:unhideWhenUsed/>
    <w:rsid w:val="0086625D"/>
    <w:rPr>
      <w:b/>
      <w:bCs/>
    </w:rPr>
  </w:style>
  <w:style w:type="character" w:styleId="af7" w:customStyle="1">
    <w:name w:val="批注主题 字符"/>
    <w:basedOn w:val="af5"/>
    <w:link w:val="af6"/>
    <w:uiPriority w:val="99"/>
    <w:semiHidden/>
    <w:rsid w:val="008662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27</revision>
  <dcterms:created xsi:type="dcterms:W3CDTF">2025-08-15T09:40:00.0000000Z</dcterms:created>
  <dcterms:modified xsi:type="dcterms:W3CDTF">2025-08-22T04:06:43.7217787Z</dcterms:modified>
</coreProperties>
</file>