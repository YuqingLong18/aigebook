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F1086" w:rsidR="00312175" w:rsidP="00312175" w:rsidRDefault="00312175" w14:paraId="554D8C49" w14:textId="390E6111">
      <w:pPr>
        <w:rPr>
          <w:rFonts w:ascii=".applesystemui" w:hAnsi=".applesystemui"/>
          <w:b/>
          <w:bCs/>
        </w:rPr>
      </w:pPr>
      <w:r w:rsidRPr="002F1086">
        <w:rPr>
          <w:rFonts w:ascii=".applesystemui" w:hAnsi=".applesystemui"/>
          <w:b/>
          <w:bCs/>
        </w:rPr>
        <w:t xml:space="preserve">6.2 </w:t>
      </w:r>
      <w:r w:rsidRPr="002F1086" w:rsidR="002F1086">
        <w:rPr>
          <w:rFonts w:ascii=".applesystemui" w:hAnsi=".applesystemui"/>
          <w:b/>
          <w:bCs/>
          <w:color w:val="EE0000"/>
        </w:rPr>
        <w:t>Learning-based</w:t>
      </w:r>
      <w:r w:rsidRPr="002F1086">
        <w:rPr>
          <w:rFonts w:ascii=".applesystemui" w:hAnsi=".applesystemui"/>
          <w:b/>
          <w:bCs/>
        </w:rPr>
        <w:t xml:space="preserve"> Intelligence</w:t>
      </w:r>
    </w:p>
    <w:p w:rsidRPr="002F1086" w:rsidR="00312175" w:rsidP="00312175" w:rsidRDefault="00312175" w14:paraId="1B0BAFE1" w14:textId="42677FED">
      <w:pPr>
        <w:rPr>
          <w:rFonts w:ascii=".applesystemui" w:hAnsi=".applesystemui"/>
          <w:b/>
          <w:bCs/>
        </w:rPr>
      </w:pPr>
      <w:r w:rsidRPr="002F1086">
        <w:rPr>
          <w:rFonts w:ascii=".applesystemui" w:hAnsi=".applesystemui"/>
          <w:b/>
          <w:bCs/>
        </w:rPr>
        <w:t xml:space="preserve">1. Learning </w:t>
      </w:r>
      <w:r w:rsidRPr="00A33F13" w:rsidR="00A33F13">
        <w:rPr>
          <w:rFonts w:ascii=".applesystemui" w:hAnsi=".applesystemui"/>
          <w:b/>
          <w:bCs/>
          <w:color w:val="EE0000"/>
        </w:rPr>
        <w:t>objective</w:t>
      </w:r>
      <w:r w:rsidRPr="002F1086">
        <w:rPr>
          <w:rFonts w:ascii=".applesystemui" w:hAnsi=".applesystemui"/>
          <w:b/>
          <w:bCs/>
        </w:rPr>
        <w:t>s</w:t>
      </w:r>
    </w:p>
    <w:p w:rsidRPr="002F1086" w:rsidR="00312175" w:rsidP="00312175" w:rsidRDefault="00312175" w14:paraId="2A66F8AC" w14:textId="5F0C5E09">
      <w:pPr>
        <w:rPr>
          <w:rFonts w:ascii=".applesystemui" w:hAnsi=".applesystemui"/>
        </w:rPr>
      </w:pPr>
      <w:r w:rsidRPr="002F1086">
        <w:rPr>
          <w:rFonts w:ascii=".applesystemui" w:hAnsi=".applesystemui"/>
        </w:rPr>
        <w:t xml:space="preserve">(1) Understand the basic concept and historical origin of </w:t>
      </w:r>
      <w:r w:rsidRPr="002F1086" w:rsidR="00C94DCE">
        <w:rPr>
          <w:rFonts w:ascii=".applesystemui" w:hAnsi=".applesystemui"/>
          <w:color w:val="EE0000"/>
        </w:rPr>
        <w:t>machine learning</w:t>
      </w:r>
      <w:r w:rsidRPr="002F1086">
        <w:rPr>
          <w:rFonts w:ascii=".applesystemui" w:hAnsi=".applesystemui"/>
        </w:rPr>
        <w:t>.</w:t>
      </w:r>
    </w:p>
    <w:p w:rsidRPr="002F1086" w:rsidR="00312175" w:rsidP="00312175" w:rsidRDefault="00312175" w14:paraId="4B5E9F39" w14:textId="3E05B044">
      <w:pPr>
        <w:rPr>
          <w:rFonts w:ascii=".applesystemui" w:hAnsi=".applesystemui"/>
        </w:rPr>
      </w:pPr>
      <w:r w:rsidRPr="002F1086">
        <w:rPr>
          <w:rFonts w:ascii=".applesystemui" w:hAnsi=".applesystemui"/>
        </w:rPr>
        <w:t xml:space="preserve">(2) Master the five basic elements of a </w:t>
      </w:r>
      <w:r w:rsidRPr="002F1086" w:rsidR="00C94DCE">
        <w:rPr>
          <w:rFonts w:ascii=".applesystemui" w:hAnsi=".applesystemui"/>
          <w:color w:val="EE0000"/>
        </w:rPr>
        <w:t>machine learning</w:t>
      </w:r>
      <w:r w:rsidRPr="002F1086">
        <w:rPr>
          <w:rFonts w:ascii=".applesystemui" w:hAnsi=".applesystemui"/>
        </w:rPr>
        <w:t xml:space="preserve"> system.</w:t>
      </w:r>
    </w:p>
    <w:p w:rsidRPr="002F1086" w:rsidR="00312175" w:rsidP="00312175" w:rsidRDefault="00312175" w14:paraId="080F2527" w14:textId="560B50CF">
      <w:pPr>
        <w:rPr>
          <w:rFonts w:ascii=".applesystemui" w:hAnsi=".applesystemui"/>
        </w:rPr>
      </w:pPr>
      <w:r w:rsidRPr="002F1086">
        <w:rPr>
          <w:rFonts w:ascii=".applesystemui" w:hAnsi=".applesystemui"/>
        </w:rPr>
        <w:t xml:space="preserve">(3) Discuss the differences between </w:t>
      </w:r>
      <w:r w:rsidRPr="002F1086" w:rsidR="002F1086">
        <w:rPr>
          <w:rFonts w:ascii=".applesystemui" w:hAnsi=".applesystemui"/>
          <w:color w:val="EE0000"/>
        </w:rPr>
        <w:t>knowledge-based</w:t>
      </w:r>
      <w:r w:rsidRPr="002F1086">
        <w:rPr>
          <w:rFonts w:ascii=".applesystemui" w:hAnsi=".applesystemui"/>
        </w:rPr>
        <w:t xml:space="preserve"> intelligence and </w:t>
      </w:r>
      <w:r w:rsidRPr="002F1086" w:rsidR="002F1086">
        <w:rPr>
          <w:rFonts w:ascii=".applesystemui" w:hAnsi=".applesystemui"/>
          <w:color w:val="EE0000"/>
        </w:rPr>
        <w:t>learning-based</w:t>
      </w:r>
      <w:r w:rsidRPr="002F1086">
        <w:rPr>
          <w:rFonts w:ascii=".applesystemui" w:hAnsi=".applesystemui"/>
        </w:rPr>
        <w:t xml:space="preserve"> intelligence.</w:t>
      </w:r>
    </w:p>
    <w:p w:rsidR="002F1086" w:rsidP="00312175" w:rsidRDefault="002F1086" w14:paraId="3DDB3E59" w14:textId="77777777">
      <w:pPr>
        <w:rPr>
          <w:rFonts w:ascii=".applesystemui" w:hAnsi=".applesystemui"/>
          <w:b/>
          <w:bCs/>
        </w:rPr>
      </w:pPr>
    </w:p>
    <w:p w:rsidRPr="002F1086" w:rsidR="00312175" w:rsidP="00312175" w:rsidRDefault="00312175" w14:paraId="4E93B94B" w14:textId="6BCD4BA1">
      <w:pPr>
        <w:rPr>
          <w:rFonts w:ascii=".applesystemui" w:hAnsi=".applesystemui"/>
        </w:rPr>
      </w:pPr>
      <w:r w:rsidRPr="002F1086">
        <w:rPr>
          <w:rFonts w:ascii=".applesystemui" w:hAnsi=".applesystemui"/>
        </w:rPr>
        <w:t xml:space="preserve">Traditional </w:t>
      </w:r>
      <w:r w:rsidRPr="002F1086" w:rsidR="002F1086">
        <w:rPr>
          <w:rFonts w:ascii=".applesystemui" w:hAnsi=".applesystemui"/>
          <w:color w:val="EE0000"/>
        </w:rPr>
        <w:t>knowledge-based</w:t>
      </w:r>
      <w:r w:rsidRPr="002F1086">
        <w:rPr>
          <w:rFonts w:ascii=".applesystemui" w:hAnsi=".applesystemui"/>
        </w:rPr>
        <w:t xml:space="preserve"> </w:t>
      </w:r>
      <w:r w:rsidRPr="002F1086" w:rsidR="00C94DCE">
        <w:rPr>
          <w:rFonts w:ascii=".applesystemui" w:hAnsi=".applesystemui"/>
          <w:color w:val="EE0000"/>
        </w:rPr>
        <w:t>artificial intelligence</w:t>
      </w:r>
      <w:r w:rsidRPr="002F1086">
        <w:rPr>
          <w:rFonts w:ascii=".applesystemui" w:hAnsi=".applesystemui"/>
        </w:rPr>
        <w:t xml:space="preserve"> methods, whether they rely on general or expert knowledge, struggle to surpass the limits of human knowledge. This means they cannot achieve a level of intelligence beyond that of humans. To break through this limitation, an important solution is to give machines a learning ability similar to that of humans. This would allow them to independently gain new knowledge and skills through observation and learning, a process called “</w:t>
      </w:r>
      <w:r w:rsidRPr="002F1086" w:rsidR="00C94DCE">
        <w:rPr>
          <w:rFonts w:ascii=".applesystemui" w:hAnsi=".applesystemui"/>
          <w:color w:val="EE0000"/>
        </w:rPr>
        <w:t>machine learning</w:t>
      </w:r>
      <w:r w:rsidRPr="002F1086">
        <w:rPr>
          <w:rFonts w:ascii=".applesystemui" w:hAnsi=".applesystemui"/>
        </w:rPr>
        <w:t>.”</w:t>
      </w:r>
    </w:p>
    <w:p w:rsidRPr="002F1086" w:rsidR="00312175" w:rsidP="00312175" w:rsidRDefault="00312175" w14:paraId="14385AD9" w14:textId="7182E9BB">
      <w:pPr>
        <w:rPr>
          <w:rFonts w:ascii=".applesystemui" w:hAnsi=".applesystemui"/>
        </w:rPr>
      </w:pPr>
      <w:r w:rsidRPr="002F1086">
        <w:rPr>
          <w:rFonts w:ascii=".applesystemui" w:hAnsi=".applesystemui"/>
        </w:rPr>
        <w:t xml:space="preserve">Letting machines learn on their own was a major milestone for the field of </w:t>
      </w:r>
      <w:r w:rsidRPr="002F1086" w:rsidR="00C94DCE">
        <w:rPr>
          <w:rFonts w:ascii=".applesystemui" w:hAnsi=".applesystemui"/>
          <w:color w:val="EE0000"/>
        </w:rPr>
        <w:t>artificial intelligence</w:t>
      </w:r>
      <w:r w:rsidRPr="002F1086">
        <w:rPr>
          <w:rFonts w:ascii=".applesystemui" w:hAnsi=".applesystemui"/>
        </w:rPr>
        <w:t xml:space="preserve">. Since then, machines are no longer just tools that passively follow human commands. Instead, they have become intelligent agents that can improve and advance themselves through continuous learning. This section will discuss the basic concepts of </w:t>
      </w:r>
      <w:r w:rsidRPr="002F1086" w:rsidR="00C94DCE">
        <w:rPr>
          <w:rFonts w:ascii=".applesystemui" w:hAnsi=".applesystemui"/>
          <w:color w:val="EE0000"/>
        </w:rPr>
        <w:t>machine learning</w:t>
      </w:r>
      <w:r w:rsidRPr="002F1086">
        <w:rPr>
          <w:rFonts w:ascii=".applesystemui" w:hAnsi=".applesystemui"/>
        </w:rPr>
        <w:t>.</w:t>
      </w:r>
    </w:p>
    <w:p w:rsidRPr="002F1086" w:rsidR="00312175" w:rsidP="002F1086" w:rsidRDefault="00312175" w14:paraId="51020030" w14:textId="4B8FE667">
      <w:pPr>
        <w:pStyle w:val="a9"/>
        <w:numPr>
          <w:ilvl w:val="0"/>
          <w:numId w:val="2"/>
        </w:numPr>
        <w:rPr>
          <w:rFonts w:ascii=".applesystemui" w:hAnsi=".applesystemui"/>
          <w:b/>
          <w:bCs/>
        </w:rPr>
      </w:pPr>
      <w:r w:rsidRPr="002F1086">
        <w:rPr>
          <w:rFonts w:ascii=".applesystemui" w:hAnsi=".applesystemui"/>
          <w:b/>
          <w:bCs/>
        </w:rPr>
        <w:t>The Importance of Learning</w:t>
      </w:r>
    </w:p>
    <w:p w:rsidRPr="002F1086" w:rsidR="00312175" w:rsidP="00312175" w:rsidRDefault="00312175" w14:paraId="54CE049B" w14:textId="77777777">
      <w:pPr>
        <w:rPr>
          <w:rFonts w:ascii=".applesystemui" w:hAnsi=".applesystemui"/>
        </w:rPr>
      </w:pPr>
      <w:r w:rsidRPr="7877C88F" w:rsidR="00312175">
        <w:rPr>
          <w:rFonts w:ascii=".applesystemui" w:hAnsi=".applesystemui"/>
        </w:rPr>
        <w:t xml:space="preserve">Learning begins the moment we are born. Babies gradually learn how to grasp objects and recognize familiar faces and sounds through observation and imitation. As we get older, what we learn becomes </w:t>
      </w:r>
      <w:del w:author="Rachel St. John" w:date="2025-08-21T06:01:38.422Z" w:id="1166926878">
        <w:r w:rsidRPr="7877C88F" w:rsidDel="00312175">
          <w:rPr>
            <w:rFonts w:ascii=".applesystemui" w:hAnsi=".applesystemui"/>
          </w:rPr>
          <w:delText xml:space="preserve">more and </w:delText>
        </w:r>
      </w:del>
      <w:r w:rsidRPr="7877C88F" w:rsidR="00312175">
        <w:rPr>
          <w:rFonts w:ascii=".applesystemui" w:hAnsi=".applesystemui"/>
        </w:rPr>
        <w:t>more</w:t>
      </w:r>
      <w:r w:rsidRPr="7877C88F" w:rsidR="00312175">
        <w:rPr>
          <w:rFonts w:ascii=".applesystemui" w:hAnsi=".applesystemui"/>
        </w:rPr>
        <w:t xml:space="preserve"> complex. From basic language skills to complicated math problems, mastering every skill depends on the process of learning.</w:t>
      </w:r>
    </w:p>
    <w:p w:rsidRPr="002F1086" w:rsidR="00312175" w:rsidP="00312175" w:rsidRDefault="00312175" w14:paraId="7E939FF9" w14:textId="6C90439D" w14:noSpellErr="1">
      <w:pPr>
        <w:rPr>
          <w:rFonts w:ascii=".applesystemui" w:hAnsi=".applesystemui"/>
        </w:rPr>
      </w:pPr>
      <w:r w:rsidRPr="7877C88F" w:rsidR="00312175">
        <w:rPr>
          <w:rFonts w:ascii=".applesystemui" w:hAnsi=".applesystemui"/>
        </w:rPr>
        <w:t>Learning is with us for our entire lives</w:t>
      </w:r>
      <w:r w:rsidRPr="7877C88F" w:rsidR="002F1086">
        <w:rPr>
          <w:rFonts w:ascii=".applesystemui" w:hAnsi=".applesystemui"/>
        </w:rPr>
        <w:t xml:space="preserve"> (Figure 6-7)</w:t>
      </w:r>
      <w:r w:rsidRPr="7877C88F" w:rsidR="00312175">
        <w:rPr>
          <w:rFonts w:ascii=".applesystemui" w:hAnsi=".applesystemui"/>
        </w:rPr>
        <w:t xml:space="preserve">. </w:t>
      </w:r>
      <w:commentRangeStart w:id="373579961"/>
      <w:r w:rsidRPr="7877C88F" w:rsidR="00312175">
        <w:rPr>
          <w:rFonts w:ascii=".applesystemui" w:hAnsi=".applesystemui"/>
        </w:rPr>
        <w:t>Scientific research shows that humans begin learning even before birth.</w:t>
      </w:r>
      <w:commentRangeEnd w:id="373579961"/>
      <w:r>
        <w:rPr>
          <w:rStyle w:val="CommentReference"/>
        </w:rPr>
        <w:commentReference w:id="373579961"/>
      </w:r>
      <w:r w:rsidRPr="7877C88F" w:rsidR="00312175">
        <w:rPr>
          <w:rFonts w:ascii=".applesystemui" w:hAnsi=".applesystemui"/>
        </w:rPr>
        <w:t xml:space="preserve"> For example, a fetus in the womb can react to outside sounds, which shows that its central nervous system is developed enough to start learning.</w:t>
      </w:r>
    </w:p>
    <w:p w:rsidRPr="002F1086" w:rsidR="00312175" w:rsidP="00312175" w:rsidRDefault="00312175" w14:paraId="006D025B" w14:textId="77777777">
      <w:pPr>
        <w:rPr>
          <w:rFonts w:ascii=".applesystemui" w:hAnsi=".applesystemui"/>
        </w:rPr>
      </w:pPr>
      <w:r w:rsidRPr="002F1086">
        <w:rPr>
          <w:rFonts w:ascii=".applesystemui" w:hAnsi=".applesystemui"/>
        </w:rPr>
        <w:t xml:space="preserve">Learning not only helps us grow as individuals but also drives the progress of our entire society. Scientists build on the knowledge of those who came before them to innovate, making our lives more convenient and better. Doctors learn new medical technologies to treat diseases more effectively and save lives. Engineers learn new design ideas and methods to build stronger and more beautiful buildings. You could say that learning is the ladder of human progress. Without it, we wouldn't have the wonderful life we have </w:t>
      </w:r>
      <w:r w:rsidRPr="002F1086">
        <w:rPr>
          <w:rFonts w:ascii=".applesystemui" w:hAnsi=".applesystemui"/>
        </w:rPr>
        <w:lastRenderedPageBreak/>
        <w:t>today. Therefore, we should cherish every opportunity to learn, constantly improve ourselves, and work hard for a better future.</w:t>
      </w:r>
    </w:p>
    <w:p w:rsidRPr="00000CD7" w:rsidR="00312175" w:rsidP="00000CD7" w:rsidRDefault="00312175" w14:paraId="710009F0" w14:textId="34FAACBF">
      <w:pPr>
        <w:pStyle w:val="a9"/>
        <w:numPr>
          <w:ilvl w:val="0"/>
          <w:numId w:val="2"/>
        </w:numPr>
        <w:rPr>
          <w:rFonts w:ascii=".applesystemui" w:hAnsi=".applesystemui"/>
          <w:b/>
          <w:bCs/>
        </w:rPr>
      </w:pPr>
      <w:r w:rsidRPr="00000CD7">
        <w:rPr>
          <w:rFonts w:ascii=".applesystemui" w:hAnsi=".applesystemui"/>
          <w:b/>
          <w:bCs/>
        </w:rPr>
        <w:t>The Birth of Machine Learning</w:t>
      </w:r>
    </w:p>
    <w:p w:rsidRPr="002F1086" w:rsidR="00312175" w:rsidP="00312175" w:rsidRDefault="00312175" w14:paraId="298A34D3" w14:textId="77777777">
      <w:pPr>
        <w:rPr>
          <w:rFonts w:ascii=".applesystemui" w:hAnsi=".applesystemui"/>
        </w:rPr>
      </w:pPr>
      <w:r w:rsidRPr="002F1086">
        <w:rPr>
          <w:rFonts w:ascii=".applesystemui" w:hAnsi=".applesystemui"/>
        </w:rPr>
        <w:t>Given how important learning is to humans, some scientists began to wonder: could we give machines this same ability to learn? In other words, could computers become smarter by learning, just like humans do?</w:t>
      </w:r>
    </w:p>
    <w:p w:rsidRPr="002F1086" w:rsidR="00312175" w:rsidP="00312175" w:rsidRDefault="00312175" w14:paraId="3619529A" w14:textId="2CDE9C23">
      <w:pPr>
        <w:rPr>
          <w:rFonts w:ascii=".applesystemui" w:hAnsi=".applesystemui"/>
        </w:rPr>
      </w:pPr>
      <w:r w:rsidRPr="7877C88F" w:rsidR="00312175">
        <w:rPr>
          <w:rFonts w:ascii=".applesystemui" w:hAnsi=".applesystemui"/>
        </w:rPr>
        <w:t>In 1959, an American scientist named Arthur Samuel published a landmark paper. In it, he described how he taught a computer to play checkers. At first, the computer played like a child who was just learning the game—not very well. However, it could adjust how it played during the games. As a result, its skill improved</w:t>
      </w:r>
      <w:del w:author="Rachel St. John" w:date="2025-08-21T06:04:12.321Z" w:id="1491923725">
        <w:r w:rsidRPr="7877C88F" w:rsidDel="00312175">
          <w:rPr>
            <w:rFonts w:ascii=".applesystemui" w:hAnsi=".applesystemui"/>
          </w:rPr>
          <w:delText xml:space="preserve"> </w:delText>
        </w:r>
        <w:r w:rsidRPr="7877C88F" w:rsidDel="00312175">
          <w:rPr>
            <w:rFonts w:ascii=".applesystemui" w:hAnsi=".applesystemui"/>
          </w:rPr>
          <w:delText>more and more</w:delText>
        </w:r>
      </w:del>
      <w:r w:rsidRPr="7877C88F" w:rsidR="00312175">
        <w:rPr>
          <w:rFonts w:ascii=".applesystemui" w:hAnsi=".applesystemui"/>
        </w:rPr>
        <w:t>, until eventually, Samuel was no longer a match for it. In this paper, Samuel used the term “</w:t>
      </w:r>
      <w:r w:rsidRPr="7877C88F" w:rsidR="00C94DCE">
        <w:rPr>
          <w:rFonts w:ascii=".applesystemui" w:hAnsi=".applesystemui"/>
          <w:color w:val="EE0000"/>
        </w:rPr>
        <w:t>machine learning</w:t>
      </w:r>
      <w:r w:rsidRPr="7877C88F" w:rsidR="00312175">
        <w:rPr>
          <w:rFonts w:ascii=".applesystemui" w:hAnsi=".applesystemui"/>
        </w:rPr>
        <w:t>” to name his new method, and because of this, he is considered a founder of the field.</w:t>
      </w:r>
    </w:p>
    <w:p w:rsidRPr="002F1086" w:rsidR="00312175" w:rsidP="00312175" w:rsidRDefault="00312175" w14:paraId="0482B085" w14:textId="39ED6010">
      <w:pPr>
        <w:rPr>
          <w:rFonts w:ascii=".applesystemui" w:hAnsi=".applesystemui"/>
        </w:rPr>
      </w:pPr>
      <w:r w:rsidRPr="7877C88F" w:rsidR="00312175">
        <w:rPr>
          <w:rFonts w:ascii=".applesystemui" w:hAnsi=".applesystemui"/>
        </w:rPr>
        <w:t xml:space="preserve">The birth of </w:t>
      </w:r>
      <w:r w:rsidRPr="7877C88F" w:rsidR="00C94DCE">
        <w:rPr>
          <w:rFonts w:ascii=".applesystemui" w:hAnsi=".applesystemui"/>
          <w:color w:val="EE0000"/>
        </w:rPr>
        <w:t>machine learning</w:t>
      </w:r>
      <w:r w:rsidRPr="7877C88F" w:rsidR="00312175">
        <w:rPr>
          <w:rFonts w:ascii=".applesystemui" w:hAnsi=".applesystemui"/>
        </w:rPr>
        <w:t xml:space="preserve"> was an epoch-making event. Traditionally, computers were seen as simple calculating tools that mechanically followed programs written by humans. For a computer to complete a task, humans had to design every single step in detail and communicate these steps to the computer by writing a program. The arrival of </w:t>
      </w:r>
      <w:r w:rsidRPr="7877C88F" w:rsidR="00C94DCE">
        <w:rPr>
          <w:rFonts w:ascii=".applesystemui" w:hAnsi=".applesystemui"/>
          <w:color w:val="EE0000"/>
        </w:rPr>
        <w:t>machine learning</w:t>
      </w:r>
      <w:r w:rsidRPr="7877C88F" w:rsidR="00312175">
        <w:rPr>
          <w:rFonts w:ascii=".applesystemui" w:hAnsi=".applesystemui"/>
        </w:rPr>
        <w:t xml:space="preserve"> shattered this traditional view. Through </w:t>
      </w:r>
      <w:r w:rsidRPr="7877C88F" w:rsidR="00C94DCE">
        <w:rPr>
          <w:rFonts w:ascii=".applesystemui" w:hAnsi=".applesystemui"/>
          <w:color w:val="EE0000"/>
        </w:rPr>
        <w:t>machine learning</w:t>
      </w:r>
      <w:r w:rsidRPr="7877C88F" w:rsidR="00312175">
        <w:rPr>
          <w:rFonts w:ascii=".applesystemui" w:hAnsi=".applesystemui"/>
        </w:rPr>
        <w:t xml:space="preserve">, a computer can automatically learn knowledge from data without a human programmer telling it every instruction. This is </w:t>
      </w:r>
      <w:r w:rsidRPr="7877C88F" w:rsidR="00312175">
        <w:rPr>
          <w:rFonts w:ascii=".applesystemui" w:hAnsi=".applesystemui"/>
        </w:rPr>
        <w:t>similar to</w:t>
      </w:r>
      <w:r w:rsidRPr="7877C88F" w:rsidR="00312175">
        <w:rPr>
          <w:rFonts w:ascii=".applesystemui" w:hAnsi=".applesystemui"/>
        </w:rPr>
        <w:t xml:space="preserve"> the learning process humans go through as they grow up. Humans </w:t>
      </w:r>
      <w:r w:rsidRPr="7877C88F" w:rsidR="00312175">
        <w:rPr>
          <w:rFonts w:ascii=".applesystemui" w:hAnsi=".applesystemui"/>
        </w:rPr>
        <w:t>don't</w:t>
      </w:r>
      <w:r w:rsidRPr="7877C88F" w:rsidR="00312175">
        <w:rPr>
          <w:rFonts w:ascii=".applesystemui" w:hAnsi=".applesystemui"/>
        </w:rPr>
        <w:t xml:space="preserve"> just mechanically follow a teacher's instructions; instead, they learn and grow on their own through observation and thinking. At the same time, the emergence of </w:t>
      </w:r>
      <w:r w:rsidRPr="7877C88F" w:rsidR="00C94DCE">
        <w:rPr>
          <w:rFonts w:ascii=".applesystemui" w:hAnsi=".applesystemui"/>
          <w:color w:val="EE0000"/>
        </w:rPr>
        <w:t>machine learning</w:t>
      </w:r>
      <w:r w:rsidRPr="7877C88F" w:rsidR="00312175">
        <w:rPr>
          <w:rFonts w:ascii=".applesystemui" w:hAnsi=".applesystemui"/>
        </w:rPr>
        <w:t xml:space="preserve"> has </w:t>
      </w:r>
      <w:r w:rsidRPr="7877C88F" w:rsidR="00312175">
        <w:rPr>
          <w:rFonts w:ascii=".applesystemui" w:hAnsi=".applesystemui"/>
        </w:rPr>
        <w:t>greatly eased</w:t>
      </w:r>
      <w:r w:rsidRPr="7877C88F" w:rsidR="00312175">
        <w:rPr>
          <w:rFonts w:ascii=".applesystemui" w:hAnsi=".applesystemui"/>
        </w:rPr>
        <w:t xml:space="preserve"> the burden of programming for humans. </w:t>
      </w:r>
      <w:r w:rsidRPr="7877C88F" w:rsidR="004460BF">
        <w:rPr>
          <w:rFonts w:ascii=".applesystemui" w:hAnsi=".applesystemui"/>
          <w:color w:val="7030A0"/>
        </w:rPr>
        <w:t xml:space="preserve">We </w:t>
      </w:r>
      <w:del w:author="Rachel St. John" w:date="2025-08-21T06:05:43.462Z" w:id="378604924">
        <w:r w:rsidRPr="7877C88F" w:rsidDel="004460BF">
          <w:rPr>
            <w:rFonts w:ascii=".applesystemui" w:hAnsi=".applesystemui"/>
            <w:color w:val="7030A0"/>
          </w:rPr>
          <w:delText xml:space="preserve">only </w:delText>
        </w:r>
      </w:del>
      <w:r w:rsidRPr="7877C88F" w:rsidR="004460BF">
        <w:rPr>
          <w:rFonts w:ascii=".applesystemui" w:hAnsi=".applesystemui"/>
          <w:color w:val="7030A0"/>
        </w:rPr>
        <w:t xml:space="preserve">need </w:t>
      </w:r>
      <w:ins w:author="Rachel St. John" w:date="2025-08-21T06:05:47.863Z" w:id="570706292">
        <w:r w:rsidRPr="7877C88F" w:rsidR="49074041">
          <w:rPr>
            <w:rFonts w:ascii=".applesystemui" w:hAnsi=".applesystemui"/>
            <w:color w:val="7030A0"/>
          </w:rPr>
          <w:t xml:space="preserve">only </w:t>
        </w:r>
      </w:ins>
      <w:r w:rsidRPr="7877C88F" w:rsidR="004460BF">
        <w:rPr>
          <w:rFonts w:ascii=".applesystemui" w:hAnsi=".applesystemui"/>
          <w:color w:val="7030A0"/>
        </w:rPr>
        <w:t xml:space="preserve">to tell the machine a </w:t>
      </w:r>
      <w:del w:author="Rachel St. John" w:date="2025-08-21T06:06:02.236Z" w:id="851368533">
        <w:r w:rsidRPr="7877C88F" w:rsidDel="004460BF">
          <w:rPr>
            <w:rFonts w:ascii=".applesystemui" w:hAnsi=".applesystemui"/>
            <w:color w:val="7030A0"/>
          </w:rPr>
          <w:delText>direction</w:delText>
        </w:r>
      </w:del>
      <w:ins w:author="Rachel St. John" w:date="2025-08-21T06:06:02.974Z" w:id="221713633">
        <w:r w:rsidRPr="7877C88F" w:rsidR="3CFEA45B">
          <w:rPr>
            <w:rFonts w:ascii=".applesystemui" w:hAnsi=".applesystemui"/>
            <w:color w:val="7030A0"/>
          </w:rPr>
          <w:t>goal</w:t>
        </w:r>
      </w:ins>
      <w:r w:rsidRPr="7877C88F" w:rsidR="004460BF">
        <w:rPr>
          <w:rFonts w:ascii=".applesystemui" w:hAnsi=".applesystemui"/>
          <w:color w:val="7030A0"/>
        </w:rPr>
        <w:t xml:space="preserve"> to </w:t>
      </w:r>
      <w:del w:author="Rachel St. John" w:date="2025-08-21T06:06:08.257Z" w:id="131781948">
        <w:r w:rsidRPr="7877C88F" w:rsidDel="004460BF">
          <w:rPr>
            <w:rFonts w:ascii=".applesystemui" w:hAnsi=".applesystemui"/>
            <w:color w:val="7030A0"/>
          </w:rPr>
          <w:delText>strive</w:delText>
        </w:r>
      </w:del>
      <w:ins w:author="Rachel St. John" w:date="2025-08-21T06:06:10.777Z" w:id="739463456">
        <w:r w:rsidRPr="7877C88F" w:rsidR="28DBC497">
          <w:rPr>
            <w:rFonts w:ascii=".applesystemui" w:hAnsi=".applesystemui"/>
            <w:color w:val="7030A0"/>
          </w:rPr>
          <w:t>work toward</w:t>
        </w:r>
      </w:ins>
      <w:del w:author="Rachel St. John" w:date="2025-08-21T06:06:15.641Z" w:id="1919504102">
        <w:r w:rsidRPr="7877C88F" w:rsidDel="004460BF">
          <w:rPr>
            <w:rFonts w:ascii=".applesystemui" w:hAnsi=".applesystemui"/>
            <w:color w:val="7030A0"/>
          </w:rPr>
          <w:delText xml:space="preserve"> for</w:delText>
        </w:r>
      </w:del>
      <w:r w:rsidRPr="7877C88F" w:rsidR="00312175">
        <w:rPr>
          <w:rFonts w:ascii=".applesystemui" w:hAnsi=".applesystemui"/>
        </w:rPr>
        <w:t xml:space="preserve">, without having to design its every move. This ability to self-learn is the very core of </w:t>
      </w:r>
      <w:r w:rsidRPr="7877C88F" w:rsidR="00C94DCE">
        <w:rPr>
          <w:rFonts w:ascii=".applesystemui" w:hAnsi=".applesystemui"/>
          <w:color w:val="EE0000"/>
        </w:rPr>
        <w:t>artificial intelligence</w:t>
      </w:r>
      <w:r w:rsidRPr="7877C88F" w:rsidR="00312175">
        <w:rPr>
          <w:rFonts w:ascii=".applesystemui" w:hAnsi=".applesystemui"/>
        </w:rPr>
        <w:t xml:space="preserve"> and has </w:t>
      </w:r>
      <w:r w:rsidRPr="7877C88F" w:rsidR="00312175">
        <w:rPr>
          <w:rFonts w:ascii=".applesystemui" w:hAnsi=".applesystemui"/>
        </w:rPr>
        <w:t>o</w:t>
      </w:r>
      <w:r w:rsidRPr="7877C88F" w:rsidR="00312175">
        <w:rPr>
          <w:rFonts w:ascii=".applesystemui" w:hAnsi=".applesystemui"/>
        </w:rPr>
        <w:t>pened up</w:t>
      </w:r>
      <w:r w:rsidRPr="7877C88F" w:rsidR="00312175">
        <w:rPr>
          <w:rFonts w:ascii=".applesystemui" w:hAnsi=".applesystemui"/>
        </w:rPr>
        <w:t xml:space="preserve"> </w:t>
      </w:r>
      <w:r w:rsidRPr="7877C88F" w:rsidR="00312175">
        <w:rPr>
          <w:rFonts w:ascii=".applesystemui" w:hAnsi=".applesystemui"/>
        </w:rPr>
        <w:t xml:space="preserve">vast possibilities for its development. The powerful </w:t>
      </w:r>
      <w:r w:rsidRPr="7877C88F" w:rsidR="00C94DCE">
        <w:rPr>
          <w:rFonts w:ascii=".applesystemui" w:hAnsi=".applesystemui"/>
          <w:color w:val="EE0000"/>
        </w:rPr>
        <w:t>artificial intelligence</w:t>
      </w:r>
      <w:r w:rsidRPr="7877C88F" w:rsidR="00312175">
        <w:rPr>
          <w:rFonts w:ascii=".applesystemui" w:hAnsi=".applesystemui"/>
        </w:rPr>
        <w:t xml:space="preserve"> we see today, including the risks and threats it brings, are in fact all brought about by </w:t>
      </w:r>
      <w:r w:rsidRPr="7877C88F" w:rsidR="00C94DCE">
        <w:rPr>
          <w:rFonts w:ascii=".applesystemui" w:hAnsi=".applesystemui"/>
          <w:color w:val="EE0000"/>
        </w:rPr>
        <w:t>machine learning</w:t>
      </w:r>
      <w:r w:rsidRPr="7877C88F" w:rsidR="00312175">
        <w:rPr>
          <w:rFonts w:ascii=".applesystemui" w:hAnsi=".applesystemui"/>
        </w:rPr>
        <w:t>.</w:t>
      </w:r>
    </w:p>
    <w:p w:rsidRPr="00000CD7" w:rsidR="00312175" w:rsidP="00000CD7" w:rsidRDefault="00312175" w14:paraId="24BA983D" w14:textId="6FA5DEDE">
      <w:pPr>
        <w:pStyle w:val="a9"/>
        <w:numPr>
          <w:ilvl w:val="0"/>
          <w:numId w:val="2"/>
        </w:numPr>
        <w:rPr>
          <w:rFonts w:ascii=".applesystemui" w:hAnsi=".applesystemui"/>
          <w:b/>
          <w:bCs/>
        </w:rPr>
      </w:pPr>
      <w:r w:rsidRPr="00000CD7">
        <w:rPr>
          <w:rFonts w:ascii=".applesystemui" w:hAnsi=".applesystemui"/>
          <w:b/>
          <w:bCs/>
        </w:rPr>
        <w:t>The Basic Framework of Machine Learning</w:t>
      </w:r>
    </w:p>
    <w:p w:rsidRPr="002F1086" w:rsidR="00312175" w:rsidP="00312175" w:rsidRDefault="00C94DCE" w14:paraId="256F1F4C" w14:textId="483A8F6A">
      <w:pPr>
        <w:rPr>
          <w:rFonts w:ascii=".applesystemui" w:hAnsi=".applesystemui"/>
        </w:rPr>
      </w:pPr>
      <w:r w:rsidRPr="002F1086">
        <w:rPr>
          <w:rFonts w:ascii=".applesystemui" w:hAnsi=".applesystemui"/>
          <w:color w:val="EE0000"/>
        </w:rPr>
        <w:t>Machine learning</w:t>
      </w:r>
      <w:r w:rsidRPr="002F1086" w:rsidR="00312175">
        <w:rPr>
          <w:rFonts w:ascii=".applesystemui" w:hAnsi=".applesystemui"/>
        </w:rPr>
        <w:t xml:space="preserve"> consists of five basic elements: target, model, algorithm, data, and knowledge. Together, these elements form the basic framework of a </w:t>
      </w:r>
      <w:r w:rsidRPr="002F1086">
        <w:rPr>
          <w:rFonts w:ascii=".applesystemui" w:hAnsi=".applesystemui"/>
          <w:color w:val="EE0000"/>
        </w:rPr>
        <w:t>machine learning</w:t>
      </w:r>
      <w:r w:rsidRPr="002F1086" w:rsidR="00312175">
        <w:rPr>
          <w:rFonts w:ascii=".applesystemui" w:hAnsi=".applesystemui"/>
        </w:rPr>
        <w:t xml:space="preserve"> system</w:t>
      </w:r>
      <w:r w:rsidR="00000CD7">
        <w:rPr>
          <w:rFonts w:hint="eastAsia" w:ascii=".applesystemui" w:hAnsi=".applesystemui"/>
        </w:rPr>
        <w:t xml:space="preserve"> (Figure 6-8)</w:t>
      </w:r>
      <w:r w:rsidRPr="002F1086" w:rsidR="00312175">
        <w:rPr>
          <w:rFonts w:ascii=".applesystemui" w:hAnsi=".applesystemui"/>
        </w:rPr>
        <w:t>.</w:t>
      </w:r>
    </w:p>
    <w:p w:rsidRPr="00A33F13" w:rsidR="00312175" w:rsidP="00A33F13" w:rsidRDefault="00A33F13" w14:paraId="331076DC" w14:textId="76FAE454">
      <w:pPr>
        <w:pStyle w:val="a9"/>
        <w:numPr>
          <w:ilvl w:val="0"/>
          <w:numId w:val="3"/>
        </w:numPr>
        <w:rPr>
          <w:rFonts w:hint="eastAsia" w:ascii=".applesystemui" w:hAnsi=".applesystemui"/>
        </w:rPr>
      </w:pPr>
      <w:r w:rsidRPr="00A33F13">
        <w:rPr>
          <w:rFonts w:hint="eastAsia" w:ascii=".applesystemui" w:hAnsi=".applesystemui"/>
          <w:color w:val="EE0000"/>
        </w:rPr>
        <w:t>Objective</w:t>
      </w:r>
    </w:p>
    <w:p w:rsidRPr="002F1086" w:rsidR="00312175" w:rsidP="00312175" w:rsidRDefault="00312175" w14:paraId="19AC9E01" w14:textId="2DB9DAE6">
      <w:pPr>
        <w:rPr>
          <w:rFonts w:ascii=".applesystemui" w:hAnsi=".applesystemui"/>
        </w:rPr>
      </w:pPr>
      <w:r w:rsidRPr="002F1086">
        <w:rPr>
          <w:rFonts w:ascii=".applesystemui" w:hAnsi=".applesystemui"/>
        </w:rPr>
        <w:t xml:space="preserve">The </w:t>
      </w:r>
      <w:r w:rsidRPr="00A33F13" w:rsidR="00A33F13">
        <w:rPr>
          <w:rFonts w:hint="eastAsia" w:ascii=".applesystemui" w:hAnsi=".applesystemui"/>
          <w:color w:val="EE0000"/>
        </w:rPr>
        <w:t>objective</w:t>
      </w:r>
      <w:r w:rsidRPr="002F1086">
        <w:rPr>
          <w:rFonts w:ascii=".applesystemui" w:hAnsi=".applesystemui"/>
        </w:rPr>
        <w:t xml:space="preserve"> is the direction for </w:t>
      </w:r>
      <w:r w:rsidRPr="002F1086" w:rsidR="00C94DCE">
        <w:rPr>
          <w:rFonts w:ascii=".applesystemui" w:hAnsi=".applesystemui"/>
          <w:color w:val="EE0000"/>
        </w:rPr>
        <w:t>machine learning</w:t>
      </w:r>
      <w:r w:rsidRPr="002F1086">
        <w:rPr>
          <w:rFonts w:ascii=".applesystemui" w:hAnsi=".applesystemui"/>
        </w:rPr>
        <w:t xml:space="preserve">. Just as we need a destination when we travel, a machine needs a learning target. The target determines the ability the </w:t>
      </w:r>
      <w:r w:rsidRPr="002F1086">
        <w:rPr>
          <w:rFonts w:ascii=".applesystemui" w:hAnsi=".applesystemui"/>
        </w:rPr>
        <w:lastRenderedPageBreak/>
        <w:t>machine aims to acquire. If the learning target is to identify pictures of cats and dogs, its final ability will be to recognize cats and dogs. If the learning target is to identify the positions of cats and dogs in pictures, its final ability will be to draw boxes around where the cats and dogs appear.</w:t>
      </w:r>
    </w:p>
    <w:p w:rsidRPr="002F1086" w:rsidR="00312175" w:rsidP="00312175" w:rsidRDefault="00312175" w14:paraId="0E365C2A" w14:textId="0969184A">
      <w:pPr>
        <w:rPr>
          <w:rFonts w:ascii=".applesystemui" w:hAnsi=".applesystemui"/>
        </w:rPr>
      </w:pPr>
      <w:r w:rsidRPr="002F1086">
        <w:rPr>
          <w:rFonts w:ascii=".applesystemui" w:hAnsi=".applesystemui"/>
        </w:rPr>
        <w:t xml:space="preserve">In </w:t>
      </w:r>
      <w:r w:rsidRPr="002F1086" w:rsidR="00C94DCE">
        <w:rPr>
          <w:rFonts w:ascii=".applesystemui" w:hAnsi=".applesystemui"/>
          <w:color w:val="EE0000"/>
        </w:rPr>
        <w:t>machine learning</w:t>
      </w:r>
      <w:r w:rsidRPr="002F1086">
        <w:rPr>
          <w:rFonts w:ascii=".applesystemui" w:hAnsi=".applesystemui"/>
        </w:rPr>
        <w:t>, the target must be specific and quantifiable so the machine can pursue it clearly. Usually, the target is represented as a “</w:t>
      </w:r>
      <w:r w:rsidRPr="002F1086" w:rsidR="00C94DCE">
        <w:rPr>
          <w:rFonts w:ascii=".applesystemui" w:hAnsi=".applesystemui"/>
          <w:color w:val="EE0000"/>
        </w:rPr>
        <w:t>loss function</w:t>
      </w:r>
      <w:r w:rsidRPr="002F1086">
        <w:rPr>
          <w:rFonts w:ascii=".applesystemui" w:hAnsi=".applesystemui"/>
        </w:rPr>
        <w:t xml:space="preserve">,” which is a mathematical expression of the difference between the model's output and the actual result. By minimizing the </w:t>
      </w:r>
      <w:r w:rsidRPr="002F1086" w:rsidR="00C94DCE">
        <w:rPr>
          <w:rFonts w:ascii=".applesystemui" w:hAnsi=".applesystemui"/>
          <w:color w:val="EE0000"/>
        </w:rPr>
        <w:t>loss function</w:t>
      </w:r>
      <w:r w:rsidRPr="002F1086">
        <w:rPr>
          <w:rFonts w:ascii=".applesystemui" w:hAnsi=".applesystemui"/>
        </w:rPr>
        <w:t xml:space="preserve">, the model can gradually achieve its learning target. For example, in a traffic light classification task, the target is to maximize classification accuracy. In a house price prediction task, the target is to minimize the error between the predicted value and the actual value. The choice of the </w:t>
      </w:r>
      <w:r w:rsidRPr="002F1086" w:rsidR="00C94DCE">
        <w:rPr>
          <w:rFonts w:ascii=".applesystemui" w:hAnsi=".applesystemui"/>
          <w:color w:val="EE0000"/>
        </w:rPr>
        <w:t>loss function</w:t>
      </w:r>
      <w:r w:rsidRPr="002F1086">
        <w:rPr>
          <w:rFonts w:ascii=".applesystemui" w:hAnsi=".applesystemui"/>
        </w:rPr>
        <w:t xml:space="preserve"> directly affects the model's training performance, so designing a suitable target function is a crucial step in building a </w:t>
      </w:r>
      <w:r w:rsidRPr="002F1086" w:rsidR="00C94DCE">
        <w:rPr>
          <w:rFonts w:ascii=".applesystemui" w:hAnsi=".applesystemui"/>
          <w:color w:val="EE0000"/>
        </w:rPr>
        <w:t>machine learning</w:t>
      </w:r>
      <w:r w:rsidRPr="002F1086">
        <w:rPr>
          <w:rFonts w:ascii=".applesystemui" w:hAnsi=".applesystemui"/>
        </w:rPr>
        <w:t xml:space="preserve"> system.</w:t>
      </w:r>
    </w:p>
    <w:p w:rsidRPr="002F1086" w:rsidR="00312175" w:rsidP="00312175" w:rsidRDefault="00312175" w14:paraId="567A7BE4" w14:textId="77777777">
      <w:pPr>
        <w:rPr>
          <w:rFonts w:ascii=".applesystemui" w:hAnsi=".applesystemui"/>
        </w:rPr>
      </w:pPr>
      <w:r w:rsidRPr="002F1086">
        <w:rPr>
          <w:rFonts w:ascii=".applesystemui" w:hAnsi=".applesystemui"/>
        </w:rPr>
        <w:t xml:space="preserve">2) </w:t>
      </w:r>
      <w:r w:rsidRPr="00A33F13">
        <w:rPr>
          <w:rFonts w:ascii=".applesystemui" w:hAnsi=".applesystemui"/>
          <w:color w:val="EE0000"/>
        </w:rPr>
        <w:t>Model</w:t>
      </w:r>
    </w:p>
    <w:p w:rsidRPr="002F1086" w:rsidR="00312175" w:rsidP="00312175" w:rsidRDefault="00312175" w14:paraId="33EFC25B" w14:textId="55F51E26">
      <w:pPr>
        <w:rPr>
          <w:rFonts w:ascii=".applesystemui" w:hAnsi=".applesystemui"/>
        </w:rPr>
      </w:pPr>
      <w:r w:rsidRPr="002F1086">
        <w:rPr>
          <w:rFonts w:ascii=".applesystemui" w:hAnsi=".applesystemui"/>
        </w:rPr>
        <w:t xml:space="preserve">The model is the structure where the machine stores what it has learned; in other words, it is how knowledge is represented and saved. Models can take many forms, such as production rules, simple linear equations, or complex </w:t>
      </w:r>
      <w:r w:rsidRPr="002F1086" w:rsidR="00C94DCE">
        <w:rPr>
          <w:rFonts w:ascii=".applesystemui" w:hAnsi=".applesystemui"/>
          <w:color w:val="EE0000"/>
        </w:rPr>
        <w:t>neural networks</w:t>
      </w:r>
      <w:r w:rsidRPr="002F1086">
        <w:rPr>
          <w:rFonts w:ascii=".applesystemui" w:hAnsi=".applesystemui"/>
        </w:rPr>
        <w:t>. The choice of model usually depends on the type of problem, the characteristics and scale of the data, and the machine's memory and computing resource limitations. For a simple classification problem of distinguishing between apples and oranges, a straight line can achieve good results. In this case, there is no need to use a very complex model. This kind of model with a linear classification boundary is often called a “</w:t>
      </w:r>
      <w:r w:rsidRPr="002F1086" w:rsidR="00C94DCE">
        <w:rPr>
          <w:rFonts w:ascii=".applesystemui" w:hAnsi=".applesystemui"/>
          <w:color w:val="EE0000"/>
        </w:rPr>
        <w:t>linear model</w:t>
      </w:r>
      <w:r w:rsidRPr="002F1086">
        <w:rPr>
          <w:rFonts w:ascii=".applesystemui" w:hAnsi=".applesystemui"/>
        </w:rPr>
        <w:t>.”</w:t>
      </w:r>
    </w:p>
    <w:p w:rsidRPr="002F1086" w:rsidR="00312175" w:rsidP="00312175" w:rsidRDefault="00312175" w14:paraId="0FFFDF73" w14:textId="77777777">
      <w:pPr>
        <w:rPr>
          <w:rFonts w:ascii=".applesystemui" w:hAnsi=".applesystemui"/>
        </w:rPr>
      </w:pPr>
      <w:r w:rsidRPr="002F1086">
        <w:rPr>
          <w:rFonts w:ascii=".applesystemui" w:hAnsi=".applesystemui"/>
        </w:rPr>
        <w:t xml:space="preserve">3) </w:t>
      </w:r>
      <w:r w:rsidRPr="00A33F13">
        <w:rPr>
          <w:rFonts w:ascii=".applesystemui" w:hAnsi=".applesystemui"/>
          <w:color w:val="EE0000"/>
        </w:rPr>
        <w:t>Algorithm</w:t>
      </w:r>
    </w:p>
    <w:p w:rsidRPr="002F1086" w:rsidR="00312175" w:rsidP="00312175" w:rsidRDefault="00312175" w14:paraId="662BEFB4" w14:textId="6C172182">
      <w:pPr>
        <w:rPr>
          <w:rFonts w:ascii=".applesystemui" w:hAnsi=".applesystemui"/>
        </w:rPr>
      </w:pPr>
      <w:r w:rsidRPr="002F1086">
        <w:rPr>
          <w:rFonts w:ascii=".applesystemui" w:hAnsi=".applesystemui"/>
        </w:rPr>
        <w:t>An algorithm refers to the steps and methods used to learn and optimize the model’s parameters, a process often called “training.” The choice of algorithm is closely related to the model. For many continuous models, an algorithm called “</w:t>
      </w:r>
      <w:r w:rsidRPr="002F1086" w:rsidR="00C94DCE">
        <w:rPr>
          <w:rFonts w:ascii=".applesystemui" w:hAnsi=".applesystemui"/>
          <w:color w:val="EE0000"/>
        </w:rPr>
        <w:t>gradient descent</w:t>
      </w:r>
      <w:r w:rsidRPr="002F1086">
        <w:rPr>
          <w:rFonts w:ascii=".applesystemui" w:hAnsi=".applesystemui"/>
        </w:rPr>
        <w:t xml:space="preserve">” can be used for training. The basic idea is to find the direction to adjust the parameters that best optimizes the target (the direction where the </w:t>
      </w:r>
      <w:r w:rsidRPr="002F1086" w:rsidR="00C94DCE">
        <w:rPr>
          <w:rFonts w:ascii=".applesystemui" w:hAnsi=".applesystemui"/>
          <w:color w:val="EE0000"/>
        </w:rPr>
        <w:t>loss function</w:t>
      </w:r>
      <w:r w:rsidRPr="002F1086">
        <w:rPr>
          <w:rFonts w:ascii=".applesystemui" w:hAnsi=".applesystemui"/>
        </w:rPr>
        <w:t xml:space="preserve"> decreases the fastest), and then make a small adjustment to the parameters in that direction. By repeating this adjustment, the model’s </w:t>
      </w:r>
      <w:r w:rsidRPr="002F1086" w:rsidR="00C94DCE">
        <w:rPr>
          <w:rFonts w:ascii=".applesystemui" w:hAnsi=".applesystemui"/>
          <w:color w:val="EE0000"/>
        </w:rPr>
        <w:t>loss function</w:t>
      </w:r>
      <w:r w:rsidRPr="002F1086">
        <w:rPr>
          <w:rFonts w:ascii=".applesystemui" w:hAnsi=".applesystemui"/>
        </w:rPr>
        <w:t xml:space="preserve"> value is gradually reduced.</w:t>
      </w:r>
    </w:p>
    <w:p w:rsidRPr="002F1086" w:rsidR="00312175" w:rsidP="00312175" w:rsidRDefault="00312175" w14:paraId="3E97BDAF" w14:textId="77777777">
      <w:pPr>
        <w:rPr>
          <w:rFonts w:ascii=".applesystemui" w:hAnsi=".applesystemui"/>
        </w:rPr>
      </w:pPr>
      <w:r w:rsidRPr="002F1086">
        <w:rPr>
          <w:rFonts w:ascii=".applesystemui" w:hAnsi=".applesystemui"/>
        </w:rPr>
        <w:t xml:space="preserve">4) </w:t>
      </w:r>
      <w:r w:rsidRPr="00A33F13">
        <w:rPr>
          <w:rFonts w:ascii=".applesystemui" w:hAnsi=".applesystemui"/>
          <w:color w:val="EE0000"/>
        </w:rPr>
        <w:t>Data</w:t>
      </w:r>
    </w:p>
    <w:p w:rsidRPr="002F1086" w:rsidR="00312175" w:rsidP="00312175" w:rsidRDefault="00312175" w14:paraId="5E54AEA0" w14:textId="186F4581">
      <w:pPr>
        <w:rPr>
          <w:rFonts w:ascii=".applesystemui" w:hAnsi=".applesystemui"/>
        </w:rPr>
      </w:pPr>
      <w:r w:rsidRPr="7877C88F" w:rsidR="00312175">
        <w:rPr>
          <w:rFonts w:ascii=".applesystemui" w:hAnsi=".applesystemui"/>
        </w:rPr>
        <w:t xml:space="preserve">Data is the food for </w:t>
      </w:r>
      <w:r w:rsidRPr="7877C88F" w:rsidR="00C94DCE">
        <w:rPr>
          <w:rFonts w:ascii=".applesystemui" w:hAnsi=".applesystemui"/>
          <w:color w:val="EE0000"/>
        </w:rPr>
        <w:t>machine learning</w:t>
      </w:r>
      <w:r w:rsidRPr="7877C88F" w:rsidR="00312175">
        <w:rPr>
          <w:rFonts w:ascii=".applesystemui" w:hAnsi=".applesystemui"/>
        </w:rPr>
        <w:t xml:space="preserve"> and the source from which machines </w:t>
      </w:r>
      <w:r w:rsidRPr="7877C88F" w:rsidR="00312175">
        <w:rPr>
          <w:rFonts w:ascii=".applesystemui" w:hAnsi=".applesystemui"/>
        </w:rPr>
        <w:t>acquire</w:t>
      </w:r>
      <w:r w:rsidRPr="7877C88F" w:rsidR="00312175">
        <w:rPr>
          <w:rFonts w:ascii=".applesystemui" w:hAnsi=".applesystemui"/>
        </w:rPr>
        <w:t xml:space="preserve"> knowledge. For instance, if we want to teach a machine to classify apples and oranges, we need to let it learn their visual features. To do this, we</w:t>
      </w:r>
      <w:del w:author="Rachel St. John" w:date="2025-08-21T06:10:16.317Z" w:id="134144738">
        <w:r w:rsidRPr="7877C88F" w:rsidDel="00312175">
          <w:rPr>
            <w:rFonts w:ascii=".applesystemui" w:hAnsi=".applesystemui"/>
          </w:rPr>
          <w:delText xml:space="preserve"> </w:delText>
        </w:r>
        <w:r w:rsidRPr="7877C88F" w:rsidDel="00312175">
          <w:rPr>
            <w:rFonts w:ascii=".applesystemui" w:hAnsi=".applesystemui"/>
          </w:rPr>
          <w:delText>have to</w:delText>
        </w:r>
      </w:del>
      <w:r w:rsidRPr="7877C88F" w:rsidR="00312175">
        <w:rPr>
          <w:rFonts w:ascii=".applesystemui" w:hAnsi=".applesystemui"/>
        </w:rPr>
        <w:t xml:space="preserve"> collect </w:t>
      </w:r>
      <w:r w:rsidRPr="7877C88F" w:rsidR="00312175">
        <w:rPr>
          <w:rFonts w:ascii=".applesystemui" w:hAnsi=".applesystemui"/>
        </w:rPr>
        <w:t>a large number of</w:t>
      </w:r>
      <w:r w:rsidRPr="7877C88F" w:rsidR="00312175">
        <w:rPr>
          <w:rFonts w:ascii=".applesystemui" w:hAnsi=".applesystemui"/>
        </w:rPr>
        <w:t xml:space="preserve"> pictures and label each photo clearly as either an apple or an orange. The quality and </w:t>
      </w:r>
      <w:r w:rsidRPr="7877C88F" w:rsidR="00312175">
        <w:rPr>
          <w:rFonts w:ascii=".applesystemui" w:hAnsi=".applesystemui"/>
        </w:rPr>
        <w:t xml:space="preserve">quantity of data directly </w:t>
      </w:r>
      <w:r w:rsidRPr="7877C88F" w:rsidR="00312175">
        <w:rPr>
          <w:rFonts w:ascii=".applesystemui" w:hAnsi=".applesystemui"/>
        </w:rPr>
        <w:t>impact</w:t>
      </w:r>
      <w:r w:rsidRPr="7877C88F" w:rsidR="00312175">
        <w:rPr>
          <w:rFonts w:ascii=".applesystemui" w:hAnsi=".applesystemui"/>
        </w:rPr>
        <w:t xml:space="preserve"> the model's performance. When selecting data, we usually need to consider its diversity and comprehensiveness to ensure the model can adapt to different scenarios. During data preparation, it is also necessary to clean and process the data to remove noise and irrelevant information. For example, when training a language model, low-quality, biased, and discriminatory texts need to be filtered out.</w:t>
      </w:r>
    </w:p>
    <w:p w:rsidRPr="002F1086" w:rsidR="00312175" w:rsidP="00312175" w:rsidRDefault="00312175" w14:paraId="71BC17F9" w14:textId="77777777">
      <w:pPr>
        <w:rPr>
          <w:rFonts w:ascii=".applesystemui" w:hAnsi=".applesystemui"/>
        </w:rPr>
      </w:pPr>
      <w:r w:rsidRPr="002F1086">
        <w:rPr>
          <w:rFonts w:ascii=".applesystemui" w:hAnsi=".applesystemui"/>
        </w:rPr>
        <w:t>5) Knowledge</w:t>
      </w:r>
    </w:p>
    <w:p w:rsidRPr="002F1086" w:rsidR="00312175" w:rsidP="00312175" w:rsidRDefault="00312175" w14:paraId="57F0A238" w14:textId="4947E37C">
      <w:pPr>
        <w:rPr>
          <w:rFonts w:ascii=".applesystemui" w:hAnsi=".applesystemui"/>
        </w:rPr>
      </w:pPr>
      <w:r w:rsidRPr="002F1086">
        <w:rPr>
          <w:rFonts w:ascii=".applesystemui" w:hAnsi=".applesystemui"/>
        </w:rPr>
        <w:t xml:space="preserve">In </w:t>
      </w:r>
      <w:r w:rsidRPr="002F1086" w:rsidR="00C94DCE">
        <w:rPr>
          <w:rFonts w:ascii=".applesystemui" w:hAnsi=".applesystemui"/>
          <w:color w:val="EE0000"/>
        </w:rPr>
        <w:t>machine learning</w:t>
      </w:r>
      <w:r w:rsidRPr="002F1086">
        <w:rPr>
          <w:rFonts w:ascii=".applesystemui" w:hAnsi=".applesystemui"/>
        </w:rPr>
        <w:t xml:space="preserve">, knowledge plays roles such as guiding, constraining, and verifying. Based on </w:t>
      </w:r>
      <w:r w:rsidRPr="00183C59" w:rsidR="00183C59">
        <w:rPr>
          <w:rFonts w:ascii=".applesystemui" w:hAnsi=".applesystemui"/>
          <w:color w:val="EE0000"/>
        </w:rPr>
        <w:t>prior knowledge</w:t>
      </w:r>
      <w:r w:rsidRPr="002F1086">
        <w:rPr>
          <w:rFonts w:ascii=".applesystemui" w:hAnsi=".applesystemui"/>
        </w:rPr>
        <w:t xml:space="preserve">, a designer can select appropriate models and algorithms to make the learning process more efficient. For example, in a speech recognition task, </w:t>
      </w:r>
      <w:r w:rsidRPr="00183C59" w:rsidR="00183C59">
        <w:rPr>
          <w:rFonts w:ascii=".applesystemui" w:hAnsi=".applesystemui"/>
          <w:color w:val="EE0000"/>
        </w:rPr>
        <w:t>prior knowledge</w:t>
      </w:r>
      <w:r w:rsidRPr="002F1086">
        <w:rPr>
          <w:rFonts w:ascii=".applesystemui" w:hAnsi=".applesystemui"/>
        </w:rPr>
        <w:t xml:space="preserve"> about sound (such as the fact that sound is a continuous signal and has properties like superposition)</w:t>
      </w:r>
      <w:r w:rsidR="00A33F13">
        <w:rPr>
          <w:rFonts w:hint="eastAsia" w:ascii=".applesystemui" w:hAnsi=".applesystemui"/>
        </w:rPr>
        <w:t xml:space="preserve"> (Figure 6-11)</w:t>
      </w:r>
      <w:r w:rsidRPr="002F1086">
        <w:rPr>
          <w:rFonts w:ascii=".applesystemui" w:hAnsi=".applesystemui"/>
        </w:rPr>
        <w:t xml:space="preserve"> can help us design a model suited for processing this type of data (like a </w:t>
      </w:r>
      <w:r w:rsidRPr="002F1086" w:rsidR="00C94DCE">
        <w:rPr>
          <w:rFonts w:ascii=".applesystemui" w:hAnsi=".applesystemui"/>
          <w:color w:val="EE0000"/>
        </w:rPr>
        <w:t>neural network</w:t>
      </w:r>
      <w:r w:rsidRPr="002F1086">
        <w:rPr>
          <w:rFonts w:ascii=".applesystemui" w:hAnsi=".applesystemui"/>
        </w:rPr>
        <w:t xml:space="preserve">) and select a fitting training algorithm (like </w:t>
      </w:r>
      <w:r w:rsidRPr="002F1086" w:rsidR="00C94DCE">
        <w:rPr>
          <w:rFonts w:ascii=".applesystemui" w:hAnsi=".applesystemui"/>
          <w:color w:val="EE0000"/>
        </w:rPr>
        <w:t>gradient descent</w:t>
      </w:r>
      <w:r w:rsidRPr="002F1086">
        <w:rPr>
          <w:rFonts w:ascii=".applesystemui" w:hAnsi=".applesystemui"/>
        </w:rPr>
        <w:t>) to train the model.</w:t>
      </w:r>
    </w:p>
    <w:p w:rsidRPr="002F1086" w:rsidR="00312175" w:rsidP="00312175" w:rsidRDefault="00312175" w14:paraId="458C1470" w14:textId="77777777">
      <w:pPr>
        <w:rPr>
          <w:rFonts w:ascii=".applesystemui" w:hAnsi=".applesystemui"/>
        </w:rPr>
      </w:pPr>
      <w:r w:rsidRPr="002F1086">
        <w:rPr>
          <w:rFonts w:ascii=".applesystemui" w:hAnsi=".applesystemui"/>
        </w:rPr>
        <w:t>In practical applications, knowledge can also help the model avoid common-sense errors and improve its performance. For example, in medical image analysis, the expertise of doctors can be used to verify the model's results to promptly identify and warn of risks.</w:t>
      </w:r>
    </w:p>
    <w:p w:rsidR="00A33F13" w:rsidP="00312175" w:rsidRDefault="00A33F13" w14:paraId="02593763" w14:textId="77777777">
      <w:pPr>
        <w:rPr>
          <w:rFonts w:ascii=".applesystemui" w:hAnsi=".applesystemui"/>
          <w:b/>
          <w:bCs/>
        </w:rPr>
      </w:pPr>
    </w:p>
    <w:p w:rsidRPr="002F1086" w:rsidR="00312175" w:rsidP="00312175" w:rsidRDefault="00312175" w14:paraId="29F8DB37" w14:textId="1216737D">
      <w:pPr>
        <w:rPr>
          <w:rFonts w:ascii=".applesystemui" w:hAnsi=".applesystemui"/>
          <w:b/>
          <w:bCs/>
        </w:rPr>
      </w:pPr>
      <w:r w:rsidRPr="002F1086">
        <w:rPr>
          <w:rFonts w:ascii=".applesystemui" w:hAnsi=".applesystemui"/>
          <w:b/>
          <w:bCs/>
        </w:rPr>
        <w:t>Summary</w:t>
      </w:r>
    </w:p>
    <w:p w:rsidRPr="002F1086" w:rsidR="00312175" w:rsidP="00312175" w:rsidRDefault="00312175" w14:paraId="4AFE8E3E" w14:textId="00A58B76">
      <w:pPr>
        <w:rPr>
          <w:rFonts w:ascii=".applesystemui" w:hAnsi=".applesystemui"/>
        </w:rPr>
      </w:pPr>
      <w:r w:rsidRPr="002F1086">
        <w:rPr>
          <w:rFonts w:ascii=".applesystemui" w:hAnsi=".applesystemui"/>
        </w:rPr>
        <w:t xml:space="preserve">In summary, </w:t>
      </w:r>
      <w:r w:rsidRPr="002F1086" w:rsidR="00C94DCE">
        <w:rPr>
          <w:rFonts w:ascii=".applesystemui" w:hAnsi=".applesystemui"/>
          <w:color w:val="EE0000"/>
        </w:rPr>
        <w:t>machine learning</w:t>
      </w:r>
      <w:r w:rsidRPr="002F1086">
        <w:rPr>
          <w:rFonts w:ascii=".applesystemui" w:hAnsi=".applesystemui"/>
        </w:rPr>
        <w:t xml:space="preserve"> is an </w:t>
      </w:r>
      <w:r w:rsidRPr="002F1086" w:rsidR="00C94DCE">
        <w:rPr>
          <w:rFonts w:ascii=".applesystemui" w:hAnsi=".applesystemui"/>
          <w:color w:val="EE0000"/>
        </w:rPr>
        <w:t>artificial intelligence</w:t>
      </w:r>
      <w:r w:rsidRPr="002F1086">
        <w:rPr>
          <w:rFonts w:ascii=".applesystemui" w:hAnsi=".applesystemui"/>
        </w:rPr>
        <w:t xml:space="preserve"> method that uses algorithms to learn new knowledge from data and stores it in a model designed based on expert knowledge, all to better achieve a task's target. The birth of </w:t>
      </w:r>
      <w:r w:rsidRPr="002F1086" w:rsidR="00C94DCE">
        <w:rPr>
          <w:rFonts w:ascii=".applesystemui" w:hAnsi=".applesystemui"/>
          <w:color w:val="EE0000"/>
        </w:rPr>
        <w:t>machine learning</w:t>
      </w:r>
      <w:r w:rsidRPr="002F1086">
        <w:rPr>
          <w:rFonts w:ascii=".applesystemui" w:hAnsi=".applesystemui"/>
        </w:rPr>
        <w:t xml:space="preserve"> is a major milestone in the history of </w:t>
      </w:r>
      <w:r w:rsidRPr="002F1086" w:rsidR="00C94DCE">
        <w:rPr>
          <w:rFonts w:ascii=".applesystemui" w:hAnsi=".applesystemui"/>
          <w:color w:val="EE0000"/>
        </w:rPr>
        <w:t>artificial intelligence</w:t>
      </w:r>
      <w:r w:rsidRPr="002F1086">
        <w:rPr>
          <w:rFonts w:ascii=".applesystemui" w:hAnsi=".applesystemui"/>
        </w:rPr>
        <w:t xml:space="preserve">. Since its arrival, </w:t>
      </w:r>
      <w:r w:rsidRPr="002F1086" w:rsidR="00C94DCE">
        <w:rPr>
          <w:rFonts w:ascii=".applesystemui" w:hAnsi=".applesystemui"/>
          <w:color w:val="EE0000"/>
        </w:rPr>
        <w:t>artificial intelligence</w:t>
      </w:r>
      <w:r w:rsidRPr="002F1086">
        <w:rPr>
          <w:rFonts w:ascii=".applesystemui" w:hAnsi=".applesystemui"/>
        </w:rPr>
        <w:t xml:space="preserve"> has broken free from its dependence on human knowledge and started on a path of self-learning and self-growth. Today, thanks to the emergence of complex models like deep </w:t>
      </w:r>
      <w:r w:rsidRPr="002F1086" w:rsidR="00C94DCE">
        <w:rPr>
          <w:rFonts w:ascii=".applesystemui" w:hAnsi=".applesystemui"/>
          <w:color w:val="EE0000"/>
        </w:rPr>
        <w:t>neural networks</w:t>
      </w:r>
      <w:r w:rsidRPr="002F1086">
        <w:rPr>
          <w:rFonts w:ascii=".applesystemui" w:hAnsi=".applesystemui"/>
        </w:rPr>
        <w:t xml:space="preserve"> and the accumulation of data, the potential of </w:t>
      </w:r>
      <w:r w:rsidRPr="002F1086" w:rsidR="00C94DCE">
        <w:rPr>
          <w:rFonts w:ascii=".applesystemui" w:hAnsi=".applesystemui"/>
          <w:color w:val="EE0000"/>
        </w:rPr>
        <w:t>machine learning</w:t>
      </w:r>
      <w:r w:rsidRPr="002F1086">
        <w:rPr>
          <w:rFonts w:ascii=".applesystemui" w:hAnsi=".applesystemui"/>
        </w:rPr>
        <w:t xml:space="preserve"> has been greatly unleashed, leading to breakthroughs in various fields and pushing human society into the era of intelligence.</w:t>
      </w:r>
    </w:p>
    <w:p w:rsidRPr="002F1086" w:rsidR="00312175" w:rsidP="00312175" w:rsidRDefault="0015659E" w14:paraId="22A3C262" w14:textId="77777777">
      <w:pPr>
        <w:rPr>
          <w:rFonts w:ascii=".applesystemui" w:hAnsi=".applesystemui"/>
        </w:rPr>
      </w:pPr>
      <w:r w:rsidRPr="002F1086">
        <w:rPr>
          <w:rFonts w:ascii=".applesystemui" w:hAnsi=".applesystemui"/>
        </w:rPr>
        <w:pict w14:anchorId="50D34D69">
          <v:rect id="_x0000_i1025" style="width:0;height:1.5pt" o:hr="t" o:hrstd="t" o:hrnoshade="t" o:hralign="center" fillcolor="#1b1c1d" stroked="f"/>
        </w:pict>
      </w:r>
    </w:p>
    <w:p w:rsidRPr="002F1086" w:rsidR="00312175" w:rsidP="00312175" w:rsidRDefault="00312175" w14:paraId="7F64E59E" w14:textId="6E20DE2A">
      <w:pPr>
        <w:rPr>
          <w:rFonts w:ascii=".applesystemui" w:hAnsi=".applesystemui"/>
          <w:b/>
          <w:bCs/>
        </w:rPr>
      </w:pPr>
      <w:r w:rsidRPr="002F1086">
        <w:rPr>
          <w:rFonts w:ascii=".applesystemui" w:hAnsi=".applesystemui"/>
          <w:b/>
          <w:bCs/>
        </w:rPr>
        <w:t>Figure Captions</w:t>
      </w:r>
    </w:p>
    <w:p w:rsidRPr="002F1086" w:rsidR="00312175" w:rsidP="00F86B8E" w:rsidRDefault="00312175" w14:paraId="5CC9CB31" w14:textId="58DC8485">
      <w:pPr>
        <w:rPr>
          <w:rFonts w:ascii=".applesystemui" w:hAnsi=".applesystemui"/>
        </w:rPr>
      </w:pPr>
      <w:r w:rsidRPr="002F1086">
        <w:rPr>
          <w:rFonts w:ascii=".applesystemui" w:hAnsi=".applesystemui"/>
          <w:b/>
          <w:bCs/>
        </w:rPr>
        <w:t>Figure 6-7:</w:t>
      </w:r>
      <w:r w:rsidR="0015659E">
        <w:rPr>
          <w:rFonts w:hint="eastAsia" w:ascii=".applesystemui" w:hAnsi=".applesystemui"/>
          <w:b/>
          <w:bCs/>
        </w:rPr>
        <w:t xml:space="preserve"> </w:t>
      </w:r>
      <w:r w:rsidR="0015659E">
        <w:rPr>
          <w:rFonts w:hint="eastAsia" w:ascii=".applesystemui" w:hAnsi=".applesystemui"/>
        </w:rPr>
        <w:t>P</w:t>
      </w:r>
      <w:r w:rsidRPr="002F1086">
        <w:rPr>
          <w:rFonts w:ascii=".applesystemui" w:hAnsi=".applesystemui"/>
        </w:rPr>
        <w:t>eople use different ways to learn at different stages of their lives.</w:t>
      </w:r>
    </w:p>
    <w:p w:rsidRPr="002F1086" w:rsidR="00312175" w:rsidP="00F86B8E" w:rsidRDefault="00312175" w14:paraId="44850D1D" w14:textId="38964F52">
      <w:pPr>
        <w:rPr>
          <w:rFonts w:hint="eastAsia" w:ascii=".applesystemui" w:hAnsi=".applesystemui"/>
        </w:rPr>
      </w:pPr>
      <w:r w:rsidRPr="002F1086">
        <w:rPr>
          <w:rFonts w:ascii=".applesystemui" w:hAnsi=".applesystemui"/>
          <w:b/>
          <w:bCs/>
        </w:rPr>
        <w:t>Figure 6-8:</w:t>
      </w:r>
      <w:r w:rsidRPr="002F1086">
        <w:rPr>
          <w:rFonts w:ascii=".applesystemui" w:hAnsi=".applesystemui"/>
        </w:rPr>
        <w:t xml:space="preserve"> </w:t>
      </w:r>
      <w:r w:rsidR="0015659E">
        <w:rPr>
          <w:rFonts w:hint="eastAsia" w:ascii=".applesystemui" w:hAnsi=".applesystemui"/>
        </w:rPr>
        <w:t>T</w:t>
      </w:r>
      <w:r w:rsidRPr="002F1086">
        <w:rPr>
          <w:rFonts w:ascii=".applesystemui" w:hAnsi=".applesystemui"/>
        </w:rPr>
        <w:t>he basic framework of machine learning</w:t>
      </w:r>
      <w:r w:rsidR="0015659E">
        <w:rPr>
          <w:rFonts w:hint="eastAsia" w:ascii=".applesystemui" w:hAnsi=".applesystemui"/>
        </w:rPr>
        <w:t>.</w:t>
      </w:r>
    </w:p>
    <w:p w:rsidRPr="002F1086" w:rsidR="00312175" w:rsidP="00F86B8E" w:rsidRDefault="00312175" w14:paraId="3F54E41B" w14:textId="0812D211">
      <w:pPr>
        <w:rPr>
          <w:rFonts w:ascii=".applesystemui" w:hAnsi=".applesystemui"/>
        </w:rPr>
      </w:pPr>
      <w:r w:rsidRPr="002F1086">
        <w:rPr>
          <w:rFonts w:ascii=".applesystemui" w:hAnsi=".applesystemui"/>
          <w:b/>
          <w:bCs/>
        </w:rPr>
        <w:t>Figure 6-9:</w:t>
      </w:r>
      <w:r w:rsidRPr="002F1086">
        <w:rPr>
          <w:rFonts w:ascii=".applesystemui" w:hAnsi=".applesystemui"/>
        </w:rPr>
        <w:t xml:space="preserve"> </w:t>
      </w:r>
      <w:r w:rsidR="002E2CD2">
        <w:rPr>
          <w:rFonts w:hint="eastAsia" w:ascii=".applesystemui" w:hAnsi=".applesystemui"/>
        </w:rPr>
        <w:t>A</w:t>
      </w:r>
      <w:r w:rsidRPr="002F1086">
        <w:rPr>
          <w:rFonts w:ascii=".applesystemui" w:hAnsi=".applesystemui"/>
        </w:rPr>
        <w:t xml:space="preserve"> linear model separating apples from oranges based on their size and color.</w:t>
      </w:r>
    </w:p>
    <w:p w:rsidRPr="002F1086" w:rsidR="00312175" w:rsidP="00F86B8E" w:rsidRDefault="00312175" w14:paraId="36BFC018" w14:textId="19482AF3">
      <w:pPr>
        <w:rPr>
          <w:rFonts w:ascii=".applesystemui" w:hAnsi=".applesystemui"/>
        </w:rPr>
      </w:pPr>
      <w:r w:rsidRPr="002F1086">
        <w:rPr>
          <w:rFonts w:ascii=".applesystemui" w:hAnsi=".applesystemui"/>
          <w:b/>
          <w:bCs/>
        </w:rPr>
        <w:t>Figure 6-10:</w:t>
      </w:r>
      <w:r w:rsidRPr="002F1086">
        <w:rPr>
          <w:rFonts w:ascii=".applesystemui" w:hAnsi=".applesystemui"/>
        </w:rPr>
        <w:t xml:space="preserve"> </w:t>
      </w:r>
      <w:r w:rsidRPr="00183C59" w:rsidR="00183C59">
        <w:rPr>
          <w:rFonts w:hint="eastAsia" w:ascii=".applesystemui" w:hAnsi=".applesystemui"/>
          <w:color w:val="EE0000"/>
        </w:rPr>
        <w:t>Tuning</w:t>
      </w:r>
      <w:r w:rsidRPr="002F1086">
        <w:rPr>
          <w:rFonts w:ascii=".applesystemui" w:hAnsi=".applesystemui"/>
        </w:rPr>
        <w:t xml:space="preserve"> a model's parameters iteratively to better classify the data.</w:t>
      </w:r>
    </w:p>
    <w:p w:rsidRPr="002F1086" w:rsidR="00312175" w:rsidP="00F86B8E" w:rsidRDefault="00312175" w14:paraId="75391BDA" w14:textId="160FE932">
      <w:pPr>
        <w:rPr>
          <w:rFonts w:ascii=".applesystemui" w:hAnsi=".applesystemui"/>
        </w:rPr>
      </w:pPr>
      <w:r w:rsidRPr="7877C88F" w:rsidR="00312175">
        <w:rPr>
          <w:rFonts w:ascii=".applesystemui" w:hAnsi=".applesystemui"/>
          <w:b w:val="1"/>
          <w:bCs w:val="1"/>
        </w:rPr>
        <w:t>Figure 6-11:</w:t>
      </w:r>
      <w:r w:rsidRPr="7877C88F" w:rsidR="00312175">
        <w:rPr>
          <w:rFonts w:ascii=".applesystemui" w:hAnsi=".applesystemui"/>
        </w:rPr>
        <w:t xml:space="preserve"> </w:t>
      </w:r>
      <w:del w:author="Rachel St. John" w:date="2025-08-21T06:12:51.284Z" w:id="902510694">
        <w:r w:rsidRPr="7877C88F" w:rsidDel="00183C59">
          <w:rPr>
            <w:rFonts w:ascii=".applesystemui" w:hAnsi=".applesystemui"/>
          </w:rPr>
          <w:delText>T</w:delText>
        </w:r>
        <w:r w:rsidRPr="7877C88F" w:rsidDel="00312175">
          <w:rPr>
            <w:rFonts w:ascii=".applesystemui" w:hAnsi=".applesystemui"/>
          </w:rPr>
          <w:delText xml:space="preserve">he </w:delText>
        </w:r>
        <w:r w:rsidRPr="7877C88F" w:rsidDel="00183C59">
          <w:rPr>
            <w:rFonts w:ascii=".applesystemui" w:hAnsi=".applesystemui"/>
            <w:color w:val="EE0000"/>
          </w:rPr>
          <w:delText>p</w:delText>
        </w:r>
      </w:del>
      <w:ins w:author="Rachel St. John" w:date="2025-08-21T06:12:51.365Z" w:id="2091822703">
        <w:r w:rsidRPr="7877C88F" w:rsidR="71119057">
          <w:rPr>
            <w:rFonts w:ascii=".applesystemui" w:hAnsi=".applesystemui"/>
            <w:color w:val="EE0000"/>
          </w:rPr>
          <w:t>P</w:t>
        </w:r>
      </w:ins>
      <w:r w:rsidRPr="7877C88F" w:rsidR="00183C59">
        <w:rPr>
          <w:rFonts w:ascii=".applesystemui" w:hAnsi=".applesystemui"/>
          <w:color w:val="EE0000"/>
        </w:rPr>
        <w:t>rior knowledge</w:t>
      </w:r>
      <w:r w:rsidRPr="7877C88F" w:rsidR="00312175">
        <w:rPr>
          <w:rFonts w:ascii=".applesystemui" w:hAnsi=".applesystemui"/>
        </w:rPr>
        <w:t xml:space="preserve"> </w:t>
      </w:r>
      <w:r w:rsidRPr="7877C88F" w:rsidR="00183C59">
        <w:rPr>
          <w:rFonts w:ascii=".applesystemui" w:hAnsi=".applesystemui"/>
        </w:rPr>
        <w:t>about</w:t>
      </w:r>
      <w:r w:rsidRPr="7877C88F" w:rsidR="00312175">
        <w:rPr>
          <w:rFonts w:ascii=".applesystemui" w:hAnsi=".applesystemui"/>
        </w:rPr>
        <w:t xml:space="preserve"> sound.</w:t>
      </w:r>
    </w:p>
    <w:p w:rsidRPr="002F1086" w:rsidR="00E12D4F" w:rsidRDefault="00E12D4F" w14:paraId="768C0895" w14:textId="77777777">
      <w:pPr>
        <w:rPr>
          <w:rFonts w:ascii=".applesystemui" w:hAnsi=".applesystemui"/>
        </w:rPr>
      </w:pPr>
    </w:p>
    <w:sectPr w:rsidRPr="002F1086" w:rsidR="00E12D4F">
      <w:pgSz w:w="11906" w:h="16838" w:orient="portrait"/>
      <w:pgMar w:top="1440" w:right="1800" w:bottom="1440" w:left="1800" w:header="851" w:footer="992" w:gutter="0"/>
      <w:cols w:space="425"/>
      <w:docGrid w:type="lines" w:linePitch="312"/>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J" w:author="Rachel St. John" w:date="2025-08-21T14:02:44" w:id="373579961">
    <w:p xmlns:w14="http://schemas.microsoft.com/office/word/2010/wordml" xmlns:w="http://schemas.openxmlformats.org/wordprocessingml/2006/main" w:rsidR="613D35B0" w:rsidRDefault="21C8CDFE" w14:paraId="7221755B" w14:textId="49D2BA12">
      <w:pPr>
        <w:pStyle w:val="CommentText"/>
      </w:pPr>
      <w:r>
        <w:rPr>
          <w:rStyle w:val="CommentReference"/>
        </w:rPr>
        <w:annotationRef/>
      </w:r>
      <w:r w:rsidRPr="4811A9E7" w:rsidR="1700425B">
        <w:t>Contradicts first sentence of previous paragraph.</w:t>
      </w:r>
    </w:p>
  </w:comment>
</w:comments>
</file>

<file path=word/commentsExtended.xml><?xml version="1.0" encoding="utf-8"?>
<w15:commentsEx xmlns:mc="http://schemas.openxmlformats.org/markup-compatibility/2006" xmlns:w15="http://schemas.microsoft.com/office/word/2012/wordml" mc:Ignorable="w15">
  <w15:commentEx w15:done="0" w15:paraId="7221755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9AC0F11" w16cex:dateUtc="2025-08-21T06:02:44.074Z"/>
</w16cex:commentsExtensible>
</file>

<file path=word/commentsIds.xml><?xml version="1.0" encoding="utf-8"?>
<w16cid:commentsIds xmlns:mc="http://schemas.openxmlformats.org/markup-compatibility/2006" xmlns:w16cid="http://schemas.microsoft.com/office/word/2016/wordml/cid" mc:Ignorable="w16cid">
  <w16cid:commentId w16cid:paraId="7221755B" w16cid:durableId="49AC0F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04B1" w:rsidP="00312175" w:rsidRDefault="00C904B1" w14:paraId="71FE1535" w14:textId="77777777">
      <w:pPr>
        <w:spacing w:after="0" w:line="240" w:lineRule="auto"/>
      </w:pPr>
      <w:r>
        <w:separator/>
      </w:r>
    </w:p>
  </w:endnote>
  <w:endnote w:type="continuationSeparator" w:id="0">
    <w:p w:rsidR="00C904B1" w:rsidP="00312175" w:rsidRDefault="00C904B1" w14:paraId="4D74105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04B1" w:rsidP="00312175" w:rsidRDefault="00C904B1" w14:paraId="3229C8E5" w14:textId="77777777">
      <w:pPr>
        <w:spacing w:after="0" w:line="240" w:lineRule="auto"/>
      </w:pPr>
      <w:r>
        <w:separator/>
      </w:r>
    </w:p>
  </w:footnote>
  <w:footnote w:type="continuationSeparator" w:id="0">
    <w:p w:rsidR="00C904B1" w:rsidP="00312175" w:rsidRDefault="00C904B1" w14:paraId="6DD5196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94022"/>
    <w:multiLevelType w:val="multilevel"/>
    <w:tmpl w:val="2CFC4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CDF5DEB"/>
    <w:multiLevelType w:val="hybridMultilevel"/>
    <w:tmpl w:val="7654160E"/>
    <w:lvl w:ilvl="0" w:tplc="BB0662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C4343B7"/>
    <w:multiLevelType w:val="hybridMultilevel"/>
    <w:tmpl w:val="34DC585A"/>
    <w:lvl w:ilvl="0" w:tplc="B4D042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24220773">
    <w:abstractNumId w:val="0"/>
  </w:num>
  <w:num w:numId="2" w16cid:durableId="1923106078">
    <w:abstractNumId w:val="1"/>
  </w:num>
  <w:num w:numId="3" w16cid:durableId="1115752617">
    <w:abstractNumId w:val="2"/>
  </w:num>
</w:numbering>
</file>

<file path=word/people.xml><?xml version="1.0" encoding="utf-8"?>
<w15:people xmlns:mc="http://schemas.openxmlformats.org/markup-compatibility/2006" xmlns:w15="http://schemas.microsoft.com/office/word/2012/wordml" mc:Ignorable="w15">
  <w15:person w15:author="Rachel St. John">
    <w15:presenceInfo w15:providerId="AD" w15:userId="S::rstjohn@this.edu.cn::f8181cbd-6e2e-4766-ae93-2f626af7fa47"/>
  </w15:person>
  <w15:person w15:author="Rachel St. John">
    <w15:presenceInfo w15:providerId="AD" w15:userId="S::rstjohn@this.edu.cn::f8181cbd-6e2e-4766-ae93-2f626af7fa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D4F"/>
    <w:rsid w:val="00000CD7"/>
    <w:rsid w:val="0015659E"/>
    <w:rsid w:val="00183C59"/>
    <w:rsid w:val="002E2CD2"/>
    <w:rsid w:val="002F1086"/>
    <w:rsid w:val="00312175"/>
    <w:rsid w:val="004460BF"/>
    <w:rsid w:val="004A0046"/>
    <w:rsid w:val="00786E63"/>
    <w:rsid w:val="00A33F13"/>
    <w:rsid w:val="00C44DB4"/>
    <w:rsid w:val="00C904B1"/>
    <w:rsid w:val="00C94DCE"/>
    <w:rsid w:val="00D2172C"/>
    <w:rsid w:val="00E12D4F"/>
    <w:rsid w:val="00F81467"/>
    <w:rsid w:val="00F86B8E"/>
    <w:rsid w:val="28DBC497"/>
    <w:rsid w:val="3CFEA45B"/>
    <w:rsid w:val="49074041"/>
    <w:rsid w:val="4AC2D34E"/>
    <w:rsid w:val="4FD6DE99"/>
    <w:rsid w:val="599763EA"/>
    <w:rsid w:val="62F6FCFC"/>
    <w:rsid w:val="6D633831"/>
    <w:rsid w:val="71119057"/>
    <w:rsid w:val="711785ED"/>
    <w:rsid w:val="7877C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13C5E0E"/>
  <w15:chartTrackingRefBased/>
  <w15:docId w15:val="{B6DC27FD-056E-4124-ADDD-4D7B1CCBA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E12D4F"/>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E12D4F"/>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E12D4F"/>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12D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12D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12D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12D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2D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12D4F"/>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E12D4F"/>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E12D4F"/>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E12D4F"/>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E12D4F"/>
    <w:rPr>
      <w:rFonts w:cstheme="majorBidi"/>
      <w:color w:val="0F4761" w:themeColor="accent1" w:themeShade="BF"/>
      <w:sz w:val="28"/>
      <w:szCs w:val="28"/>
    </w:rPr>
  </w:style>
  <w:style w:type="character" w:styleId="50" w:customStyle="1">
    <w:name w:val="标题 5 字符"/>
    <w:basedOn w:val="a0"/>
    <w:link w:val="5"/>
    <w:uiPriority w:val="9"/>
    <w:semiHidden/>
    <w:rsid w:val="00E12D4F"/>
    <w:rPr>
      <w:rFonts w:cstheme="majorBidi"/>
      <w:color w:val="0F4761" w:themeColor="accent1" w:themeShade="BF"/>
      <w:sz w:val="24"/>
    </w:rPr>
  </w:style>
  <w:style w:type="character" w:styleId="60" w:customStyle="1">
    <w:name w:val="标题 6 字符"/>
    <w:basedOn w:val="a0"/>
    <w:link w:val="6"/>
    <w:uiPriority w:val="9"/>
    <w:semiHidden/>
    <w:rsid w:val="00E12D4F"/>
    <w:rPr>
      <w:rFonts w:cstheme="majorBidi"/>
      <w:b/>
      <w:bCs/>
      <w:color w:val="0F4761" w:themeColor="accent1" w:themeShade="BF"/>
    </w:rPr>
  </w:style>
  <w:style w:type="character" w:styleId="70" w:customStyle="1">
    <w:name w:val="标题 7 字符"/>
    <w:basedOn w:val="a0"/>
    <w:link w:val="7"/>
    <w:uiPriority w:val="9"/>
    <w:semiHidden/>
    <w:rsid w:val="00E12D4F"/>
    <w:rPr>
      <w:rFonts w:cstheme="majorBidi"/>
      <w:b/>
      <w:bCs/>
      <w:color w:val="595959" w:themeColor="text1" w:themeTint="A6"/>
    </w:rPr>
  </w:style>
  <w:style w:type="character" w:styleId="80" w:customStyle="1">
    <w:name w:val="标题 8 字符"/>
    <w:basedOn w:val="a0"/>
    <w:link w:val="8"/>
    <w:uiPriority w:val="9"/>
    <w:semiHidden/>
    <w:rsid w:val="00E12D4F"/>
    <w:rPr>
      <w:rFonts w:cstheme="majorBidi"/>
      <w:color w:val="595959" w:themeColor="text1" w:themeTint="A6"/>
    </w:rPr>
  </w:style>
  <w:style w:type="character" w:styleId="90" w:customStyle="1">
    <w:name w:val="标题 9 字符"/>
    <w:basedOn w:val="a0"/>
    <w:link w:val="9"/>
    <w:uiPriority w:val="9"/>
    <w:semiHidden/>
    <w:rsid w:val="00E12D4F"/>
    <w:rPr>
      <w:rFonts w:eastAsiaTheme="majorEastAsia" w:cstheme="majorBidi"/>
      <w:color w:val="595959" w:themeColor="text1" w:themeTint="A6"/>
    </w:rPr>
  </w:style>
  <w:style w:type="paragraph" w:styleId="a3">
    <w:name w:val="Title"/>
    <w:basedOn w:val="a"/>
    <w:next w:val="a"/>
    <w:link w:val="a4"/>
    <w:uiPriority w:val="10"/>
    <w:qFormat/>
    <w:rsid w:val="00E12D4F"/>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E12D4F"/>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E12D4F"/>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E12D4F"/>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E12D4F"/>
    <w:pPr>
      <w:spacing w:before="160"/>
      <w:jc w:val="center"/>
    </w:pPr>
    <w:rPr>
      <w:i/>
      <w:iCs/>
      <w:color w:val="404040" w:themeColor="text1" w:themeTint="BF"/>
    </w:rPr>
  </w:style>
  <w:style w:type="character" w:styleId="a8" w:customStyle="1">
    <w:name w:val="引用 字符"/>
    <w:basedOn w:val="a0"/>
    <w:link w:val="a7"/>
    <w:uiPriority w:val="29"/>
    <w:rsid w:val="00E12D4F"/>
    <w:rPr>
      <w:i/>
      <w:iCs/>
      <w:color w:val="404040" w:themeColor="text1" w:themeTint="BF"/>
    </w:rPr>
  </w:style>
  <w:style w:type="paragraph" w:styleId="a9">
    <w:name w:val="List Paragraph"/>
    <w:basedOn w:val="a"/>
    <w:uiPriority w:val="34"/>
    <w:qFormat/>
    <w:rsid w:val="00E12D4F"/>
    <w:pPr>
      <w:ind w:left="720"/>
      <w:contextualSpacing/>
    </w:pPr>
  </w:style>
  <w:style w:type="character" w:styleId="aa">
    <w:name w:val="Intense Emphasis"/>
    <w:basedOn w:val="a0"/>
    <w:uiPriority w:val="21"/>
    <w:qFormat/>
    <w:rsid w:val="00E12D4F"/>
    <w:rPr>
      <w:i/>
      <w:iCs/>
      <w:color w:val="0F4761" w:themeColor="accent1" w:themeShade="BF"/>
    </w:rPr>
  </w:style>
  <w:style w:type="paragraph" w:styleId="ab">
    <w:name w:val="Intense Quote"/>
    <w:basedOn w:val="a"/>
    <w:next w:val="a"/>
    <w:link w:val="ac"/>
    <w:uiPriority w:val="30"/>
    <w:qFormat/>
    <w:rsid w:val="00E12D4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E12D4F"/>
    <w:rPr>
      <w:i/>
      <w:iCs/>
      <w:color w:val="0F4761" w:themeColor="accent1" w:themeShade="BF"/>
    </w:rPr>
  </w:style>
  <w:style w:type="character" w:styleId="ad">
    <w:name w:val="Intense Reference"/>
    <w:basedOn w:val="a0"/>
    <w:uiPriority w:val="32"/>
    <w:qFormat/>
    <w:rsid w:val="00E12D4F"/>
    <w:rPr>
      <w:b/>
      <w:bCs/>
      <w:smallCaps/>
      <w:color w:val="0F4761" w:themeColor="accent1" w:themeShade="BF"/>
      <w:spacing w:val="5"/>
    </w:rPr>
  </w:style>
  <w:style w:type="paragraph" w:styleId="ae">
    <w:name w:val="header"/>
    <w:basedOn w:val="a"/>
    <w:link w:val="af"/>
    <w:uiPriority w:val="99"/>
    <w:unhideWhenUsed/>
    <w:rsid w:val="00312175"/>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312175"/>
    <w:rPr>
      <w:sz w:val="18"/>
      <w:szCs w:val="18"/>
    </w:rPr>
  </w:style>
  <w:style w:type="paragraph" w:styleId="af0">
    <w:name w:val="footer"/>
    <w:basedOn w:val="a"/>
    <w:link w:val="af1"/>
    <w:uiPriority w:val="99"/>
    <w:unhideWhenUsed/>
    <w:rsid w:val="00312175"/>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31217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comments" Target="comments.xml" Id="R0181948854cd415e" /><Relationship Type="http://schemas.microsoft.com/office/2011/relationships/people" Target="people.xml" Id="Raa7daa45f79540ca" /><Relationship Type="http://schemas.microsoft.com/office/2011/relationships/commentsExtended" Target="commentsExtended.xml" Id="R722530acdc7547c7" /><Relationship Type="http://schemas.microsoft.com/office/2016/09/relationships/commentsIds" Target="commentsIds.xml" Id="R3280da8e28b843b2" /><Relationship Type="http://schemas.microsoft.com/office/2018/08/relationships/commentsExtensible" Target="commentsExtensible.xml" Id="R597a647fb1ee4202"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13</revision>
  <dcterms:created xsi:type="dcterms:W3CDTF">2025-08-15T09:28:00.0000000Z</dcterms:created>
  <dcterms:modified xsi:type="dcterms:W3CDTF">2025-08-21T06:13:01.2257930Z</dcterms:modified>
</coreProperties>
</file>