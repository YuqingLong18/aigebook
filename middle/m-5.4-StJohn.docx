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72B8E" w:rsidR="007809ED" w:rsidP="007809ED" w:rsidRDefault="007809ED" w14:paraId="3A3EB9DB" w14:textId="77777777">
      <w:pPr>
        <w:rPr>
          <w:rFonts w:ascii=".applesystemui" w:hAnsi=".applesystemui"/>
          <w:b/>
          <w:bCs/>
        </w:rPr>
      </w:pPr>
      <w:r w:rsidRPr="00572B8E">
        <w:rPr>
          <w:rFonts w:ascii=".applesystemui" w:hAnsi=".applesystemui"/>
          <w:b/>
          <w:bCs/>
        </w:rPr>
        <w:t>5.4 Information Cocoon</w:t>
      </w:r>
    </w:p>
    <w:p w:rsidRPr="00572B8E" w:rsidR="007809ED" w:rsidP="007809ED" w:rsidRDefault="007809ED" w14:paraId="136CD084" w14:textId="77777777">
      <w:pPr>
        <w:rPr>
          <w:rFonts w:ascii=".applesystemui" w:hAnsi=".applesystemui"/>
          <w:b/>
          <w:bCs/>
        </w:rPr>
      </w:pPr>
      <w:r w:rsidRPr="00572B8E">
        <w:rPr>
          <w:rFonts w:ascii=".applesystemui" w:hAnsi=".applesystemui"/>
          <w:b/>
          <w:bCs/>
        </w:rPr>
        <w:t>1. Learning objectives</w:t>
      </w:r>
    </w:p>
    <w:p w:rsidRPr="00572B8E" w:rsidR="007809ED" w:rsidP="007809ED" w:rsidRDefault="007809ED" w14:paraId="50881625" w14:textId="4CC0ED08">
      <w:pPr>
        <w:rPr>
          <w:rFonts w:ascii=".applesystemui" w:hAnsi=".applesystemui"/>
        </w:rPr>
      </w:pPr>
      <w:r w:rsidRPr="00572B8E">
        <w:rPr>
          <w:rFonts w:ascii=".applesystemui" w:hAnsi=".applesystemui"/>
        </w:rPr>
        <w:t xml:space="preserve">(1) Understand the concept of the </w:t>
      </w:r>
      <w:r w:rsidRPr="00572B8E" w:rsidR="00C26565">
        <w:rPr>
          <w:rFonts w:ascii=".applesystemui" w:hAnsi=".applesystemui"/>
          <w:color w:val="EE0000"/>
        </w:rPr>
        <w:t>information cocoon</w:t>
      </w:r>
      <w:r w:rsidRPr="00572B8E">
        <w:rPr>
          <w:rFonts w:ascii=".applesystemui" w:hAnsi=".applesystemui"/>
        </w:rPr>
        <w:t>, its causes, and its effects on personal cognition and social relationships.</w:t>
      </w:r>
    </w:p>
    <w:p w:rsidRPr="00572B8E" w:rsidR="007809ED" w:rsidP="007809ED" w:rsidRDefault="007809ED" w14:paraId="0FC65A24" w14:textId="71E36228">
      <w:pPr>
        <w:rPr>
          <w:rFonts w:ascii=".applesystemui" w:hAnsi=".applesystemui"/>
        </w:rPr>
      </w:pPr>
      <w:r w:rsidRPr="00572B8E">
        <w:rPr>
          <w:rFonts w:ascii=".applesystemui" w:hAnsi=".applesystemui"/>
        </w:rPr>
        <w:t xml:space="preserve">(2) Learn methods to break the </w:t>
      </w:r>
      <w:r w:rsidRPr="00572B8E" w:rsidR="00C26565">
        <w:rPr>
          <w:rFonts w:ascii=".applesystemui" w:hAnsi=".applesystemui"/>
          <w:color w:val="EE0000"/>
        </w:rPr>
        <w:t>information cocoon</w:t>
      </w:r>
      <w:r w:rsidRPr="00572B8E">
        <w:rPr>
          <w:rFonts w:ascii=".applesystemui" w:hAnsi=".applesystemui"/>
        </w:rPr>
        <w:t xml:space="preserve">, including accessing multi-source information and developing </w:t>
      </w:r>
      <w:r w:rsidRPr="00572B8E" w:rsidR="00C26565">
        <w:rPr>
          <w:rFonts w:ascii=".applesystemui" w:hAnsi=".applesystemui"/>
          <w:color w:val="EE0000"/>
        </w:rPr>
        <w:t>critical thinking</w:t>
      </w:r>
      <w:r w:rsidRPr="00572B8E">
        <w:rPr>
          <w:rFonts w:ascii=".applesystemui" w:hAnsi=".applesystemui"/>
        </w:rPr>
        <w:t xml:space="preserve"> skills.</w:t>
      </w:r>
    </w:p>
    <w:p w:rsidR="00D35007" w:rsidP="007809ED" w:rsidRDefault="00D35007" w14:paraId="44497092" w14:textId="77777777">
      <w:pPr>
        <w:rPr>
          <w:rFonts w:ascii=".applesystemui" w:hAnsi=".applesystemui"/>
          <w:b/>
          <w:bCs/>
        </w:rPr>
      </w:pPr>
    </w:p>
    <w:p w:rsidRPr="00572B8E" w:rsidR="007809ED" w:rsidP="007809ED" w:rsidRDefault="007809ED" w14:paraId="1D0E31BF" w14:textId="4F8C33CB">
      <w:pPr>
        <w:rPr>
          <w:rFonts w:ascii=".applesystemui" w:hAnsi=".applesystemui"/>
        </w:rPr>
      </w:pPr>
      <w:r w:rsidRPr="218F1920" w:rsidR="007809ED">
        <w:rPr>
          <w:rFonts w:ascii=".applesystemui" w:hAnsi=".applesystemui"/>
        </w:rPr>
        <w:t xml:space="preserve">Have you ever noticed that when you browse short video platforms or news apps, the system </w:t>
      </w:r>
      <w:r w:rsidRPr="218F1920" w:rsidR="007809ED">
        <w:rPr>
          <w:rFonts w:ascii=".applesystemui" w:hAnsi=".applesystemui"/>
        </w:rPr>
        <w:t>almost always</w:t>
      </w:r>
      <w:r w:rsidRPr="218F1920" w:rsidR="007809ED">
        <w:rPr>
          <w:rFonts w:ascii=".applesystemui" w:hAnsi=".applesystemui"/>
        </w:rPr>
        <w:t xml:space="preserve"> recommends content that you are interested in? For example, </w:t>
      </w:r>
      <w:r w:rsidRPr="218F1920" w:rsidR="007809ED">
        <w:rPr>
          <w:rFonts w:ascii=".applesystemui" w:hAnsi=".applesystemui"/>
        </w:rPr>
        <w:t>Pengqi</w:t>
      </w:r>
      <w:r w:rsidRPr="218F1920" w:rsidR="007809ED">
        <w:rPr>
          <w:rFonts w:ascii=".applesystemui" w:hAnsi=".applesystemui"/>
        </w:rPr>
        <w:t xml:space="preserve"> usually enjoys playing basketball. When he browses short videos, most of the recommendations he gets are about basketball, like news about games and tips for playing. Achen loves </w:t>
      </w:r>
      <w:r w:rsidRPr="218F1920" w:rsidR="007809ED">
        <w:rPr>
          <w:rFonts w:ascii=".applesystemui" w:hAnsi=".applesystemui"/>
        </w:rPr>
        <w:t>wuxia</w:t>
      </w:r>
      <w:r w:rsidRPr="218F1920" w:rsidR="007809ED">
        <w:rPr>
          <w:rFonts w:ascii=".applesystemui" w:hAnsi=".applesystemui"/>
        </w:rPr>
        <w:t xml:space="preserve"> (martial arts) novels. After she opens a news app, all the news she sees is related to </w:t>
      </w:r>
      <w:r w:rsidRPr="218F1920" w:rsidR="007809ED">
        <w:rPr>
          <w:rFonts w:ascii=".applesystemui" w:hAnsi=".applesystemui"/>
        </w:rPr>
        <w:t>wuxia</w:t>
      </w:r>
      <w:r w:rsidRPr="218F1920" w:rsidR="007809ED">
        <w:rPr>
          <w:rFonts w:ascii=".applesystemui" w:hAnsi=".applesystemui"/>
        </w:rPr>
        <w:t xml:space="preserve"> novels, such as analyses of the fighting skills of different heroes and discussions about whether </w:t>
      </w:r>
      <w:ins w:author="Rachel St. John" w:date="2025-08-18T03:35:51.536Z" w:id="383973008">
        <w:r w:rsidRPr="218F1920" w:rsidR="43D4D03F">
          <w:rPr>
            <w:rFonts w:ascii=".applesystemui" w:hAnsi=".applesystemui"/>
          </w:rPr>
          <w:t xml:space="preserve">or not </w:t>
        </w:r>
      </w:ins>
      <w:r w:rsidRPr="218F1920" w:rsidR="007809ED">
        <w:rPr>
          <w:rFonts w:ascii=".applesystemui" w:hAnsi=".applesystemui"/>
        </w:rPr>
        <w:t xml:space="preserve">Jin Yong or Gu Long </w:t>
      </w:r>
      <w:r w:rsidRPr="218F1920" w:rsidR="007809ED">
        <w:rPr>
          <w:rFonts w:ascii=".applesystemui" w:hAnsi=".applesystemui"/>
        </w:rPr>
        <w:t>is the ultimate master</w:t>
      </w:r>
      <w:r w:rsidRPr="218F1920" w:rsidR="007809ED">
        <w:rPr>
          <w:rFonts w:ascii=".applesystemui" w:hAnsi=".applesystemui"/>
        </w:rPr>
        <w:t>.</w:t>
      </w:r>
    </w:p>
    <w:p w:rsidRPr="00572B8E" w:rsidR="007809ED" w:rsidP="007809ED" w:rsidRDefault="007809ED" w14:paraId="44973345" w14:textId="07B943FB">
      <w:pPr>
        <w:rPr>
          <w:rFonts w:ascii=".applesystemui" w:hAnsi=".applesystemui"/>
        </w:rPr>
      </w:pPr>
      <w:r w:rsidRPr="218F1920" w:rsidR="007809ED">
        <w:rPr>
          <w:rFonts w:ascii=".applesystemui" w:hAnsi=".applesystemui"/>
        </w:rPr>
        <w:t xml:space="preserve">This way of getting information, based on </w:t>
      </w:r>
      <w:r w:rsidRPr="218F1920" w:rsidR="00C26565">
        <w:rPr>
          <w:rFonts w:ascii=".applesystemui" w:hAnsi=".applesystemui"/>
          <w:color w:val="EE0000"/>
        </w:rPr>
        <w:t>algorithm recommendation</w:t>
      </w:r>
      <w:r w:rsidRPr="218F1920" w:rsidR="007809ED">
        <w:rPr>
          <w:rFonts w:ascii=".applesystemui" w:hAnsi=".applesystemui"/>
        </w:rPr>
        <w:t>, can precisely target our interests and make the flow of information more specific. On the other hand, it also traps us in an "</w:t>
      </w:r>
      <w:r w:rsidRPr="218F1920" w:rsidR="00C26565">
        <w:rPr>
          <w:rFonts w:ascii=".applesystemui" w:hAnsi=".applesystemui"/>
          <w:color w:val="EE0000"/>
        </w:rPr>
        <w:t>information cocoon</w:t>
      </w:r>
      <w:r w:rsidRPr="218F1920" w:rsidR="007809ED">
        <w:rPr>
          <w:rFonts w:ascii=".applesystemui" w:hAnsi=".applesystemui"/>
        </w:rPr>
        <w:t>." This "</w:t>
      </w:r>
      <w:r w:rsidRPr="218F1920" w:rsidR="00C26565">
        <w:rPr>
          <w:rFonts w:ascii=".applesystemui" w:hAnsi=".applesystemui"/>
          <w:color w:val="EE0000"/>
        </w:rPr>
        <w:t>information cocoon</w:t>
      </w:r>
      <w:r w:rsidRPr="218F1920" w:rsidR="007809ED">
        <w:rPr>
          <w:rFonts w:ascii=".applesystemui" w:hAnsi=".applesystemui"/>
        </w:rPr>
        <w:t>"</w:t>
      </w:r>
      <w:r w:rsidRPr="218F1920" w:rsidR="00EF3C24">
        <w:rPr>
          <w:rFonts w:ascii=".applesystemui" w:hAnsi=".applesystemui"/>
        </w:rPr>
        <w:t xml:space="preserve"> (Figure 5-12)</w:t>
      </w:r>
      <w:r w:rsidRPr="218F1920" w:rsidR="007809ED">
        <w:rPr>
          <w:rFonts w:ascii=".applesystemui" w:hAnsi=".applesystemui"/>
        </w:rPr>
        <w:t xml:space="preserve"> is like a </w:t>
      </w:r>
      <w:ins w:author="Rachel St. John" w:date="2025-08-18T03:36:22.521Z" w:id="1990923702">
        <w:r w:rsidRPr="218F1920" w:rsidR="3BCB0704">
          <w:rPr>
            <w:rFonts w:ascii=".applesystemui" w:hAnsi=".applesystemui"/>
          </w:rPr>
          <w:t>little</w:t>
        </w:r>
      </w:ins>
      <w:ins w:author="Rachel St. John" w:date="2025-08-18T03:37:23.268Z" w:id="1760560236">
        <w:r w:rsidRPr="218F1920" w:rsidR="48DBC161">
          <w:rPr>
            <w:rFonts w:ascii=".applesystemui" w:hAnsi=".applesystemui"/>
          </w:rPr>
          <w:t>,</w:t>
        </w:r>
      </w:ins>
      <w:ins w:author="Rachel St. John" w:date="2025-08-18T03:36:22.521Z" w:id="1730461458">
        <w:r w:rsidRPr="218F1920" w:rsidR="3BCB0704">
          <w:rPr>
            <w:rFonts w:ascii=".applesystemui" w:hAnsi=".applesystemui"/>
          </w:rPr>
          <w:t xml:space="preserve"> </w:t>
        </w:r>
      </w:ins>
      <w:r w:rsidRPr="218F1920" w:rsidR="007809ED">
        <w:rPr>
          <w:rFonts w:ascii=".applesystemui" w:hAnsi=".applesystemui"/>
        </w:rPr>
        <w:t xml:space="preserve">sealed </w:t>
      </w:r>
      <w:del w:author="Rachel St. John" w:date="2025-08-18T03:36:18.243Z" w:id="1058780871">
        <w:r w:rsidRPr="218F1920" w:rsidDel="007809ED">
          <w:rPr>
            <w:rFonts w:ascii=".applesystemui" w:hAnsi=".applesystemui"/>
          </w:rPr>
          <w:delText xml:space="preserve">little </w:delText>
        </w:r>
      </w:del>
      <w:r w:rsidRPr="218F1920" w:rsidR="007809ED">
        <w:rPr>
          <w:rFonts w:ascii=".applesystemui" w:hAnsi=".applesystemui"/>
        </w:rPr>
        <w:t xml:space="preserve">room that only lets us see content we are interested in, causing us to </w:t>
      </w:r>
      <w:r w:rsidRPr="218F1920" w:rsidR="007809ED">
        <w:rPr>
          <w:rFonts w:ascii=".applesystemui" w:hAnsi=".applesystemui"/>
        </w:rPr>
        <w:t>miss out on</w:t>
      </w:r>
      <w:r w:rsidRPr="218F1920" w:rsidR="007809ED">
        <w:rPr>
          <w:rFonts w:ascii=".applesystemui" w:hAnsi=".applesystemui"/>
        </w:rPr>
        <w:t xml:space="preserve"> all sorts of other wonderful information. In this section, we will discuss the reasons why the </w:t>
      </w:r>
      <w:r w:rsidRPr="218F1920" w:rsidR="00C26565">
        <w:rPr>
          <w:rFonts w:ascii=".applesystemui" w:hAnsi=".applesystemui"/>
          <w:color w:val="EE0000"/>
        </w:rPr>
        <w:t>information cocoon</w:t>
      </w:r>
      <w:r w:rsidRPr="218F1920" w:rsidR="007809ED">
        <w:rPr>
          <w:rFonts w:ascii=".applesystemui" w:hAnsi=".applesystemui"/>
        </w:rPr>
        <w:t xml:space="preserve"> is created, the harm it causes, and explore how to break out of this cocoon to embrace a </w:t>
      </w:r>
      <w:r w:rsidRPr="218F1920" w:rsidR="007809ED">
        <w:rPr>
          <w:rFonts w:ascii=".applesystemui" w:hAnsi=".applesystemui"/>
        </w:rPr>
        <w:t>more diverse and rich</w:t>
      </w:r>
      <w:r w:rsidRPr="218F1920" w:rsidR="007809ED">
        <w:rPr>
          <w:rFonts w:ascii=".applesystemui" w:hAnsi=".applesystemui"/>
        </w:rPr>
        <w:t xml:space="preserve"> world of information.</w:t>
      </w:r>
    </w:p>
    <w:p w:rsidRPr="00572B8E" w:rsidR="007809ED" w:rsidP="007809ED" w:rsidRDefault="007809ED" w14:paraId="7796B175" w14:textId="77777777">
      <w:pPr>
        <w:rPr>
          <w:rFonts w:ascii=".applesystemui" w:hAnsi=".applesystemui"/>
        </w:rPr>
      </w:pPr>
      <w:r w:rsidRPr="00572B8E">
        <w:rPr>
          <w:rFonts w:ascii=".applesystemui" w:hAnsi=".applesystemui"/>
          <w:b/>
          <w:bCs/>
        </w:rPr>
        <w:t>1. What is an Information Cocoon?</w:t>
      </w:r>
    </w:p>
    <w:p w:rsidRPr="00572B8E" w:rsidR="007809ED" w:rsidP="007809ED" w:rsidRDefault="007809ED" w14:paraId="6B22DC13" w14:textId="0307BDA4">
      <w:pPr>
        <w:rPr>
          <w:rFonts w:ascii=".applesystemui" w:hAnsi=".applesystemui"/>
        </w:rPr>
      </w:pPr>
      <w:r w:rsidRPr="218F1920" w:rsidR="007809ED">
        <w:rPr>
          <w:rFonts w:ascii=".applesystemui" w:hAnsi=".applesystemui"/>
        </w:rPr>
        <w:t>"</w:t>
      </w:r>
      <w:r w:rsidRPr="218F1920" w:rsidR="00C26565">
        <w:rPr>
          <w:rFonts w:ascii=".applesystemui" w:hAnsi=".applesystemui"/>
          <w:color w:val="EE0000"/>
        </w:rPr>
        <w:t>Information cocoon</w:t>
      </w:r>
      <w:r w:rsidRPr="218F1920" w:rsidR="007809ED">
        <w:rPr>
          <w:rFonts w:ascii=".applesystemui" w:hAnsi=".applesystemui"/>
        </w:rPr>
        <w:t xml:space="preserve">" is a vivid term used to describe how people actively choose information that interests them, which then limits their accessible information to a narrow space, just like a silkworm's cocoon. Simply put, it means we only pay attention to information we like and agree with, while ignoring other opinions or information we </w:t>
      </w:r>
      <w:r w:rsidRPr="218F1920" w:rsidR="007809ED">
        <w:rPr>
          <w:rFonts w:ascii=".applesystemui" w:hAnsi=".applesystemui"/>
        </w:rPr>
        <w:t>don't</w:t>
      </w:r>
      <w:r w:rsidRPr="218F1920" w:rsidR="007809ED">
        <w:rPr>
          <w:rFonts w:ascii=".applesystemui" w:hAnsi=".applesystemui"/>
        </w:rPr>
        <w:t xml:space="preserve"> want to believe. An </w:t>
      </w:r>
      <w:r w:rsidRPr="218F1920" w:rsidR="00C26565">
        <w:rPr>
          <w:rFonts w:ascii=".applesystemui" w:hAnsi=".applesystemui"/>
          <w:color w:val="EE0000"/>
        </w:rPr>
        <w:t>information cocoon</w:t>
      </w:r>
      <w:r w:rsidRPr="218F1920" w:rsidR="007809ED">
        <w:rPr>
          <w:rFonts w:ascii=".applesystemui" w:hAnsi=".applesystemui"/>
        </w:rPr>
        <w:t xml:space="preserve"> is like a </w:t>
      </w:r>
      <w:ins w:author="Rachel St. John" w:date="2025-08-18T03:37:15.77Z" w:id="951304533">
        <w:r w:rsidRPr="218F1920" w:rsidR="3F33FDE1">
          <w:rPr>
            <w:rFonts w:ascii=".applesystemui" w:hAnsi=".applesystemui"/>
          </w:rPr>
          <w:t xml:space="preserve">little, </w:t>
        </w:r>
      </w:ins>
      <w:r w:rsidRPr="218F1920" w:rsidR="007809ED">
        <w:rPr>
          <w:rFonts w:ascii=".applesystemui" w:hAnsi=".applesystemui"/>
        </w:rPr>
        <w:t xml:space="preserve">sealed </w:t>
      </w:r>
      <w:del w:author="Rachel St. John" w:date="2025-08-18T03:37:11.31Z" w:id="122922869">
        <w:r w:rsidRPr="218F1920" w:rsidDel="007809ED">
          <w:rPr>
            <w:rFonts w:ascii=".applesystemui" w:hAnsi=".applesystemui"/>
          </w:rPr>
          <w:delText xml:space="preserve">little </w:delText>
        </w:r>
      </w:del>
      <w:r w:rsidRPr="218F1920" w:rsidR="007809ED">
        <w:rPr>
          <w:rFonts w:ascii=".applesystemui" w:hAnsi=".applesystemui"/>
        </w:rPr>
        <w:t>room that confines us inside, allowing us to see only the information within the room and preventing us from learning about the wider world outside.</w:t>
      </w:r>
    </w:p>
    <w:p w:rsidRPr="00572B8E" w:rsidR="007809ED" w:rsidP="007809ED" w:rsidRDefault="007809ED" w14:paraId="3361A76F" w14:textId="754E7167">
      <w:pPr>
        <w:rPr>
          <w:rFonts w:ascii=".applesystemui" w:hAnsi=".applesystemui"/>
        </w:rPr>
      </w:pPr>
      <w:r w:rsidRPr="00572B8E">
        <w:rPr>
          <w:rFonts w:ascii=".applesystemui" w:hAnsi=".applesystemui"/>
        </w:rPr>
        <w:t xml:space="preserve">The harm of the </w:t>
      </w:r>
      <w:r w:rsidRPr="00572B8E" w:rsidR="00C26565">
        <w:rPr>
          <w:rFonts w:ascii=".applesystemui" w:hAnsi=".applesystemui"/>
          <w:color w:val="EE0000"/>
        </w:rPr>
        <w:t>information cocoon</w:t>
      </w:r>
      <w:r w:rsidRPr="00572B8E">
        <w:rPr>
          <w:rFonts w:ascii=".applesystemui" w:hAnsi=".applesystemui"/>
        </w:rPr>
        <w:t xml:space="preserve"> is mainly seen in three ways. First, it narrows our perspective, making us see only the small part of the world we are interested in, which in turn affects our overall understanding of the world. For instance, a person who only follows entertainment news might know relatively little about science, technology, </w:t>
      </w:r>
      <w:r w:rsidRPr="00572B8E">
        <w:rPr>
          <w:rFonts w:ascii=".applesystemui" w:hAnsi=".applesystemui"/>
        </w:rPr>
        <w:lastRenderedPageBreak/>
        <w:t xml:space="preserve">history, or culture. </w:t>
      </w:r>
      <w:r w:rsidRPr="00572B8E" w:rsidR="00704776">
        <w:rPr>
          <w:rFonts w:ascii=".applesystemui" w:hAnsi=".applesystemui"/>
          <w:color w:val="7030A0"/>
        </w:rPr>
        <w:t>This could, to some extent, limit his professional development and personal growth.</w:t>
      </w:r>
    </w:p>
    <w:p w:rsidRPr="00572B8E" w:rsidR="007809ED" w:rsidP="007809ED" w:rsidRDefault="007809ED" w14:paraId="446121C5" w14:textId="014D806D">
      <w:pPr>
        <w:rPr>
          <w:rFonts w:ascii=".applesystemui" w:hAnsi=".applesystemui"/>
        </w:rPr>
      </w:pPr>
      <w:r w:rsidRPr="218F1920" w:rsidR="007809ED">
        <w:rPr>
          <w:rFonts w:ascii=".applesystemui" w:hAnsi=".applesystemui"/>
        </w:rPr>
        <w:t xml:space="preserve">Second, by staying in an </w:t>
      </w:r>
      <w:r w:rsidRPr="218F1920" w:rsidR="00C26565">
        <w:rPr>
          <w:rFonts w:ascii=".applesystemui" w:hAnsi=".applesystemui"/>
          <w:color w:val="EE0000"/>
        </w:rPr>
        <w:t>information cocoon</w:t>
      </w:r>
      <w:r w:rsidRPr="218F1920" w:rsidR="007809ED">
        <w:rPr>
          <w:rFonts w:ascii=".applesystemui" w:hAnsi=".applesystemui"/>
        </w:rPr>
        <w:t xml:space="preserve"> for a long time</w:t>
      </w:r>
      <w:r w:rsidRPr="218F1920" w:rsidR="00EF3C24">
        <w:rPr>
          <w:rFonts w:ascii=".applesystemui" w:hAnsi=".applesystemui"/>
        </w:rPr>
        <w:t xml:space="preserve"> (Figure 5-13)</w:t>
      </w:r>
      <w:r w:rsidRPr="218F1920" w:rsidR="007809ED">
        <w:rPr>
          <w:rFonts w:ascii=".applesystemui" w:hAnsi=".applesystemui"/>
        </w:rPr>
        <w:t xml:space="preserve">, we constantly reinforce our existing viewpoints and </w:t>
      </w:r>
      <w:r w:rsidRPr="218F1920" w:rsidR="007809ED">
        <w:rPr>
          <w:rFonts w:ascii=".applesystemui" w:hAnsi=".applesystemui"/>
        </w:rPr>
        <w:t>don't</w:t>
      </w:r>
      <w:r w:rsidRPr="218F1920" w:rsidR="007809ED">
        <w:rPr>
          <w:rFonts w:ascii=".applesystemui" w:hAnsi=".applesystemui"/>
        </w:rPr>
        <w:t xml:space="preserve"> </w:t>
      </w:r>
      <w:r w:rsidRPr="218F1920" w:rsidR="007809ED">
        <w:rPr>
          <w:rFonts w:ascii=".applesystemui" w:hAnsi=".applesystemui"/>
        </w:rPr>
        <w:t>encounter</w:t>
      </w:r>
      <w:r w:rsidRPr="218F1920" w:rsidR="007809ED">
        <w:rPr>
          <w:rFonts w:ascii=".applesystemui" w:hAnsi=".applesystemui"/>
        </w:rPr>
        <w:t xml:space="preserve"> different ideas or ways of thinking. This can cause our </w:t>
      </w:r>
      <w:del w:author="Rachel St. John" w:date="2025-08-18T03:38:26.367Z" w:id="1898643783">
        <w:r w:rsidRPr="218F1920" w:rsidDel="007809ED">
          <w:rPr>
            <w:rFonts w:ascii=".applesystemui" w:hAnsi=".applesystemui"/>
          </w:rPr>
          <w:delText xml:space="preserve">thinking </w:delText>
        </w:r>
      </w:del>
      <w:ins w:author="Rachel St. John" w:date="2025-08-18T03:38:32.847Z" w:id="433236303">
        <w:r w:rsidRPr="218F1920" w:rsidR="1AECC801">
          <w:rPr>
            <w:rFonts w:ascii=".applesystemui" w:hAnsi=".applesystemui"/>
          </w:rPr>
          <w:t xml:space="preserve">thought processes </w:t>
        </w:r>
      </w:ins>
      <w:r w:rsidRPr="218F1920" w:rsidR="007809ED">
        <w:rPr>
          <w:rFonts w:ascii=".applesystemui" w:hAnsi=".applesystemui"/>
        </w:rPr>
        <w:t xml:space="preserve">to become rigid and </w:t>
      </w:r>
      <w:r w:rsidRPr="218F1920" w:rsidR="007809ED">
        <w:rPr>
          <w:rFonts w:ascii=".applesystemui" w:hAnsi=".applesystemui"/>
        </w:rPr>
        <w:t>lacking in</w:t>
      </w:r>
      <w:r w:rsidRPr="218F1920" w:rsidR="007809ED">
        <w:rPr>
          <w:rFonts w:ascii=".applesystemui" w:hAnsi=".applesystemui"/>
        </w:rPr>
        <w:t xml:space="preserve"> creativity and </w:t>
      </w:r>
      <w:r w:rsidRPr="218F1920" w:rsidR="00C26565">
        <w:rPr>
          <w:rFonts w:ascii=".applesystemui" w:hAnsi=".applesystemui"/>
          <w:color w:val="EE0000"/>
        </w:rPr>
        <w:t>critical thinking</w:t>
      </w:r>
      <w:r w:rsidRPr="218F1920" w:rsidR="007809ED">
        <w:rPr>
          <w:rFonts w:ascii=".applesystemui" w:hAnsi=".applesystemui"/>
        </w:rPr>
        <w:t xml:space="preserve">. In school and in life, a lack of creativity and </w:t>
      </w:r>
      <w:r w:rsidRPr="218F1920" w:rsidR="00C26565">
        <w:rPr>
          <w:rFonts w:ascii=".applesystemui" w:hAnsi=".applesystemui"/>
          <w:color w:val="EE0000"/>
        </w:rPr>
        <w:t>critical thinking</w:t>
      </w:r>
      <w:r w:rsidRPr="218F1920" w:rsidR="007809ED">
        <w:rPr>
          <w:rFonts w:ascii=".applesystemui" w:hAnsi=".applesystemui"/>
        </w:rPr>
        <w:t xml:space="preserve"> might cause us to miss new ways of solving problems and make it difficult to offer constructive opinions. For example, imagine a team where the leader favors an outdated technical approach. To gain the leader's approval, other members agree unconditionally. This causes the team to form an </w:t>
      </w:r>
      <w:r w:rsidRPr="218F1920" w:rsidR="00C26565">
        <w:rPr>
          <w:rFonts w:ascii=".applesystemui" w:hAnsi=".applesystemui"/>
          <w:color w:val="EE0000"/>
        </w:rPr>
        <w:t>information cocoon</w:t>
      </w:r>
      <w:r w:rsidRPr="218F1920" w:rsidR="007809ED">
        <w:rPr>
          <w:rFonts w:ascii=".applesystemui" w:hAnsi=".applesystemui"/>
        </w:rPr>
        <w:t>, making the leader overly confident. The whole team then lacks an innovative spirit and misses opportunities for growth.</w:t>
      </w:r>
    </w:p>
    <w:p w:rsidRPr="00572B8E" w:rsidR="007809ED" w:rsidP="007809ED" w:rsidRDefault="007809ED" w14:paraId="5D59513D" w14:textId="3FBF85BC">
      <w:pPr>
        <w:rPr>
          <w:rFonts w:ascii=".applesystemui" w:hAnsi=".applesystemui"/>
        </w:rPr>
      </w:pPr>
      <w:r w:rsidRPr="00572B8E">
        <w:rPr>
          <w:rFonts w:ascii=".applesystemui" w:hAnsi=".applesystemui"/>
        </w:rPr>
        <w:t xml:space="preserve">Finally, the </w:t>
      </w:r>
      <w:r w:rsidRPr="00572B8E" w:rsidR="00C26565">
        <w:rPr>
          <w:rFonts w:ascii=".applesystemui" w:hAnsi=".applesystemui"/>
          <w:color w:val="EE0000"/>
        </w:rPr>
        <w:t>information cocoon</w:t>
      </w:r>
      <w:r w:rsidRPr="00572B8E">
        <w:rPr>
          <w:rFonts w:ascii=".applesystemui" w:hAnsi=".applesystemui"/>
        </w:rPr>
        <w:t xml:space="preserve"> can also lead to social division. When different groups of people are all immersed in their own </w:t>
      </w:r>
      <w:r w:rsidRPr="00572B8E" w:rsidR="00C26565">
        <w:rPr>
          <w:rFonts w:ascii=".applesystemui" w:hAnsi=".applesystemui"/>
          <w:color w:val="EE0000"/>
        </w:rPr>
        <w:t>information cocoons</w:t>
      </w:r>
      <w:r w:rsidRPr="00572B8E">
        <w:rPr>
          <w:rFonts w:ascii=".applesystemui" w:hAnsi=".applesystemui"/>
        </w:rPr>
        <w:t xml:space="preserve">, communication and understanding between them gradually decrease, which can easily lead to misunderstandings and conflicts. For example, if people with different political views only see information that aligns with their own positions, the opposition between them will intensify, which is not good for social harmony and stability. </w:t>
      </w:r>
      <w:proofErr w:type="gramStart"/>
      <w:r w:rsidRPr="00572B8E">
        <w:rPr>
          <w:rFonts w:ascii=".applesystemui" w:hAnsi=".applesystemui"/>
        </w:rPr>
        <w:t>In reality, many</w:t>
      </w:r>
      <w:proofErr w:type="gramEnd"/>
      <w:r w:rsidRPr="00572B8E">
        <w:rPr>
          <w:rFonts w:ascii=".applesystemui" w:hAnsi=".applesystemui"/>
        </w:rPr>
        <w:t xml:space="preserve"> social conflicts are caused by different understandings of events, and the </w:t>
      </w:r>
      <w:r w:rsidRPr="00572B8E" w:rsidR="00C26565">
        <w:rPr>
          <w:rFonts w:ascii=".applesystemui" w:hAnsi=".applesystemui"/>
          <w:color w:val="EE0000"/>
        </w:rPr>
        <w:t>information cocoon</w:t>
      </w:r>
      <w:r w:rsidRPr="00572B8E">
        <w:rPr>
          <w:rFonts w:ascii=".applesystemui" w:hAnsi=".applesystemui"/>
        </w:rPr>
        <w:t xml:space="preserve"> undoubtedly worsens these differences in perception.</w:t>
      </w:r>
    </w:p>
    <w:p w:rsidRPr="00572B8E" w:rsidR="007809ED" w:rsidP="007809ED" w:rsidRDefault="007809ED" w14:paraId="468E86B9" w14:textId="77777777">
      <w:pPr>
        <w:rPr>
          <w:rFonts w:ascii=".applesystemui" w:hAnsi=".applesystemui"/>
        </w:rPr>
      </w:pPr>
      <w:r w:rsidRPr="00572B8E">
        <w:rPr>
          <w:rFonts w:ascii=".applesystemui" w:hAnsi=".applesystemui"/>
          <w:b/>
          <w:bCs/>
        </w:rPr>
        <w:t>2. Causes of the Information Cocoon</w:t>
      </w:r>
    </w:p>
    <w:p w:rsidRPr="00572B8E" w:rsidR="007809ED" w:rsidP="007809ED" w:rsidRDefault="007809ED" w14:paraId="64D340D2" w14:textId="4AEFF8A9">
      <w:pPr>
        <w:rPr>
          <w:rFonts w:ascii=".applesystemui" w:hAnsi=".applesystemui"/>
        </w:rPr>
      </w:pPr>
      <w:r w:rsidRPr="00572B8E">
        <w:rPr>
          <w:rFonts w:ascii=".applesystemui" w:hAnsi=".applesystemui"/>
        </w:rPr>
        <w:t xml:space="preserve">The formation of the </w:t>
      </w:r>
      <w:r w:rsidRPr="00572B8E" w:rsidR="00C26565">
        <w:rPr>
          <w:rFonts w:ascii=".applesystemui" w:hAnsi=".applesystemui"/>
          <w:color w:val="EE0000"/>
        </w:rPr>
        <w:t>information cocoon</w:t>
      </w:r>
      <w:r w:rsidRPr="00572B8E">
        <w:rPr>
          <w:rFonts w:ascii=".applesystemui" w:hAnsi=".applesystemui"/>
        </w:rPr>
        <w:t xml:space="preserve"> is largely due to the development of modern information technology and social media. They influence how people get information through </w:t>
      </w:r>
      <w:r w:rsidRPr="00572B8E" w:rsidR="00C26565">
        <w:rPr>
          <w:rFonts w:ascii=".applesystemui" w:hAnsi=".applesystemui"/>
          <w:color w:val="EE0000"/>
        </w:rPr>
        <w:t>personalized recommendation algorithms</w:t>
      </w:r>
      <w:r w:rsidRPr="00572B8E">
        <w:rPr>
          <w:rFonts w:ascii=".applesystemui" w:hAnsi=".applesystemui"/>
        </w:rPr>
        <w:t xml:space="preserve"> and the </w:t>
      </w:r>
      <w:r w:rsidRPr="00572B8E" w:rsidR="00704776">
        <w:rPr>
          <w:rFonts w:ascii=".applesystemui" w:hAnsi=".applesystemui"/>
          <w:color w:val="7030A0"/>
        </w:rPr>
        <w:t>stratospheric effect of social networks</w:t>
      </w:r>
      <w:r w:rsidRPr="00572B8E">
        <w:rPr>
          <w:rFonts w:ascii=".applesystemui" w:hAnsi=".applesystemui"/>
        </w:rPr>
        <w:t>.</w:t>
      </w:r>
    </w:p>
    <w:p w:rsidRPr="00EF3C24" w:rsidR="007809ED" w:rsidP="00EF3C24" w:rsidRDefault="00C26565" w14:paraId="176A9B6C" w14:textId="3C703FA8">
      <w:pPr>
        <w:pStyle w:val="a9"/>
        <w:numPr>
          <w:ilvl w:val="0"/>
          <w:numId w:val="5"/>
        </w:numPr>
        <w:rPr>
          <w:rFonts w:ascii=".applesystemui" w:hAnsi=".applesystemui"/>
        </w:rPr>
      </w:pPr>
      <w:r w:rsidRPr="00EF3C24">
        <w:rPr>
          <w:rFonts w:ascii=".applesystemui" w:hAnsi=".applesystemui"/>
          <w:color w:val="EE0000"/>
        </w:rPr>
        <w:t>Personalized Recommendation Algorithms</w:t>
      </w:r>
    </w:p>
    <w:p w:rsidRPr="00572B8E" w:rsidR="007809ED" w:rsidP="007809ED" w:rsidRDefault="00C26565" w14:paraId="6FD93D9F" w14:textId="013E5AE1">
      <w:pPr>
        <w:rPr>
          <w:rFonts w:ascii=".applesystemui" w:hAnsi=".applesystemui"/>
        </w:rPr>
      </w:pPr>
      <w:r w:rsidRPr="00572B8E">
        <w:rPr>
          <w:rFonts w:ascii=".applesystemui" w:hAnsi=".applesystemui"/>
          <w:color w:val="EE0000"/>
        </w:rPr>
        <w:t>Personalized recommendation algorithms</w:t>
      </w:r>
      <w:r w:rsidRPr="00572B8E" w:rsidR="007809ED">
        <w:rPr>
          <w:rFonts w:ascii=".applesystemui" w:hAnsi=".applesystemui"/>
        </w:rPr>
        <w:t xml:space="preserve"> are a key technological driver in the formation of the </w:t>
      </w:r>
      <w:r w:rsidRPr="00572B8E">
        <w:rPr>
          <w:rFonts w:ascii=".applesystemui" w:hAnsi=".applesystemui"/>
          <w:color w:val="EE0000"/>
        </w:rPr>
        <w:t>information cocoon</w:t>
      </w:r>
      <w:r w:rsidRPr="00572B8E" w:rsidR="007809ED">
        <w:rPr>
          <w:rFonts w:ascii=".applesystemui" w:hAnsi=".applesystemui"/>
        </w:rPr>
        <w:t xml:space="preserve">. These algorithms analyze a user's behavioral data, such as browsing history, likes, and search habits, to predict what content the user might be interested in and then deliver precisely targeted information. While this personalized delivery improves the user experience, it also gradually makes the information the user sees more uniform, limiting their access to diverse information. This uniformity of information is the first reason for the formation of the </w:t>
      </w:r>
      <w:r w:rsidRPr="00572B8E">
        <w:rPr>
          <w:rFonts w:ascii=".applesystemui" w:hAnsi=".applesystemui"/>
          <w:color w:val="EE0000"/>
        </w:rPr>
        <w:t>information cocoon</w:t>
      </w:r>
      <w:r w:rsidRPr="00572B8E" w:rsidR="007809ED">
        <w:rPr>
          <w:rFonts w:ascii=".applesystemui" w:hAnsi=".applesystemui"/>
        </w:rPr>
        <w:t>.</w:t>
      </w:r>
    </w:p>
    <w:p w:rsidRPr="00EF3C24" w:rsidR="007809ED" w:rsidP="00EF3C24" w:rsidRDefault="007809ED" w14:paraId="7C1DF039" w14:textId="4AE775A1">
      <w:pPr>
        <w:pStyle w:val="a9"/>
        <w:numPr>
          <w:ilvl w:val="0"/>
          <w:numId w:val="5"/>
        </w:numPr>
        <w:rPr>
          <w:rFonts w:ascii=".applesystemui" w:hAnsi=".applesystemui"/>
        </w:rPr>
      </w:pPr>
      <w:r w:rsidRPr="00EF3C24">
        <w:rPr>
          <w:rFonts w:ascii=".applesystemui" w:hAnsi=".applesystemui"/>
        </w:rPr>
        <w:t xml:space="preserve">The </w:t>
      </w:r>
      <w:r w:rsidRPr="00EF3C24" w:rsidR="00C26565">
        <w:rPr>
          <w:rFonts w:ascii=".applesystemui" w:hAnsi=".applesystemui"/>
          <w:color w:val="EE0000"/>
        </w:rPr>
        <w:t>Echo Chamber Effect</w:t>
      </w:r>
      <w:r w:rsidRPr="00EF3C24">
        <w:rPr>
          <w:rFonts w:ascii=".applesystemui" w:hAnsi=".applesystemui"/>
        </w:rPr>
        <w:t xml:space="preserve"> of Social Media</w:t>
      </w:r>
    </w:p>
    <w:p w:rsidRPr="00572B8E" w:rsidR="007809ED" w:rsidP="007809ED" w:rsidRDefault="007809ED" w14:paraId="2395B777" w14:textId="625CF0F8">
      <w:pPr>
        <w:rPr>
          <w:rFonts w:ascii=".applesystemui" w:hAnsi=".applesystemui"/>
        </w:rPr>
      </w:pPr>
      <w:r w:rsidRPr="00572B8E">
        <w:rPr>
          <w:rFonts w:ascii=".applesystemui" w:hAnsi=".applesystemui"/>
        </w:rPr>
        <w:t xml:space="preserve">Social media allows people with similar interests to gather, forming relatively closed social circles. One feature of recommendation algorithms is that they pass information </w:t>
      </w:r>
      <w:r w:rsidRPr="00572B8E">
        <w:rPr>
          <w:rFonts w:ascii=".applesystemui" w:hAnsi=".applesystemui"/>
        </w:rPr>
        <w:lastRenderedPageBreak/>
        <w:t>among people with similar interests, which objectively acts to reflect and amplify information. For example, if you post an opinion on social media, the recommendation algorithm will push your post to people who share your interests. Because of the similar viewpoint, they will give positive feedback, much like hearing an echo after shouting into a valley. Through this information-reflection mechanism, social networks allow people with similar interests and levels of understanding to find mutual agreement and comfort within the large cocoon they form together. This phenomenon is called the "</w:t>
      </w:r>
      <w:r w:rsidRPr="00572B8E" w:rsidR="00C26565">
        <w:rPr>
          <w:rFonts w:ascii=".applesystemui" w:hAnsi=".applesystemui"/>
          <w:color w:val="EE0000"/>
        </w:rPr>
        <w:t>echo chamber effect</w:t>
      </w:r>
      <w:r w:rsidRPr="00572B8E">
        <w:rPr>
          <w:rFonts w:ascii=".applesystemui" w:hAnsi=".applesystemui"/>
        </w:rPr>
        <w:t xml:space="preserve">." On international social platforms like Facebook and Twitter, the </w:t>
      </w:r>
      <w:r w:rsidRPr="00572B8E" w:rsidR="00C26565">
        <w:rPr>
          <w:rFonts w:ascii=".applesystemui" w:hAnsi=".applesystemui"/>
          <w:color w:val="EE0000"/>
        </w:rPr>
        <w:t>echo chamber effect</w:t>
      </w:r>
      <w:r w:rsidRPr="00572B8E">
        <w:rPr>
          <w:rFonts w:ascii=".applesystemui" w:hAnsi=".applesystemui"/>
        </w:rPr>
        <w:t xml:space="preserve"> is especially noticeable. By joining interest groups or following opinion leaders in certain fields, users form small, information-enclosed circles, further deepening their agreement with specific viewpoints while ignoring other voices.</w:t>
      </w:r>
    </w:p>
    <w:p w:rsidRPr="00EF3C24" w:rsidR="007809ED" w:rsidP="00EF3C24" w:rsidRDefault="00C26565" w14:paraId="41AC1457" w14:textId="3B8824E8">
      <w:pPr>
        <w:pStyle w:val="a9"/>
        <w:numPr>
          <w:ilvl w:val="0"/>
          <w:numId w:val="5"/>
        </w:numPr>
        <w:rPr>
          <w:rFonts w:ascii=".applesystemui" w:hAnsi=".applesystemui"/>
        </w:rPr>
      </w:pPr>
      <w:r w:rsidRPr="00EF3C24">
        <w:rPr>
          <w:rFonts w:ascii=".applesystemui" w:hAnsi=".applesystemui"/>
          <w:color w:val="EE0000"/>
        </w:rPr>
        <w:t>Information Overload</w:t>
      </w:r>
      <w:r w:rsidRPr="00EF3C24" w:rsidR="007809ED">
        <w:rPr>
          <w:rFonts w:ascii=".applesystemui" w:hAnsi=".applesystemui"/>
        </w:rPr>
        <w:t xml:space="preserve"> and Biased Selection</w:t>
      </w:r>
    </w:p>
    <w:p w:rsidRPr="00572B8E" w:rsidR="007809ED" w:rsidP="007809ED" w:rsidRDefault="007809ED" w14:paraId="01952BB8" w14:textId="0694D36F">
      <w:pPr>
        <w:rPr>
          <w:rFonts w:ascii=".applesystemui" w:hAnsi=".applesystemui"/>
        </w:rPr>
      </w:pPr>
      <w:r w:rsidRPr="00572B8E">
        <w:rPr>
          <w:rFonts w:ascii=".applesystemui" w:hAnsi=".applesystemui"/>
        </w:rPr>
        <w:t xml:space="preserve">In the age of the information explosion, people are surrounded by too much information. This </w:t>
      </w:r>
      <w:r w:rsidRPr="00572B8E" w:rsidR="00C26565">
        <w:rPr>
          <w:rFonts w:ascii=".applesystemui" w:hAnsi=".applesystemui"/>
          <w:color w:val="EE0000"/>
        </w:rPr>
        <w:t>information overload</w:t>
      </w:r>
      <w:r w:rsidRPr="00572B8E">
        <w:rPr>
          <w:rFonts w:ascii=".applesystemui" w:hAnsi=".applesystemui"/>
        </w:rPr>
        <w:t xml:space="preserve"> makes users, when filtering information, tend to accept content that aligns with their own views and interests. This natural human tendency, combined with recommendation algorithms, further strengthens the formation of the </w:t>
      </w:r>
      <w:r w:rsidRPr="00572B8E" w:rsidR="00C26565">
        <w:rPr>
          <w:rFonts w:ascii=".applesystemui" w:hAnsi=".applesystemui"/>
          <w:color w:val="EE0000"/>
        </w:rPr>
        <w:t>information cocoon</w:t>
      </w:r>
      <w:r w:rsidRPr="00572B8E">
        <w:rPr>
          <w:rFonts w:ascii=".applesystemui" w:hAnsi=".applesystemui"/>
        </w:rPr>
        <w:t>.</w:t>
      </w:r>
    </w:p>
    <w:p w:rsidRPr="00572B8E" w:rsidR="007809ED" w:rsidP="007809ED" w:rsidRDefault="007809ED" w14:paraId="52BAEAB7" w14:textId="77777777">
      <w:pPr>
        <w:rPr>
          <w:rFonts w:ascii=".applesystemui" w:hAnsi=".applesystemui"/>
        </w:rPr>
      </w:pPr>
      <w:r w:rsidRPr="00572B8E">
        <w:rPr>
          <w:rFonts w:ascii=".applesystemui" w:hAnsi=".applesystemui"/>
          <w:b/>
          <w:bCs/>
        </w:rPr>
        <w:t>3. Breaking the Information Cocoon</w:t>
      </w:r>
    </w:p>
    <w:p w:rsidRPr="00572B8E" w:rsidR="007809ED" w:rsidP="007809ED" w:rsidRDefault="007809ED" w14:paraId="67CB4326" w14:textId="1A29FBD2">
      <w:pPr>
        <w:rPr>
          <w:rFonts w:ascii=".applesystemui" w:hAnsi=".applesystemui"/>
        </w:rPr>
      </w:pPr>
      <w:r w:rsidRPr="00572B8E">
        <w:rPr>
          <w:rFonts w:ascii=".applesystemui" w:hAnsi=".applesystemui"/>
        </w:rPr>
        <w:t xml:space="preserve">To break the </w:t>
      </w:r>
      <w:r w:rsidRPr="00572B8E" w:rsidR="00C26565">
        <w:rPr>
          <w:rFonts w:ascii=".applesystemui" w:hAnsi=".applesystemui"/>
          <w:color w:val="EE0000"/>
        </w:rPr>
        <w:t>information cocoon</w:t>
      </w:r>
      <w:r w:rsidRPr="00572B8E">
        <w:rPr>
          <w:rFonts w:ascii=".applesystemui" w:hAnsi=".applesystemui"/>
        </w:rPr>
        <w:t>, besides making technical improvements, we ourselves need to actively seek out multi-source information</w:t>
      </w:r>
      <w:r w:rsidR="00EF3C24">
        <w:rPr>
          <w:rFonts w:hint="eastAsia" w:ascii=".applesystemui" w:hAnsi=".applesystemui"/>
        </w:rPr>
        <w:t xml:space="preserve"> (Figure 5-14)</w:t>
      </w:r>
      <w:r w:rsidRPr="00572B8E">
        <w:rPr>
          <w:rFonts w:ascii=".applesystemui" w:hAnsi=".applesystemui"/>
        </w:rPr>
        <w:t xml:space="preserve"> and learn to judge the authority of that information.</w:t>
      </w:r>
    </w:p>
    <w:p w:rsidRPr="00EF3C24" w:rsidR="007809ED" w:rsidP="00EF3C24" w:rsidRDefault="007809ED" w14:paraId="7BDBF7D8" w14:textId="5AFA2E76">
      <w:pPr>
        <w:pStyle w:val="a9"/>
        <w:numPr>
          <w:ilvl w:val="0"/>
          <w:numId w:val="6"/>
        </w:numPr>
        <w:rPr>
          <w:rFonts w:ascii=".applesystemui" w:hAnsi=".applesystemui"/>
        </w:rPr>
      </w:pPr>
      <w:r w:rsidRPr="00EF3C24">
        <w:rPr>
          <w:rFonts w:ascii=".applesystemui" w:hAnsi=".applesystemui"/>
        </w:rPr>
        <w:t>The Importance of Multi-Source Information</w:t>
      </w:r>
    </w:p>
    <w:p w:rsidRPr="00572B8E" w:rsidR="007809ED" w:rsidP="007809ED" w:rsidRDefault="007809ED" w14:paraId="40C02104" w14:textId="77777777">
      <w:pPr>
        <w:rPr>
          <w:rFonts w:ascii=".applesystemui" w:hAnsi=".applesystemui"/>
        </w:rPr>
      </w:pPr>
      <w:r w:rsidRPr="218F1920" w:rsidR="007809ED">
        <w:rPr>
          <w:rFonts w:ascii=".applesystemui" w:hAnsi=".applesystemui"/>
        </w:rPr>
        <w:t xml:space="preserve">Accessing information from </w:t>
      </w:r>
      <w:r w:rsidRPr="218F1920" w:rsidR="007809ED">
        <w:rPr>
          <w:rFonts w:ascii=".applesystemui" w:hAnsi=".applesystemui"/>
        </w:rPr>
        <w:t>different sources</w:t>
      </w:r>
      <w:r w:rsidRPr="218F1920" w:rsidR="007809ED">
        <w:rPr>
          <w:rFonts w:ascii=".applesystemui" w:hAnsi=".applesystemui"/>
        </w:rPr>
        <w:t xml:space="preserve"> can help us understand more facts and viewpoints, broadening our horizons. For example, besides reading entertainment news, you can also try reading </w:t>
      </w:r>
      <w:del w:author="Rachel St. John" w:date="2025-08-18T03:41:47.786Z" w:id="303423665">
        <w:r w:rsidRPr="218F1920" w:rsidDel="007809ED">
          <w:rPr>
            <w:rFonts w:ascii=".applesystemui" w:hAnsi=".applesystemui"/>
          </w:rPr>
          <w:delText xml:space="preserve">some </w:delText>
        </w:r>
      </w:del>
      <w:r w:rsidRPr="218F1920" w:rsidR="007809ED">
        <w:rPr>
          <w:rFonts w:ascii=".applesystemui" w:hAnsi=".applesystemui"/>
        </w:rPr>
        <w:t xml:space="preserve">science magazines, history books, and literary works. This can help you learn more about different subjects and cultures. At the same time, watching movies of different genres, like documentaries, historical films, and sci-fi movies, can also show us </w:t>
      </w:r>
      <w:r w:rsidRPr="218F1920" w:rsidR="007809ED">
        <w:rPr>
          <w:rFonts w:ascii=".applesystemui" w:hAnsi=".applesystemui"/>
        </w:rPr>
        <w:t>different ways</w:t>
      </w:r>
      <w:r w:rsidRPr="218F1920" w:rsidR="007809ED">
        <w:rPr>
          <w:rFonts w:ascii=".applesystemui" w:hAnsi=".applesystemui"/>
        </w:rPr>
        <w:t xml:space="preserve"> of life and </w:t>
      </w:r>
      <w:r w:rsidRPr="218F1920" w:rsidR="007809ED">
        <w:rPr>
          <w:rFonts w:ascii=".applesystemui" w:hAnsi=".applesystemui"/>
        </w:rPr>
        <w:t>thought</w:t>
      </w:r>
      <w:r w:rsidRPr="218F1920" w:rsidR="007809ED">
        <w:rPr>
          <w:rFonts w:ascii=".applesystemui" w:hAnsi=".applesystemui"/>
        </w:rPr>
        <w:t>.</w:t>
      </w:r>
    </w:p>
    <w:p w:rsidRPr="00572B8E" w:rsidR="007809ED" w:rsidP="007809ED" w:rsidRDefault="007809ED" w14:paraId="25BF608F" w14:textId="38731993">
      <w:pPr>
        <w:rPr>
          <w:rFonts w:ascii=".applesystemui" w:hAnsi=".applesystemui"/>
        </w:rPr>
      </w:pPr>
      <w:r w:rsidRPr="218F1920" w:rsidR="007809ED">
        <w:rPr>
          <w:rFonts w:ascii=".applesystemui" w:hAnsi=".applesystemui"/>
        </w:rPr>
        <w:t xml:space="preserve">Increasing the diversity of </w:t>
      </w:r>
      <w:del w:author="Rachel St. John" w:date="2025-08-18T03:42:19.827Z" w:id="1130511532">
        <w:r w:rsidRPr="218F1920" w:rsidDel="007809ED">
          <w:rPr>
            <w:rFonts w:ascii=".applesystemui" w:hAnsi=".applesystemui"/>
          </w:rPr>
          <w:delText xml:space="preserve">your </w:delText>
        </w:r>
      </w:del>
      <w:r w:rsidRPr="218F1920" w:rsidR="007809ED">
        <w:rPr>
          <w:rFonts w:ascii=".applesystemui" w:hAnsi=".applesystemui"/>
        </w:rPr>
        <w:t xml:space="preserve">information sources helps develop our </w:t>
      </w:r>
      <w:r w:rsidRPr="218F1920" w:rsidR="00C26565">
        <w:rPr>
          <w:rFonts w:ascii=".applesystemui" w:hAnsi=".applesystemui"/>
          <w:color w:val="EE0000"/>
        </w:rPr>
        <w:t>critical thinking</w:t>
      </w:r>
      <w:r w:rsidRPr="218F1920" w:rsidR="007809ED">
        <w:rPr>
          <w:rFonts w:ascii=".applesystemui" w:hAnsi=".applesystemui"/>
        </w:rPr>
        <w:t xml:space="preserve">. </w:t>
      </w:r>
      <w:r w:rsidRPr="218F1920" w:rsidR="007809ED">
        <w:rPr>
          <w:rFonts w:ascii=".applesystemui" w:hAnsi=".applesystemui"/>
        </w:rPr>
        <w:t xml:space="preserve">When we encounter different viewpoints and pieces of information, we </w:t>
      </w:r>
      <w:r w:rsidRPr="218F1920" w:rsidR="007809ED">
        <w:rPr>
          <w:rFonts w:ascii=".applesystemui" w:hAnsi=".applesystemui"/>
        </w:rPr>
        <w:t>have to</w:t>
      </w:r>
      <w:r w:rsidRPr="218F1920" w:rsidR="007809ED">
        <w:rPr>
          <w:rFonts w:ascii=".applesystemui" w:hAnsi=".applesystemui"/>
        </w:rPr>
        <w:t xml:space="preserve"> analyze and judge them.</w:t>
      </w:r>
      <w:r w:rsidRPr="218F1920" w:rsidR="007809ED">
        <w:rPr>
          <w:rFonts w:ascii=".applesystemui" w:hAnsi=".applesystemui"/>
        </w:rPr>
        <w:t xml:space="preserve"> For example, when studying history, we can read the works of different historians to understand their different perspectives on the same historical event. By comparing and thinking, we can better see issues from different angles and not be easily swayed by a single viewpoint.</w:t>
      </w:r>
    </w:p>
    <w:p w:rsidRPr="00572B8E" w:rsidR="007809ED" w:rsidP="007809ED" w:rsidRDefault="007809ED" w14:paraId="39E81A14" w14:textId="77777777">
      <w:pPr>
        <w:rPr>
          <w:rFonts w:ascii=".applesystemui" w:hAnsi=".applesystemui"/>
        </w:rPr>
      </w:pPr>
      <w:r w:rsidRPr="00572B8E">
        <w:rPr>
          <w:rFonts w:ascii=".applesystemui" w:hAnsi=".applesystemui"/>
        </w:rPr>
        <w:t xml:space="preserve">Furthermore, increasing the diversity of information sources can also promote </w:t>
      </w:r>
      <w:r w:rsidRPr="00572B8E">
        <w:rPr>
          <w:rFonts w:ascii=".applesystemui" w:hAnsi=".applesystemui"/>
        </w:rPr>
        <w:lastRenderedPageBreak/>
        <w:t>communication and understanding between different groups of people, reducing misunderstanding and conflict. For instance, at school or in the community, we can actively participate in cross-disciplinary exchange activities, such as science fairs, cultural festivals, or volunteer services. Through these activities, we can communicate and cooperate with people from different backgrounds, increase mutual understanding and friendship, and at the same time, avoid having a narrow set of knowledge and ideas.</w:t>
      </w:r>
    </w:p>
    <w:p w:rsidRPr="00572B8E" w:rsidR="007809ED" w:rsidP="00E846AD" w:rsidRDefault="00E846AD" w14:paraId="183D39B9" w14:textId="04C00014">
      <w:pPr>
        <w:rPr>
          <w:rFonts w:ascii=".applesystemui" w:hAnsi=".applesystemui"/>
        </w:rPr>
      </w:pPr>
      <w:r>
        <w:rPr>
          <w:rFonts w:hint="eastAsia" w:ascii=".applesystemui" w:hAnsi=".applesystemui"/>
        </w:rPr>
        <w:t>2</w:t>
      </w:r>
      <w:r>
        <w:rPr>
          <w:rFonts w:hint="eastAsia" w:ascii=".applesystemui" w:hAnsi=".applesystemui"/>
        </w:rPr>
        <w:t>）</w:t>
      </w:r>
      <w:r>
        <w:rPr>
          <w:rFonts w:hint="eastAsia" w:ascii=".applesystemui" w:hAnsi=".applesystemui"/>
        </w:rPr>
        <w:t xml:space="preserve"> </w:t>
      </w:r>
      <w:r w:rsidRPr="00572B8E" w:rsidR="007809ED">
        <w:rPr>
          <w:rFonts w:ascii=".applesystemui" w:hAnsi=".applesystemui"/>
        </w:rPr>
        <w:t>Identifying the Reliability of Information</w:t>
      </w:r>
    </w:p>
    <w:p w:rsidRPr="00572B8E" w:rsidR="007809ED" w:rsidP="007809ED" w:rsidRDefault="007809ED" w14:paraId="7FDC3A7B" w14:textId="5A45CB01">
      <w:pPr>
        <w:rPr>
          <w:rFonts w:ascii=".applesystemui" w:hAnsi=".applesystemui"/>
        </w:rPr>
      </w:pPr>
      <w:r w:rsidRPr="218F1920" w:rsidR="007809ED">
        <w:rPr>
          <w:rFonts w:ascii=".applesystemui" w:hAnsi=".applesystemui"/>
        </w:rPr>
        <w:t xml:space="preserve">Different information sources have </w:t>
      </w:r>
      <w:r w:rsidRPr="218F1920" w:rsidR="007809ED">
        <w:rPr>
          <w:rFonts w:ascii=".applesystemui" w:hAnsi=".applesystemui"/>
        </w:rPr>
        <w:t>different levels</w:t>
      </w:r>
      <w:r w:rsidRPr="218F1920" w:rsidR="007809ED">
        <w:rPr>
          <w:rFonts w:ascii=".applesystemui" w:hAnsi=".applesystemui"/>
        </w:rPr>
        <w:t xml:space="preserve"> of reliability. Information published by authoritative media and professional organizations is usually quite reliable, while information from unknown sources needs to be treated with caution. We can evaluate credibility by carefully checking the publisher, publication date, and source of the information</w:t>
      </w:r>
      <w:r w:rsidRPr="218F1920" w:rsidR="00E846AD">
        <w:rPr>
          <w:rFonts w:ascii=".applesystemui" w:hAnsi=".applesystemui"/>
        </w:rPr>
        <w:t xml:space="preserve"> (Figure 5-15)</w:t>
      </w:r>
      <w:r w:rsidRPr="218F1920" w:rsidR="007809ED">
        <w:rPr>
          <w:rFonts w:ascii=".applesystemui" w:hAnsi=".applesystemui"/>
        </w:rPr>
        <w:t xml:space="preserve">. For example, when learning about science, we can refer to authoritative science magazines and the works of famous scholars. We should be wary of information from untrustworthy websites, and we especially cannot </w:t>
      </w:r>
      <w:del w:author="Rachel St. John" w:date="2025-08-18T03:44:07.508Z" w:id="360617830">
        <w:r w:rsidRPr="218F1920" w:rsidDel="007809ED">
          <w:rPr>
            <w:rFonts w:ascii=".applesystemui" w:hAnsi=".applesystemui"/>
          </w:rPr>
          <w:delText xml:space="preserve">easily </w:delText>
        </w:r>
      </w:del>
      <w:ins w:author="Rachel St. John" w:date="2025-08-18T03:44:11.497Z" w:id="1317700195">
        <w:r w:rsidRPr="218F1920" w:rsidR="24E26B06">
          <w:rPr>
            <w:rFonts w:ascii=".applesystemui" w:hAnsi=".applesystemui"/>
          </w:rPr>
          <w:t xml:space="preserve">automatically </w:t>
        </w:r>
      </w:ins>
      <w:r w:rsidRPr="218F1920" w:rsidR="007809ED">
        <w:rPr>
          <w:rFonts w:ascii=".applesystemui" w:hAnsi=".applesystemui"/>
        </w:rPr>
        <w:t>trust information from "we media" or independent content creators.</w:t>
      </w:r>
    </w:p>
    <w:p w:rsidRPr="00572B8E" w:rsidR="007809ED" w:rsidP="007809ED" w:rsidRDefault="007809ED" w14:paraId="3EBC7D71" w14:textId="2DC205FC">
      <w:pPr>
        <w:rPr>
          <w:rFonts w:ascii=".applesystemui" w:hAnsi=".applesystemui"/>
        </w:rPr>
      </w:pPr>
      <w:r w:rsidRPr="218F1920" w:rsidR="007809ED">
        <w:rPr>
          <w:rFonts w:ascii=".applesystemui" w:hAnsi=".applesystemui"/>
        </w:rPr>
        <w:t xml:space="preserve">You should compare multiple information sources and pay attention to media outlets that </w:t>
      </w:r>
      <w:r w:rsidRPr="218F1920" w:rsidR="007809ED">
        <w:rPr>
          <w:rFonts w:ascii=".applesystemui" w:hAnsi=".applesystemui"/>
        </w:rPr>
        <w:t>frequently</w:t>
      </w:r>
      <w:r w:rsidRPr="218F1920" w:rsidR="007809ED">
        <w:rPr>
          <w:rFonts w:ascii=".applesystemui" w:hAnsi=".applesystemui"/>
        </w:rPr>
        <w:t xml:space="preserve"> publish incorrect information. </w:t>
      </w:r>
      <w:r w:rsidRPr="218F1920" w:rsidR="007809ED">
        <w:rPr>
          <w:rFonts w:ascii=".applesystemui" w:hAnsi=".applesystemui"/>
        </w:rPr>
        <w:t xml:space="preserve">For example, when learning about a news event, we can read reports from different media outlets </w:t>
      </w:r>
      <w:r w:rsidRPr="218F1920" w:rsidR="007809ED">
        <w:rPr>
          <w:rFonts w:ascii=".applesystemui" w:hAnsi=".applesystemui"/>
        </w:rPr>
        <w:t>and also</w:t>
      </w:r>
      <w:r w:rsidRPr="218F1920" w:rsidR="007809ED">
        <w:rPr>
          <w:rFonts w:ascii=".applesystemui" w:hAnsi=".applesystemui"/>
        </w:rPr>
        <w:t xml:space="preserve"> check social media and forums to understand different public opinions.</w:t>
      </w:r>
      <w:r w:rsidRPr="218F1920" w:rsidR="007809ED">
        <w:rPr>
          <w:rFonts w:ascii=".applesystemui" w:hAnsi=".applesystemui"/>
        </w:rPr>
        <w:t xml:space="preserve"> After the event has passed, reflect and </w:t>
      </w:r>
      <w:r w:rsidRPr="218F1920" w:rsidR="007809ED">
        <w:rPr>
          <w:rFonts w:ascii=".applesystemui" w:hAnsi=".applesystemui"/>
        </w:rPr>
        <w:t>determine</w:t>
      </w:r>
      <w:r w:rsidRPr="218F1920" w:rsidR="007809ED">
        <w:rPr>
          <w:rFonts w:ascii=".applesystemui" w:hAnsi=".applesystemui"/>
        </w:rPr>
        <w:t xml:space="preserve"> which sources were serious, responsible, and reliable, and which were just seeking attention and</w:t>
      </w:r>
      <w:ins w:author="Rachel St. John" w:date="2025-08-18T03:44:48.007Z" w:id="1970290933">
        <w:r w:rsidRPr="218F1920" w:rsidR="48107530">
          <w:rPr>
            <w:rFonts w:ascii=".applesystemui" w:hAnsi=".applesystemui"/>
          </w:rPr>
          <w:t xml:space="preserve"> were</w:t>
        </w:r>
      </w:ins>
      <w:r w:rsidRPr="218F1920" w:rsidR="007809ED">
        <w:rPr>
          <w:rFonts w:ascii=".applesystemui" w:hAnsi=".applesystemui"/>
        </w:rPr>
        <w:t xml:space="preserve"> full of lies. </w:t>
      </w:r>
      <w:r w:rsidRPr="218F1920" w:rsidR="00704776">
        <w:rPr>
          <w:rFonts w:ascii=".applesystemui" w:hAnsi=".applesystemui"/>
          <w:color w:val="7030A0"/>
        </w:rPr>
        <w:t xml:space="preserve">Over time, you will be able to </w:t>
      </w:r>
      <w:r w:rsidRPr="218F1920" w:rsidR="00704776">
        <w:rPr>
          <w:rFonts w:ascii=".applesystemui" w:hAnsi=".applesystemui"/>
          <w:color w:val="7030A0"/>
        </w:rPr>
        <w:t>identify</w:t>
      </w:r>
      <w:r w:rsidRPr="218F1920" w:rsidR="007809ED">
        <w:rPr>
          <w:rFonts w:ascii=".applesystemui" w:hAnsi=".applesystemui"/>
        </w:rPr>
        <w:t xml:space="preserve"> which media outlets have high credibility.</w:t>
      </w:r>
    </w:p>
    <w:p w:rsidRPr="00572B8E" w:rsidR="007809ED" w:rsidP="007809ED" w:rsidRDefault="007809ED" w14:paraId="60251C29" w14:textId="23BA0809">
      <w:pPr>
        <w:rPr>
          <w:rFonts w:ascii=".applesystemui" w:hAnsi=".applesystemui"/>
        </w:rPr>
      </w:pPr>
      <w:r w:rsidRPr="218F1920" w:rsidR="007809ED">
        <w:rPr>
          <w:rFonts w:ascii=".applesystemui" w:hAnsi=".applesystemui"/>
        </w:rPr>
        <w:t xml:space="preserve">Developing </w:t>
      </w:r>
      <w:r w:rsidRPr="218F1920" w:rsidR="00C26565">
        <w:rPr>
          <w:rFonts w:ascii=".applesystemui" w:hAnsi=".applesystemui"/>
          <w:color w:val="EE0000"/>
        </w:rPr>
        <w:t>critical thinking</w:t>
      </w:r>
      <w:r w:rsidRPr="218F1920" w:rsidR="007809ED">
        <w:rPr>
          <w:rFonts w:ascii=".applesystemui" w:hAnsi=".applesystemui"/>
        </w:rPr>
        <w:t xml:space="preserve"> also helps improve the ability to judge the reliability of information. We must learn to question and </w:t>
      </w:r>
      <w:r w:rsidRPr="218F1920" w:rsidR="007809ED">
        <w:rPr>
          <w:rFonts w:ascii=".applesystemui" w:hAnsi=".applesystemui"/>
        </w:rPr>
        <w:t>think</w:t>
      </w:r>
      <w:del w:author="Rachel St. John" w:date="2025-08-18T03:45:09.922Z" w:id="1273513314">
        <w:r w:rsidRPr="218F1920" w:rsidDel="007809ED">
          <w:rPr>
            <w:rFonts w:ascii=".applesystemui" w:hAnsi=".applesystemui"/>
          </w:rPr>
          <w:delText>,</w:delText>
        </w:r>
      </w:del>
      <w:r w:rsidRPr="218F1920" w:rsidR="007809ED">
        <w:rPr>
          <w:rFonts w:ascii=".applesystemui" w:hAnsi=".applesystemui"/>
        </w:rPr>
        <w:t xml:space="preserve"> and</w:t>
      </w:r>
      <w:r w:rsidRPr="218F1920" w:rsidR="007809ED">
        <w:rPr>
          <w:rFonts w:ascii=".applesystemui" w:hAnsi=".applesystemui"/>
        </w:rPr>
        <w:t xml:space="preserve"> not blindly believe everything we see. For instance, when you read an article from an independent content creator, you should think about whether the article's logic is coherent, whether the data is </w:t>
      </w:r>
      <w:r w:rsidRPr="218F1920" w:rsidR="007809ED">
        <w:rPr>
          <w:rFonts w:ascii=".applesystemui" w:hAnsi=".applesystemui"/>
        </w:rPr>
        <w:t>objective</w:t>
      </w:r>
      <w:r w:rsidRPr="218F1920" w:rsidR="007809ED">
        <w:rPr>
          <w:rFonts w:ascii=".applesystemui" w:hAnsi=".applesystemui"/>
        </w:rPr>
        <w:t xml:space="preserve">, if there is enough evidence, and whether there is a causal relationship between the opinions and the evidence. </w:t>
      </w:r>
      <w:r w:rsidRPr="218F1920" w:rsidR="007809ED">
        <w:rPr>
          <w:rFonts w:ascii=".applesystemui" w:hAnsi=".applesystemui"/>
        </w:rPr>
        <w:t xml:space="preserve">By thinking more, you will gradually develop a sharp critical sense about things, which will prevent you from being swayed by others' opinions </w:t>
      </w:r>
      <w:r w:rsidRPr="218F1920" w:rsidR="007809ED">
        <w:rPr>
          <w:rFonts w:ascii=".applesystemui" w:hAnsi=".applesystemui"/>
        </w:rPr>
        <w:t>and also</w:t>
      </w:r>
      <w:r w:rsidRPr="218F1920" w:rsidR="007809ED">
        <w:rPr>
          <w:rFonts w:ascii=".applesystemui" w:hAnsi=".applesystemui"/>
        </w:rPr>
        <w:t xml:space="preserve"> keep you from unknowingly falling into an </w:t>
      </w:r>
      <w:r w:rsidRPr="218F1920" w:rsidR="00C26565">
        <w:rPr>
          <w:rFonts w:ascii=".applesystemui" w:hAnsi=".applesystemui"/>
          <w:color w:val="EE0000"/>
        </w:rPr>
        <w:t>information cocoon</w:t>
      </w:r>
      <w:r w:rsidRPr="218F1920" w:rsidR="007809ED">
        <w:rPr>
          <w:rFonts w:ascii=".applesystemui" w:hAnsi=".applesystemui"/>
        </w:rPr>
        <w:t>.</w:t>
      </w:r>
    </w:p>
    <w:p w:rsidRPr="00572B8E" w:rsidR="007809ED" w:rsidP="007809ED" w:rsidRDefault="007809ED" w14:paraId="0AB62F02" w14:textId="77777777">
      <w:pPr>
        <w:rPr>
          <w:rFonts w:ascii=".applesystemui" w:hAnsi=".applesystemui"/>
          <w:b/>
          <w:bCs/>
        </w:rPr>
      </w:pPr>
      <w:r w:rsidRPr="00572B8E">
        <w:rPr>
          <w:rFonts w:ascii=".applesystemui" w:hAnsi=".applesystemui"/>
          <w:b/>
          <w:bCs/>
        </w:rPr>
        <w:t>Summary</w:t>
      </w:r>
    </w:p>
    <w:p w:rsidRPr="00572B8E" w:rsidR="007809ED" w:rsidP="007809ED" w:rsidRDefault="007809ED" w14:paraId="0A36189A" w14:textId="019B88BC">
      <w:pPr>
        <w:rPr>
          <w:rFonts w:ascii=".applesystemui" w:hAnsi=".applesystemui"/>
        </w:rPr>
      </w:pPr>
      <w:r w:rsidRPr="218F1920" w:rsidR="007809ED">
        <w:rPr>
          <w:rFonts w:ascii=".applesystemui" w:hAnsi=".applesystemui"/>
        </w:rPr>
        <w:t xml:space="preserve">The </w:t>
      </w:r>
      <w:r w:rsidRPr="218F1920" w:rsidR="00C26565">
        <w:rPr>
          <w:rFonts w:ascii=".applesystemui" w:hAnsi=".applesystemui"/>
          <w:color w:val="EE0000"/>
        </w:rPr>
        <w:t>information cocoon</w:t>
      </w:r>
      <w:r w:rsidRPr="218F1920" w:rsidR="007809ED">
        <w:rPr>
          <w:rFonts w:ascii=".applesystemui" w:hAnsi=".applesystemui"/>
        </w:rPr>
        <w:t xml:space="preserve"> is a major challenge we face in the information age. If we fall into a cocoon without realizing it, it will have an immeasurable negative impact on our personal development. To break out of the </w:t>
      </w:r>
      <w:r w:rsidRPr="218F1920" w:rsidR="00C26565">
        <w:rPr>
          <w:rFonts w:ascii=".applesystemui" w:hAnsi=".applesystemui"/>
          <w:color w:val="EE0000"/>
        </w:rPr>
        <w:t>information cocoon</w:t>
      </w:r>
      <w:r w:rsidRPr="218F1920" w:rsidR="007809ED">
        <w:rPr>
          <w:rFonts w:ascii=".applesystemui" w:hAnsi=".applesystemui"/>
        </w:rPr>
        <w:t xml:space="preserve">, we can increase the diversity of our information sources, compare the authority and reliability of </w:t>
      </w:r>
      <w:r w:rsidRPr="218F1920" w:rsidR="007809ED">
        <w:rPr>
          <w:rFonts w:ascii=".applesystemui" w:hAnsi=".applesystemui"/>
        </w:rPr>
        <w:t>different sources</w:t>
      </w:r>
      <w:r w:rsidRPr="218F1920" w:rsidR="007809ED">
        <w:rPr>
          <w:rFonts w:ascii=".applesystemui" w:hAnsi=".applesystemui"/>
        </w:rPr>
        <w:t xml:space="preserve">, and make rational judgments through careful evaluation and thought. </w:t>
      </w:r>
      <w:r w:rsidRPr="218F1920" w:rsidR="007809ED">
        <w:rPr>
          <w:rFonts w:ascii=".applesystemui" w:hAnsi=".applesystemui"/>
        </w:rPr>
        <w:t>As long as</w:t>
      </w:r>
      <w:r w:rsidRPr="218F1920" w:rsidR="007809ED">
        <w:rPr>
          <w:rFonts w:ascii=".applesystemui" w:hAnsi=".applesystemui"/>
        </w:rPr>
        <w:t xml:space="preserve"> </w:t>
      </w:r>
      <w:r w:rsidRPr="218F1920" w:rsidR="007809ED">
        <w:rPr>
          <w:rFonts w:ascii=".applesystemui" w:hAnsi=".applesystemui"/>
        </w:rPr>
        <w:t xml:space="preserve">we set aside our preconceived notions, accept different voices with an open mind, and think deeply, we can break through the </w:t>
      </w:r>
      <w:r w:rsidRPr="218F1920" w:rsidR="00C26565">
        <w:rPr>
          <w:rFonts w:ascii=".applesystemui" w:hAnsi=".applesystemui"/>
          <w:color w:val="EE0000"/>
        </w:rPr>
        <w:t>information cocoon</w:t>
      </w:r>
      <w:r w:rsidRPr="218F1920" w:rsidR="007809ED">
        <w:rPr>
          <w:rFonts w:ascii=".applesystemui" w:hAnsi=".applesystemui"/>
        </w:rPr>
        <w:t xml:space="preserve"> while also continuously breaking through our own limits. We can create some concrete action plans, such as reading a book from a different genre each week, following</w:t>
      </w:r>
      <w:del w:author="Rachel St. John" w:date="2025-08-18T03:46:22.606Z" w:id="749345626">
        <w:r w:rsidRPr="218F1920" w:rsidDel="007809ED">
          <w:rPr>
            <w:rFonts w:ascii=".applesystemui" w:hAnsi=".applesystemui"/>
          </w:rPr>
          <w:delText xml:space="preserve"> a few</w:delText>
        </w:r>
      </w:del>
      <w:r w:rsidRPr="218F1920" w:rsidR="007809ED">
        <w:rPr>
          <w:rFonts w:ascii=".applesystemui" w:hAnsi=".applesystemui"/>
        </w:rPr>
        <w:t xml:space="preserve"> news websites from different fields, and </w:t>
      </w:r>
      <w:r w:rsidRPr="218F1920" w:rsidR="007809ED">
        <w:rPr>
          <w:rFonts w:ascii=".applesystemui" w:hAnsi=".applesystemui"/>
        </w:rPr>
        <w:t>participating</w:t>
      </w:r>
      <w:r w:rsidRPr="218F1920" w:rsidR="007809ED">
        <w:rPr>
          <w:rFonts w:ascii=".applesystemui" w:hAnsi=".applesystemui"/>
        </w:rPr>
        <w:t xml:space="preserve"> in </w:t>
      </w:r>
      <w:del w:author="Rachel St. John" w:date="2025-08-18T03:46:37.916Z" w:id="1920417951">
        <w:r w:rsidRPr="218F1920" w:rsidDel="007809ED">
          <w:rPr>
            <w:rFonts w:ascii=".applesystemui" w:hAnsi=".applesystemui"/>
          </w:rPr>
          <w:delText xml:space="preserve">some </w:delText>
        </w:r>
      </w:del>
      <w:r w:rsidRPr="218F1920" w:rsidR="007809ED">
        <w:rPr>
          <w:rFonts w:ascii=".applesystemui" w:hAnsi=".applesystemui"/>
        </w:rPr>
        <w:t>cross-disciplinary exchange activities. Through these actions, we can gradually broaden our horizons and ways of thinking.</w:t>
      </w:r>
    </w:p>
    <w:p w:rsidRPr="00572B8E" w:rsidR="007809ED" w:rsidP="007809ED" w:rsidRDefault="0091380C" w14:paraId="585A7A40" w14:textId="77777777">
      <w:pPr>
        <w:rPr>
          <w:rFonts w:ascii=".applesystemui" w:hAnsi=".applesystemui"/>
        </w:rPr>
      </w:pPr>
      <w:r w:rsidRPr="00572B8E">
        <w:rPr>
          <w:rFonts w:ascii=".applesystemui" w:hAnsi=".applesystemui"/>
        </w:rPr>
        <w:pict w14:anchorId="72C2E7AD">
          <v:rect id="_x0000_i1025" style="width:0;height:1.5pt" o:hr="t" o:hrstd="t" o:hrnoshade="t" o:hralign="center" fillcolor="#1b1c1d" stroked="f"/>
        </w:pict>
      </w:r>
    </w:p>
    <w:p w:rsidRPr="00572B8E" w:rsidR="007809ED" w:rsidP="007809ED" w:rsidRDefault="007809ED" w14:paraId="2210CCD5" w14:textId="6617B45B">
      <w:pPr>
        <w:rPr>
          <w:rFonts w:ascii=".applesystemui" w:hAnsi=".applesystemui"/>
        </w:rPr>
      </w:pPr>
      <w:r w:rsidRPr="00572B8E">
        <w:rPr>
          <w:rFonts w:ascii=".applesystemui" w:hAnsi=".applesystemui"/>
          <w:b/>
          <w:bCs/>
        </w:rPr>
        <w:t>Figure Captions:</w:t>
      </w:r>
    </w:p>
    <w:p w:rsidRPr="00572B8E" w:rsidR="007809ED" w:rsidP="0091380C" w:rsidRDefault="007809ED" w14:paraId="798ECA36" w14:textId="77777777">
      <w:pPr>
        <w:rPr>
          <w:rFonts w:ascii=".applesystemui" w:hAnsi=".applesystemui"/>
        </w:rPr>
      </w:pPr>
      <w:r w:rsidRPr="00572B8E">
        <w:rPr>
          <w:rFonts w:ascii=".applesystemui" w:hAnsi=".applesystemui"/>
          <w:b/>
          <w:bCs/>
        </w:rPr>
        <w:t>Figure 5-12:</w:t>
      </w:r>
      <w:r w:rsidRPr="00572B8E">
        <w:rPr>
          <w:rFonts w:ascii=".applesystemui" w:hAnsi=".applesystemui"/>
        </w:rPr>
        <w:t xml:space="preserve"> The "information cocoon" makes the information people receive narrow and one-sided.</w:t>
      </w:r>
    </w:p>
    <w:p w:rsidRPr="00572B8E" w:rsidR="007809ED" w:rsidP="0091380C" w:rsidRDefault="007809ED" w14:paraId="75F07AB7" w14:textId="77777777">
      <w:pPr>
        <w:rPr>
          <w:rFonts w:ascii=".applesystemui" w:hAnsi=".applesystemui"/>
        </w:rPr>
      </w:pPr>
      <w:r w:rsidRPr="00572B8E">
        <w:rPr>
          <w:rFonts w:ascii=".applesystemui" w:hAnsi=".applesystemui"/>
          <w:b/>
          <w:bCs/>
        </w:rPr>
        <w:t>Figure 5-13:</w:t>
      </w:r>
      <w:r w:rsidRPr="00572B8E">
        <w:rPr>
          <w:rFonts w:ascii=".applesystemui" w:hAnsi=".applesystemui"/>
        </w:rPr>
        <w:t xml:space="preserve"> An illustration of being inside an "information cocoon."</w:t>
      </w:r>
    </w:p>
    <w:p w:rsidRPr="00572B8E" w:rsidR="007809ED" w:rsidP="0091380C" w:rsidRDefault="007809ED" w14:paraId="25A0BD7C" w14:textId="77777777">
      <w:pPr>
        <w:rPr>
          <w:rFonts w:ascii=".applesystemui" w:hAnsi=".applesystemui"/>
        </w:rPr>
      </w:pPr>
      <w:r w:rsidRPr="00572B8E">
        <w:rPr>
          <w:rFonts w:ascii=".applesystemui" w:hAnsi=".applesystemui"/>
          <w:b/>
          <w:bCs/>
        </w:rPr>
        <w:t>Figure 5-14:</w:t>
      </w:r>
      <w:r w:rsidRPr="00572B8E">
        <w:rPr>
          <w:rFonts w:ascii=".applesystemui" w:hAnsi=".applesystemui"/>
        </w:rPr>
        <w:t xml:space="preserve"> Breaking the information cocoon by accessing information from multiple sources.</w:t>
      </w:r>
    </w:p>
    <w:p w:rsidRPr="00572B8E" w:rsidR="007809ED" w:rsidP="0091380C" w:rsidRDefault="007809ED" w14:paraId="22921364" w14:textId="77777777">
      <w:pPr>
        <w:rPr>
          <w:rFonts w:ascii=".applesystemui" w:hAnsi=".applesystemui"/>
        </w:rPr>
      </w:pPr>
      <w:r w:rsidRPr="00572B8E">
        <w:rPr>
          <w:rFonts w:ascii=".applesystemui" w:hAnsi=".applesystemui"/>
          <w:b/>
          <w:bCs/>
        </w:rPr>
        <w:t>Figure 5-15:</w:t>
      </w:r>
      <w:r w:rsidRPr="00572B8E">
        <w:rPr>
          <w:rFonts w:ascii=".applesystemui" w:hAnsi=".applesystemui"/>
        </w:rPr>
        <w:t xml:space="preserve"> To break the information cocoon, one must learn to judge the credibility of information sources.</w:t>
      </w:r>
    </w:p>
    <w:p w:rsidRPr="00572B8E" w:rsidR="00C86824" w:rsidRDefault="00C86824" w14:paraId="344545BD" w14:textId="77777777">
      <w:pPr>
        <w:rPr>
          <w:rFonts w:ascii=".applesystemui" w:hAnsi=".applesystemui"/>
        </w:rPr>
      </w:pPr>
    </w:p>
    <w:sectPr w:rsidRPr="00572B8E" w:rsidR="00C86824">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FBE" w:rsidP="00903D02" w:rsidRDefault="00650FBE" w14:paraId="56BBBC55" w14:textId="77777777">
      <w:pPr>
        <w:spacing w:after="0" w:line="240" w:lineRule="auto"/>
      </w:pPr>
      <w:r>
        <w:separator/>
      </w:r>
    </w:p>
  </w:endnote>
  <w:endnote w:type="continuationSeparator" w:id="0">
    <w:p w:rsidR="00650FBE" w:rsidP="00903D02" w:rsidRDefault="00650FBE" w14:paraId="39FE1B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FBE" w:rsidP="00903D02" w:rsidRDefault="00650FBE" w14:paraId="15F8874B" w14:textId="77777777">
      <w:pPr>
        <w:spacing w:after="0" w:line="240" w:lineRule="auto"/>
      </w:pPr>
      <w:r>
        <w:separator/>
      </w:r>
    </w:p>
  </w:footnote>
  <w:footnote w:type="continuationSeparator" w:id="0">
    <w:p w:rsidR="00650FBE" w:rsidP="00903D02" w:rsidRDefault="00650FBE" w14:paraId="752DDB0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8C9"/>
    <w:multiLevelType w:val="multilevel"/>
    <w:tmpl w:val="04AA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8054D"/>
    <w:multiLevelType w:val="multilevel"/>
    <w:tmpl w:val="3AF8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F16AF"/>
    <w:multiLevelType w:val="multilevel"/>
    <w:tmpl w:val="D7EE3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22491"/>
    <w:multiLevelType w:val="hybridMultilevel"/>
    <w:tmpl w:val="DC8A3DCC"/>
    <w:lvl w:ilvl="0" w:tplc="692C22B4">
      <w:start w:val="1"/>
      <w:numFmt w:val="decimal"/>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49721EB"/>
    <w:multiLevelType w:val="multilevel"/>
    <w:tmpl w:val="F5B4B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BBB048D"/>
    <w:multiLevelType w:val="hybridMultilevel"/>
    <w:tmpl w:val="8E96B3B8"/>
    <w:lvl w:ilvl="0" w:tplc="A8241B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1950434">
    <w:abstractNumId w:val="0"/>
  </w:num>
  <w:num w:numId="2" w16cid:durableId="1795294051">
    <w:abstractNumId w:val="1"/>
  </w:num>
  <w:num w:numId="3" w16cid:durableId="2077118585">
    <w:abstractNumId w:val="2"/>
  </w:num>
  <w:num w:numId="4" w16cid:durableId="527257680">
    <w:abstractNumId w:val="4"/>
  </w:num>
  <w:num w:numId="5" w16cid:durableId="599145974">
    <w:abstractNumId w:val="3"/>
  </w:num>
  <w:num w:numId="6" w16cid:durableId="10468780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824"/>
    <w:rsid w:val="004A0046"/>
    <w:rsid w:val="00572B8E"/>
    <w:rsid w:val="00650FBE"/>
    <w:rsid w:val="00704776"/>
    <w:rsid w:val="007809ED"/>
    <w:rsid w:val="00786E63"/>
    <w:rsid w:val="00903D02"/>
    <w:rsid w:val="0091380C"/>
    <w:rsid w:val="00C26565"/>
    <w:rsid w:val="00C86824"/>
    <w:rsid w:val="00D2172C"/>
    <w:rsid w:val="00D35007"/>
    <w:rsid w:val="00E846AD"/>
    <w:rsid w:val="00EF3C24"/>
    <w:rsid w:val="00FA6861"/>
    <w:rsid w:val="07E8B777"/>
    <w:rsid w:val="1AECC801"/>
    <w:rsid w:val="218F1920"/>
    <w:rsid w:val="24E26B06"/>
    <w:rsid w:val="2A3A0B43"/>
    <w:rsid w:val="2AF6FA2D"/>
    <w:rsid w:val="35ECC9D8"/>
    <w:rsid w:val="3BCB0704"/>
    <w:rsid w:val="3F33FDE1"/>
    <w:rsid w:val="43D4D03F"/>
    <w:rsid w:val="48107530"/>
    <w:rsid w:val="48DBC161"/>
    <w:rsid w:val="49C66D2B"/>
    <w:rsid w:val="4AF3B6F4"/>
    <w:rsid w:val="52B5D419"/>
    <w:rsid w:val="5ED4A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76312E"/>
  <w15:chartTrackingRefBased/>
  <w15:docId w15:val="{3B6F0A00-C1F7-4C4D-9088-7ADEF9C65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C86824"/>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C86824"/>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C86824"/>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868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68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68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68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68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6824"/>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C86824"/>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C86824"/>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C86824"/>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C86824"/>
    <w:rPr>
      <w:rFonts w:cstheme="majorBidi"/>
      <w:color w:val="0F4761" w:themeColor="accent1" w:themeShade="BF"/>
      <w:sz w:val="28"/>
      <w:szCs w:val="28"/>
    </w:rPr>
  </w:style>
  <w:style w:type="character" w:styleId="50" w:customStyle="1">
    <w:name w:val="标题 5 字符"/>
    <w:basedOn w:val="a0"/>
    <w:link w:val="5"/>
    <w:uiPriority w:val="9"/>
    <w:semiHidden/>
    <w:rsid w:val="00C86824"/>
    <w:rPr>
      <w:rFonts w:cstheme="majorBidi"/>
      <w:color w:val="0F4761" w:themeColor="accent1" w:themeShade="BF"/>
      <w:sz w:val="24"/>
    </w:rPr>
  </w:style>
  <w:style w:type="character" w:styleId="60" w:customStyle="1">
    <w:name w:val="标题 6 字符"/>
    <w:basedOn w:val="a0"/>
    <w:link w:val="6"/>
    <w:uiPriority w:val="9"/>
    <w:semiHidden/>
    <w:rsid w:val="00C86824"/>
    <w:rPr>
      <w:rFonts w:cstheme="majorBidi"/>
      <w:b/>
      <w:bCs/>
      <w:color w:val="0F4761" w:themeColor="accent1" w:themeShade="BF"/>
    </w:rPr>
  </w:style>
  <w:style w:type="character" w:styleId="70" w:customStyle="1">
    <w:name w:val="标题 7 字符"/>
    <w:basedOn w:val="a0"/>
    <w:link w:val="7"/>
    <w:uiPriority w:val="9"/>
    <w:semiHidden/>
    <w:rsid w:val="00C86824"/>
    <w:rPr>
      <w:rFonts w:cstheme="majorBidi"/>
      <w:b/>
      <w:bCs/>
      <w:color w:val="595959" w:themeColor="text1" w:themeTint="A6"/>
    </w:rPr>
  </w:style>
  <w:style w:type="character" w:styleId="80" w:customStyle="1">
    <w:name w:val="标题 8 字符"/>
    <w:basedOn w:val="a0"/>
    <w:link w:val="8"/>
    <w:uiPriority w:val="9"/>
    <w:semiHidden/>
    <w:rsid w:val="00C86824"/>
    <w:rPr>
      <w:rFonts w:cstheme="majorBidi"/>
      <w:color w:val="595959" w:themeColor="text1" w:themeTint="A6"/>
    </w:rPr>
  </w:style>
  <w:style w:type="character" w:styleId="90" w:customStyle="1">
    <w:name w:val="标题 9 字符"/>
    <w:basedOn w:val="a0"/>
    <w:link w:val="9"/>
    <w:uiPriority w:val="9"/>
    <w:semiHidden/>
    <w:rsid w:val="00C86824"/>
    <w:rPr>
      <w:rFonts w:eastAsiaTheme="majorEastAsia" w:cstheme="majorBidi"/>
      <w:color w:val="595959" w:themeColor="text1" w:themeTint="A6"/>
    </w:rPr>
  </w:style>
  <w:style w:type="paragraph" w:styleId="a3">
    <w:name w:val="Title"/>
    <w:basedOn w:val="a"/>
    <w:next w:val="a"/>
    <w:link w:val="a4"/>
    <w:uiPriority w:val="10"/>
    <w:qFormat/>
    <w:rsid w:val="00C86824"/>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C86824"/>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C86824"/>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C8682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C86824"/>
    <w:pPr>
      <w:spacing w:before="160"/>
      <w:jc w:val="center"/>
    </w:pPr>
    <w:rPr>
      <w:i/>
      <w:iCs/>
      <w:color w:val="404040" w:themeColor="text1" w:themeTint="BF"/>
    </w:rPr>
  </w:style>
  <w:style w:type="character" w:styleId="a8" w:customStyle="1">
    <w:name w:val="引用 字符"/>
    <w:basedOn w:val="a0"/>
    <w:link w:val="a7"/>
    <w:uiPriority w:val="29"/>
    <w:rsid w:val="00C86824"/>
    <w:rPr>
      <w:i/>
      <w:iCs/>
      <w:color w:val="404040" w:themeColor="text1" w:themeTint="BF"/>
    </w:rPr>
  </w:style>
  <w:style w:type="paragraph" w:styleId="a9">
    <w:name w:val="List Paragraph"/>
    <w:basedOn w:val="a"/>
    <w:uiPriority w:val="34"/>
    <w:qFormat/>
    <w:rsid w:val="00C86824"/>
    <w:pPr>
      <w:ind w:left="720"/>
      <w:contextualSpacing/>
    </w:pPr>
  </w:style>
  <w:style w:type="character" w:styleId="aa">
    <w:name w:val="Intense Emphasis"/>
    <w:basedOn w:val="a0"/>
    <w:uiPriority w:val="21"/>
    <w:qFormat/>
    <w:rsid w:val="00C86824"/>
    <w:rPr>
      <w:i/>
      <w:iCs/>
      <w:color w:val="0F4761" w:themeColor="accent1" w:themeShade="BF"/>
    </w:rPr>
  </w:style>
  <w:style w:type="paragraph" w:styleId="ab">
    <w:name w:val="Intense Quote"/>
    <w:basedOn w:val="a"/>
    <w:next w:val="a"/>
    <w:link w:val="ac"/>
    <w:uiPriority w:val="30"/>
    <w:qFormat/>
    <w:rsid w:val="00C8682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C86824"/>
    <w:rPr>
      <w:i/>
      <w:iCs/>
      <w:color w:val="0F4761" w:themeColor="accent1" w:themeShade="BF"/>
    </w:rPr>
  </w:style>
  <w:style w:type="character" w:styleId="ad">
    <w:name w:val="Intense Reference"/>
    <w:basedOn w:val="a0"/>
    <w:uiPriority w:val="32"/>
    <w:qFormat/>
    <w:rsid w:val="00C86824"/>
    <w:rPr>
      <w:b/>
      <w:bCs/>
      <w:smallCaps/>
      <w:color w:val="0F4761" w:themeColor="accent1" w:themeShade="BF"/>
      <w:spacing w:val="5"/>
    </w:rPr>
  </w:style>
  <w:style w:type="paragraph" w:styleId="ae">
    <w:name w:val="header"/>
    <w:basedOn w:val="a"/>
    <w:link w:val="af"/>
    <w:uiPriority w:val="99"/>
    <w:unhideWhenUsed/>
    <w:rsid w:val="00903D02"/>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903D02"/>
    <w:rPr>
      <w:sz w:val="18"/>
      <w:szCs w:val="18"/>
    </w:rPr>
  </w:style>
  <w:style w:type="paragraph" w:styleId="af0">
    <w:name w:val="footer"/>
    <w:basedOn w:val="a"/>
    <w:link w:val="af1"/>
    <w:uiPriority w:val="99"/>
    <w:unhideWhenUsed/>
    <w:rsid w:val="00903D02"/>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903D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11</revision>
  <dcterms:created xsi:type="dcterms:W3CDTF">2025-08-15T09:21:00.0000000Z</dcterms:created>
  <dcterms:modified xsi:type="dcterms:W3CDTF">2025-08-18T03:46:57.3072399Z</dcterms:modified>
</coreProperties>
</file>